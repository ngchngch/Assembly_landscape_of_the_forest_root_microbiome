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3944" w14:textId="7E33B2C6" w:rsidR="00273FB7" w:rsidRPr="00405E58" w:rsidRDefault="003669BB" w:rsidP="00E20869">
      <w:pPr>
        <w:tabs>
          <w:tab w:val="left" w:pos="426"/>
          <w:tab w:val="left" w:pos="567"/>
        </w:tabs>
        <w:spacing w:beforeLines="70" w:before="250"/>
        <w:rPr>
          <w:sz w:val="40"/>
          <w:szCs w:val="40"/>
        </w:rPr>
      </w:pPr>
      <w:r w:rsidRPr="00405E58">
        <w:rPr>
          <w:sz w:val="40"/>
          <w:szCs w:val="40"/>
        </w:rPr>
        <w:t>Statistical inference of</w:t>
      </w:r>
      <w:r w:rsidR="0044049B" w:rsidRPr="00405E58">
        <w:rPr>
          <w:sz w:val="40"/>
          <w:szCs w:val="40"/>
        </w:rPr>
        <w:t xml:space="preserve"> keystone</w:t>
      </w:r>
      <w:r w:rsidR="003B5C43" w:rsidRPr="00405E58">
        <w:rPr>
          <w:sz w:val="40"/>
          <w:szCs w:val="40"/>
        </w:rPr>
        <w:t xml:space="preserve"> </w:t>
      </w:r>
      <w:r w:rsidR="003B5C43" w:rsidRPr="00F602B8">
        <w:rPr>
          <w:sz w:val="40"/>
          <w:szCs w:val="40"/>
        </w:rPr>
        <w:t>taxa</w:t>
      </w:r>
      <w:r w:rsidR="00E24C29" w:rsidRPr="00F602B8">
        <w:rPr>
          <w:sz w:val="40"/>
          <w:szCs w:val="40"/>
        </w:rPr>
        <w:t xml:space="preserve"> </w:t>
      </w:r>
      <w:r w:rsidR="00F128FE" w:rsidRPr="00F602B8">
        <w:rPr>
          <w:sz w:val="40"/>
          <w:szCs w:val="40"/>
        </w:rPr>
        <w:t>reshaping</w:t>
      </w:r>
      <w:r w:rsidR="00273FB7" w:rsidRPr="00F602B8">
        <w:rPr>
          <w:sz w:val="40"/>
          <w:szCs w:val="40"/>
        </w:rPr>
        <w:t xml:space="preserve"> </w:t>
      </w:r>
      <w:r w:rsidR="006A28D7" w:rsidRPr="00F602B8">
        <w:rPr>
          <w:sz w:val="40"/>
          <w:szCs w:val="40"/>
        </w:rPr>
        <w:t xml:space="preserve">the </w:t>
      </w:r>
      <w:r w:rsidR="006435E5" w:rsidRPr="00F602B8">
        <w:rPr>
          <w:sz w:val="40"/>
          <w:szCs w:val="40"/>
        </w:rPr>
        <w:t>assembly rule</w:t>
      </w:r>
      <w:r w:rsidR="00F128FE" w:rsidRPr="00F602B8">
        <w:rPr>
          <w:sz w:val="40"/>
          <w:szCs w:val="40"/>
        </w:rPr>
        <w:t>s</w:t>
      </w:r>
      <w:r w:rsidR="00273FB7" w:rsidRPr="00F602B8">
        <w:rPr>
          <w:sz w:val="40"/>
          <w:szCs w:val="40"/>
        </w:rPr>
        <w:t xml:space="preserve"> of forest root microbiomes</w:t>
      </w:r>
    </w:p>
    <w:p w14:paraId="67E6ECDA" w14:textId="77777777" w:rsidR="00C043FE" w:rsidRPr="00405E58" w:rsidRDefault="00C043FE" w:rsidP="00E20869">
      <w:pPr>
        <w:tabs>
          <w:tab w:val="left" w:pos="426"/>
          <w:tab w:val="left" w:pos="567"/>
        </w:tabs>
        <w:spacing w:beforeLines="70" w:before="250"/>
        <w:rPr>
          <w:bCs w:val="0"/>
        </w:rPr>
      </w:pPr>
    </w:p>
    <w:p w14:paraId="5B3ABC24" w14:textId="19979975" w:rsidR="008304B4" w:rsidRPr="00405E58" w:rsidRDefault="008304B4" w:rsidP="00E20869">
      <w:pPr>
        <w:tabs>
          <w:tab w:val="left" w:pos="426"/>
          <w:tab w:val="left" w:pos="567"/>
        </w:tabs>
        <w:spacing w:beforeLines="70" w:before="250"/>
        <w:rPr>
          <w:b/>
          <w:bCs w:val="0"/>
          <w:vertAlign w:val="superscript"/>
        </w:rPr>
      </w:pPr>
      <w:r w:rsidRPr="00405E58">
        <w:rPr>
          <w:bCs w:val="0"/>
        </w:rPr>
        <w:t>Mikihito Noguchi</w:t>
      </w:r>
      <w:r w:rsidRPr="00405E58">
        <w:rPr>
          <w:bCs w:val="0"/>
          <w:vertAlign w:val="superscript"/>
        </w:rPr>
        <w:t>1</w:t>
      </w:r>
      <w:r w:rsidR="00F47B42" w:rsidRPr="00405E58">
        <w:rPr>
          <w:bCs w:val="0"/>
          <w:vertAlign w:val="superscript"/>
        </w:rPr>
        <w:t>-3</w:t>
      </w:r>
      <w:r w:rsidRPr="00405E58">
        <w:rPr>
          <w:bCs w:val="0"/>
        </w:rPr>
        <w:t>, Kenta Suzuki</w:t>
      </w:r>
      <w:r w:rsidR="00AF155C" w:rsidRPr="00405E58">
        <w:rPr>
          <w:bCs w:val="0"/>
          <w:vertAlign w:val="superscript"/>
        </w:rPr>
        <w:t>4,5</w:t>
      </w:r>
      <w:r w:rsidRPr="00405E58">
        <w:rPr>
          <w:bCs w:val="0"/>
        </w:rPr>
        <w:t>, Hiroaki Fujita</w:t>
      </w:r>
      <w:r w:rsidR="00972920" w:rsidRPr="00405E58">
        <w:rPr>
          <w:bCs w:val="0"/>
          <w:vertAlign w:val="superscript"/>
        </w:rPr>
        <w:t>2</w:t>
      </w:r>
      <w:r w:rsidRPr="00405E58">
        <w:rPr>
          <w:bCs w:val="0"/>
          <w:vertAlign w:val="superscript"/>
        </w:rPr>
        <w:t>,</w:t>
      </w:r>
      <w:r w:rsidR="00AF155C" w:rsidRPr="00405E58">
        <w:rPr>
          <w:bCs w:val="0"/>
          <w:vertAlign w:val="superscript"/>
        </w:rPr>
        <w:t>6</w:t>
      </w:r>
      <w:r w:rsidRPr="00405E58">
        <w:rPr>
          <w:bCs w:val="0"/>
        </w:rPr>
        <w:t>, and Hirokazu Toju</w:t>
      </w:r>
      <w:r w:rsidR="00972920" w:rsidRPr="00405E58">
        <w:rPr>
          <w:bCs w:val="0"/>
          <w:vertAlign w:val="superscript"/>
        </w:rPr>
        <w:t>2</w:t>
      </w:r>
      <w:r w:rsidRPr="00405E58">
        <w:rPr>
          <w:bCs w:val="0"/>
          <w:vertAlign w:val="superscript"/>
        </w:rPr>
        <w:t>,</w:t>
      </w:r>
      <w:r w:rsidR="00AF155C" w:rsidRPr="00405E58">
        <w:rPr>
          <w:bCs w:val="0"/>
          <w:vertAlign w:val="superscript"/>
        </w:rPr>
        <w:t>6</w:t>
      </w:r>
    </w:p>
    <w:p w14:paraId="7750A98F" w14:textId="77777777" w:rsidR="008304B4" w:rsidRPr="00405E58" w:rsidRDefault="008304B4" w:rsidP="00E20869">
      <w:pPr>
        <w:tabs>
          <w:tab w:val="left" w:pos="426"/>
          <w:tab w:val="left" w:pos="567"/>
        </w:tabs>
        <w:spacing w:beforeLines="70" w:before="250"/>
        <w:rPr>
          <w:b/>
          <w:bCs w:val="0"/>
        </w:rPr>
      </w:pPr>
    </w:p>
    <w:p w14:paraId="6C85D625" w14:textId="77777777" w:rsidR="008304B4" w:rsidRPr="00405E58" w:rsidRDefault="008304B4" w:rsidP="00E20869">
      <w:pPr>
        <w:tabs>
          <w:tab w:val="left" w:pos="426"/>
          <w:tab w:val="left" w:pos="567"/>
        </w:tabs>
        <w:spacing w:beforeLines="70" w:before="250"/>
        <w:outlineLvl w:val="0"/>
        <w:rPr>
          <w:bCs w:val="0"/>
        </w:rPr>
      </w:pPr>
      <w:r w:rsidRPr="00405E58">
        <w:rPr>
          <w:bCs w:val="0"/>
          <w:vertAlign w:val="superscript"/>
        </w:rPr>
        <w:t>1</w:t>
      </w:r>
      <w:r w:rsidRPr="00405E58">
        <w:rPr>
          <w:bCs w:val="0"/>
        </w:rPr>
        <w:t>Center for Ecological Research, Kyoto University, Otsu, Shiga 520-2133, Japan</w:t>
      </w:r>
    </w:p>
    <w:p w14:paraId="6FF4C10E" w14:textId="77777777" w:rsidR="003725E0" w:rsidRPr="00405E58" w:rsidRDefault="003725E0" w:rsidP="003725E0">
      <w:pPr>
        <w:tabs>
          <w:tab w:val="left" w:pos="426"/>
          <w:tab w:val="left" w:pos="567"/>
        </w:tabs>
        <w:spacing w:beforeLines="70" w:before="250"/>
        <w:rPr>
          <w:b/>
          <w:bCs w:val="0"/>
        </w:rPr>
      </w:pPr>
      <w:r w:rsidRPr="00405E58">
        <w:rPr>
          <w:bCs w:val="0"/>
          <w:vertAlign w:val="superscript"/>
        </w:rPr>
        <w:t>2</w:t>
      </w:r>
      <w:r w:rsidRPr="00405E58">
        <w:rPr>
          <w:bCs w:val="0"/>
        </w:rPr>
        <w:t>Laboratory of Ecosystems and Coevolution, Graduate School of Biostudies, Kyoto University, Kyoto 606-8501, Japan</w:t>
      </w:r>
    </w:p>
    <w:p w14:paraId="1B9F311F" w14:textId="336EF221" w:rsidR="003725E0" w:rsidRPr="00405E58" w:rsidRDefault="003725E0" w:rsidP="003725E0">
      <w:pPr>
        <w:tabs>
          <w:tab w:val="left" w:pos="426"/>
          <w:tab w:val="left" w:pos="567"/>
        </w:tabs>
        <w:spacing w:beforeLines="70" w:before="250"/>
        <w:outlineLvl w:val="0"/>
        <w:rPr>
          <w:b/>
          <w:bCs w:val="0"/>
        </w:rPr>
      </w:pPr>
      <w:r w:rsidRPr="00405E58">
        <w:rPr>
          <w:bCs w:val="0"/>
          <w:vertAlign w:val="superscript"/>
        </w:rPr>
        <w:t>3</w:t>
      </w:r>
      <w:r w:rsidR="00AF155C" w:rsidRPr="00405E58">
        <w:rPr>
          <w:bCs w:val="0"/>
        </w:rPr>
        <w:t>Research Fellow of Japan Society for the Promotion of Science, Tokyo, Japan</w:t>
      </w:r>
    </w:p>
    <w:p w14:paraId="6DBA87C4" w14:textId="2B3FB17A" w:rsidR="003725E0" w:rsidRPr="00405E58" w:rsidRDefault="00AF155C" w:rsidP="003725E0">
      <w:pPr>
        <w:tabs>
          <w:tab w:val="left" w:pos="426"/>
          <w:tab w:val="left" w:pos="567"/>
        </w:tabs>
        <w:spacing w:beforeLines="70" w:before="250"/>
        <w:outlineLvl w:val="0"/>
      </w:pPr>
      <w:r w:rsidRPr="00405E58">
        <w:rPr>
          <w:vertAlign w:val="superscript"/>
        </w:rPr>
        <w:t>4</w:t>
      </w:r>
      <w:r w:rsidR="003725E0" w:rsidRPr="00405E58">
        <w:t>Integrated Bioresource Information Division, BioResource Research Center, RIKEN, Tsukuba, Ibaraki 305-0074, Japan.</w:t>
      </w:r>
    </w:p>
    <w:p w14:paraId="27F75461" w14:textId="70C7E436" w:rsidR="003725E0" w:rsidRPr="00405E58" w:rsidRDefault="00AF155C" w:rsidP="003725E0">
      <w:pPr>
        <w:tabs>
          <w:tab w:val="left" w:pos="426"/>
          <w:tab w:val="left" w:pos="567"/>
        </w:tabs>
        <w:spacing w:beforeLines="70" w:before="250"/>
        <w:outlineLvl w:val="0"/>
      </w:pPr>
      <w:r w:rsidRPr="00405E58">
        <w:rPr>
          <w:vertAlign w:val="superscript"/>
        </w:rPr>
        <w:t>5</w:t>
      </w:r>
      <w:r w:rsidR="003725E0" w:rsidRPr="00405E58">
        <w:t>Institute for Multidisciplinary Sciences, Yokohama National University, Yokohama, Kanagawa 240-8501, Japan.</w:t>
      </w:r>
    </w:p>
    <w:p w14:paraId="511BA53C" w14:textId="5CFC72DF" w:rsidR="008304B4" w:rsidRPr="00405E58" w:rsidRDefault="00AF155C" w:rsidP="00E20869">
      <w:pPr>
        <w:tabs>
          <w:tab w:val="left" w:pos="426"/>
          <w:tab w:val="left" w:pos="567"/>
        </w:tabs>
        <w:spacing w:beforeLines="70" w:before="250"/>
        <w:rPr>
          <w:b/>
          <w:bCs w:val="0"/>
        </w:rPr>
      </w:pPr>
      <w:r w:rsidRPr="00405E58">
        <w:rPr>
          <w:bCs w:val="0"/>
          <w:vertAlign w:val="superscript"/>
        </w:rPr>
        <w:t>6</w:t>
      </w:r>
      <w:r w:rsidR="008304B4" w:rsidRPr="00405E58">
        <w:rPr>
          <w:bCs w:val="0"/>
        </w:rPr>
        <w:t xml:space="preserve">Center for Living Systems Information Science </w:t>
      </w:r>
      <w:r w:rsidR="00886275" w:rsidRPr="00405E58">
        <w:rPr>
          <w:bCs w:val="0"/>
        </w:rPr>
        <w:t>(</w:t>
      </w:r>
      <w:r w:rsidR="008304B4" w:rsidRPr="00405E58">
        <w:rPr>
          <w:bCs w:val="0"/>
        </w:rPr>
        <w:t>CeLiSIS</w:t>
      </w:r>
      <w:r w:rsidR="00886275" w:rsidRPr="00405E58">
        <w:rPr>
          <w:bCs w:val="0"/>
        </w:rPr>
        <w:t>)</w:t>
      </w:r>
      <w:r w:rsidR="008304B4" w:rsidRPr="00405E58">
        <w:rPr>
          <w:bCs w:val="0"/>
        </w:rPr>
        <w:t>, Graduate School of Biostudies, Kyoto University, Kyoto 606-8501, Japan</w:t>
      </w:r>
    </w:p>
    <w:p w14:paraId="2C9EC364" w14:textId="77777777" w:rsidR="008304B4" w:rsidRPr="00405E58" w:rsidRDefault="008304B4" w:rsidP="00E20869">
      <w:pPr>
        <w:tabs>
          <w:tab w:val="left" w:pos="426"/>
          <w:tab w:val="left" w:pos="567"/>
        </w:tabs>
        <w:spacing w:beforeLines="70" w:before="250"/>
        <w:rPr>
          <w:b/>
          <w:bCs w:val="0"/>
        </w:rPr>
      </w:pPr>
    </w:p>
    <w:p w14:paraId="61BAAFF0" w14:textId="77777777" w:rsidR="008304B4" w:rsidRPr="00405E58" w:rsidRDefault="008304B4" w:rsidP="00E20869">
      <w:pPr>
        <w:tabs>
          <w:tab w:val="left" w:pos="426"/>
          <w:tab w:val="left" w:pos="567"/>
        </w:tabs>
        <w:spacing w:beforeLines="70" w:before="250"/>
        <w:rPr>
          <w:b/>
          <w:bCs w:val="0"/>
        </w:rPr>
      </w:pPr>
      <w:r w:rsidRPr="00405E58">
        <w:rPr>
          <w:bCs w:val="0"/>
        </w:rPr>
        <w:t>Correspondence:</w:t>
      </w:r>
    </w:p>
    <w:p w14:paraId="51FC7782" w14:textId="77777777" w:rsidR="008304B4" w:rsidRPr="00405E58" w:rsidRDefault="008304B4" w:rsidP="00E20869">
      <w:pPr>
        <w:tabs>
          <w:tab w:val="left" w:pos="426"/>
          <w:tab w:val="left" w:pos="567"/>
        </w:tabs>
        <w:spacing w:beforeLines="70" w:before="250"/>
        <w:ind w:leftChars="100" w:left="240"/>
        <w:rPr>
          <w:b/>
          <w:bCs w:val="0"/>
        </w:rPr>
      </w:pPr>
      <w:r w:rsidRPr="00405E58">
        <w:rPr>
          <w:bCs w:val="0"/>
        </w:rPr>
        <w:t>Mikihito Noguchi: noguchi.mikihito.57s@st.kyoto-u.ac.jp</w:t>
      </w:r>
    </w:p>
    <w:p w14:paraId="092547F2" w14:textId="3C3CBBB0" w:rsidR="008304B4" w:rsidRPr="00405E58" w:rsidRDefault="008304B4" w:rsidP="00E20869">
      <w:pPr>
        <w:tabs>
          <w:tab w:val="left" w:pos="426"/>
          <w:tab w:val="left" w:pos="567"/>
        </w:tabs>
        <w:spacing w:beforeLines="70" w:before="250"/>
        <w:ind w:leftChars="100" w:left="240"/>
        <w:rPr>
          <w:b/>
          <w:bCs w:val="0"/>
        </w:rPr>
      </w:pPr>
      <w:r w:rsidRPr="00405E58">
        <w:rPr>
          <w:bCs w:val="0"/>
        </w:rPr>
        <w:t>Hirokazu Toju: toju.hirokazu.4c@kyoto-u.ac.jp</w:t>
      </w:r>
    </w:p>
    <w:p w14:paraId="43737E2B" w14:textId="77777777" w:rsidR="008304B4" w:rsidRPr="00405E58" w:rsidRDefault="008304B4" w:rsidP="00E20869">
      <w:pPr>
        <w:widowControl/>
        <w:tabs>
          <w:tab w:val="left" w:pos="426"/>
          <w:tab w:val="left" w:pos="567"/>
        </w:tabs>
        <w:spacing w:beforeLines="70" w:before="250"/>
      </w:pPr>
      <w:r w:rsidRPr="00405E58">
        <w:br w:type="page"/>
      </w:r>
    </w:p>
    <w:p w14:paraId="3A94FF95" w14:textId="4945265C" w:rsidR="001B2F61" w:rsidRPr="00405E58" w:rsidRDefault="001B2F61" w:rsidP="00E20869">
      <w:pPr>
        <w:tabs>
          <w:tab w:val="left" w:pos="426"/>
          <w:tab w:val="left" w:pos="567"/>
        </w:tabs>
        <w:spacing w:beforeLines="70" w:before="250"/>
        <w:rPr>
          <w:b/>
          <w:bCs w:val="0"/>
          <w:sz w:val="28"/>
          <w:szCs w:val="28"/>
        </w:rPr>
      </w:pPr>
      <w:r w:rsidRPr="00405E58">
        <w:rPr>
          <w:b/>
          <w:bCs w:val="0"/>
          <w:sz w:val="28"/>
          <w:szCs w:val="28"/>
        </w:rPr>
        <w:lastRenderedPageBreak/>
        <w:t>Abstract</w:t>
      </w:r>
    </w:p>
    <w:p w14:paraId="263A3405" w14:textId="315A96EA" w:rsidR="00F5077D" w:rsidRDefault="00DB3FE0" w:rsidP="00E136E5">
      <w:pPr>
        <w:tabs>
          <w:tab w:val="left" w:pos="426"/>
          <w:tab w:val="left" w:pos="567"/>
        </w:tabs>
        <w:spacing w:beforeLines="70" w:before="250"/>
      </w:pPr>
      <w:r w:rsidRPr="00405E58">
        <w:t xml:space="preserve">Root-associated fungi and bacteria play pivotal roles in </w:t>
      </w:r>
      <w:r w:rsidR="0056305E">
        <w:t xml:space="preserve">terrestrial ecosystem </w:t>
      </w:r>
      <w:r w:rsidR="00A36612">
        <w:t>processes</w:t>
      </w:r>
      <w:r w:rsidRPr="00405E58">
        <w:t xml:space="preserve">. However, identifying </w:t>
      </w:r>
      <w:r w:rsidR="001E6BE0">
        <w:t>"</w:t>
      </w:r>
      <w:r w:rsidRPr="00405E58">
        <w:t>keystone</w:t>
      </w:r>
      <w:r w:rsidR="001E6BE0">
        <w:t>"</w:t>
      </w:r>
      <w:r w:rsidRPr="00405E58">
        <w:t xml:space="preserve"> taxa </w:t>
      </w:r>
      <w:r w:rsidR="007F7A6A">
        <w:t>driv</w:t>
      </w:r>
      <w:r w:rsidR="004501E4">
        <w:t>ing</w:t>
      </w:r>
      <w:r w:rsidRPr="00405E58">
        <w:t xml:space="preserve"> below</w:t>
      </w:r>
      <w:r w:rsidR="00AB3BFB" w:rsidRPr="00405E58">
        <w:t>-</w:t>
      </w:r>
      <w:r w:rsidRPr="00405E58">
        <w:t xml:space="preserve">ground microbial assembly remains a major challenge. Here, we present a statistical framework for identifying microbes </w:t>
      </w:r>
      <w:r w:rsidR="00E51050">
        <w:t>that reorganize</w:t>
      </w:r>
      <w:r w:rsidR="00553736">
        <w:t xml:space="preserve"> </w:t>
      </w:r>
      <w:r w:rsidRPr="00405E58">
        <w:t>microbio</w:t>
      </w:r>
      <w:r w:rsidR="00D44EB1">
        <w:t>me assembly</w:t>
      </w:r>
      <w:r w:rsidRPr="00405E58">
        <w:rPr>
          <w:rFonts w:hint="eastAsia"/>
        </w:rPr>
        <w:t>.</w:t>
      </w:r>
      <w:r w:rsidRPr="00405E58">
        <w:t xml:space="preserve"> </w:t>
      </w:r>
      <w:r w:rsidR="00F41859">
        <w:t>U</w:t>
      </w:r>
      <w:r w:rsidR="00A56CD4">
        <w:t xml:space="preserve">sing 1,270 root samples </w:t>
      </w:r>
      <w:r w:rsidRPr="00405E58">
        <w:t>collected from a cool-temperate forest</w:t>
      </w:r>
      <w:r w:rsidR="00B86134">
        <w:t xml:space="preserve"> in Japan</w:t>
      </w:r>
      <w:r w:rsidR="00F41859">
        <w:t xml:space="preserve">, </w:t>
      </w:r>
      <w:r w:rsidR="00423B0F">
        <w:t>we reconstructed “assembly landscapes”</w:t>
      </w:r>
      <w:r w:rsidR="006A1778">
        <w:t xml:space="preserve"> </w:t>
      </w:r>
      <w:r w:rsidR="00A547BF">
        <w:t>describing</w:t>
      </w:r>
      <w:r w:rsidR="00423B0F">
        <w:t xml:space="preserve"> the </w:t>
      </w:r>
      <w:r w:rsidR="00B83E08">
        <w:t xml:space="preserve">probabilistic </w:t>
      </w:r>
      <w:r w:rsidR="006A1778">
        <w:t>structure</w:t>
      </w:r>
      <w:r w:rsidR="00423B0F">
        <w:t xml:space="preserve"> of community states.</w:t>
      </w:r>
      <w:r w:rsidR="00EC6DC2">
        <w:t xml:space="preserve"> </w:t>
      </w:r>
      <w:r w:rsidR="00F73916">
        <w:t>We then found</w:t>
      </w:r>
      <w:r w:rsidR="00090500">
        <w:t xml:space="preserve"> </w:t>
      </w:r>
      <w:r w:rsidRPr="00405E58">
        <w:t>that several endophytic fungi (</w:t>
      </w:r>
      <w:r w:rsidR="00E44208">
        <w:t xml:space="preserve">e.g., </w:t>
      </w:r>
      <w:r w:rsidR="00E44208" w:rsidRPr="00E44208">
        <w:rPr>
          <w:i/>
          <w:iCs/>
        </w:rPr>
        <w:t>Phialocephala</w:t>
      </w:r>
      <w:r w:rsidR="00E44208">
        <w:t xml:space="preserve"> and </w:t>
      </w:r>
      <w:r w:rsidRPr="00405E58">
        <w:rPr>
          <w:rStyle w:val="af3"/>
          <w:rFonts w:eastAsiaTheme="majorEastAsia"/>
        </w:rPr>
        <w:t>Oidiodendron</w:t>
      </w:r>
      <w:r w:rsidRPr="00405E58">
        <w:t xml:space="preserve">) </w:t>
      </w:r>
      <w:r w:rsidR="00C61151">
        <w:t>were strongly associated with large-scale reorganization of</w:t>
      </w:r>
      <w:r w:rsidRPr="00405E58">
        <w:t xml:space="preserve"> assembly landscape topography</w:t>
      </w:r>
      <w:r w:rsidR="00D712A5">
        <w:t xml:space="preserve"> </w:t>
      </w:r>
      <w:r w:rsidR="00C61151">
        <w:t>along abundance gradients</w:t>
      </w:r>
      <w:r w:rsidRPr="00405E58">
        <w:t xml:space="preserve">, </w:t>
      </w:r>
      <w:r w:rsidR="00AB15B4">
        <w:t>coinciding with</w:t>
      </w:r>
      <w:r w:rsidRPr="00405E58">
        <w:t xml:space="preserve"> shifts </w:t>
      </w:r>
      <w:r w:rsidR="00614FB7">
        <w:t>in</w:t>
      </w:r>
      <w:r w:rsidRPr="00405E58">
        <w:t xml:space="preserve"> mycorrhizal </w:t>
      </w:r>
      <w:r w:rsidR="00375BF1">
        <w:t>symbiosis</w:t>
      </w:r>
      <w:r w:rsidRPr="00405E58">
        <w:t xml:space="preserve">. </w:t>
      </w:r>
      <w:r w:rsidR="008B7F47">
        <w:t>Independent datas</w:t>
      </w:r>
      <w:r w:rsidR="00371399">
        <w:t>e</w:t>
      </w:r>
      <w:r w:rsidR="008B7F47">
        <w:t xml:space="preserve">ts </w:t>
      </w:r>
      <w:r w:rsidR="00D9073C">
        <w:t xml:space="preserve">from Europe </w:t>
      </w:r>
      <w:r w:rsidR="008B7F47">
        <w:t xml:space="preserve">confirmed </w:t>
      </w:r>
      <w:r w:rsidR="00371399">
        <w:t xml:space="preserve">that the highlighted genera were significantly associated with </w:t>
      </w:r>
      <w:r w:rsidR="00D31BC5">
        <w:t>changes</w:t>
      </w:r>
      <w:r w:rsidR="00E02451">
        <w:t xml:space="preserve"> </w:t>
      </w:r>
      <w:r w:rsidR="00B04CEE">
        <w:t xml:space="preserve">in mycorrhizal colonization patterns. </w:t>
      </w:r>
      <w:r w:rsidR="00D901E4">
        <w:t>P</w:t>
      </w:r>
      <w:r w:rsidRPr="00405E58">
        <w:t xml:space="preserve">rokaryotic communities </w:t>
      </w:r>
      <w:r w:rsidR="00FC3AD5">
        <w:t>exhibited</w:t>
      </w:r>
      <w:r w:rsidRPr="00405E58">
        <w:t xml:space="preserve"> transitions among states </w:t>
      </w:r>
      <w:r w:rsidR="00191270">
        <w:t>dominated</w:t>
      </w:r>
      <w:r w:rsidRPr="00405E58">
        <w:t xml:space="preserve"> by core </w:t>
      </w:r>
      <w:r w:rsidR="00161D7A">
        <w:t>taxa</w:t>
      </w:r>
      <w:r w:rsidRPr="00405E58">
        <w:t xml:space="preserve">, Pseudomonadota, </w:t>
      </w:r>
      <w:r w:rsidR="00534D87">
        <w:t>or</w:t>
      </w:r>
      <w:r w:rsidRPr="00405E58">
        <w:t xml:space="preserve"> Actinomycetota</w:t>
      </w:r>
      <w:r w:rsidR="006558E5">
        <w:t xml:space="preserve">, strongly associated with abundance gradients of </w:t>
      </w:r>
      <w:r w:rsidR="00291458" w:rsidRPr="00EB6109">
        <w:rPr>
          <w:i/>
          <w:iCs/>
        </w:rPr>
        <w:t>Ca</w:t>
      </w:r>
      <w:r w:rsidR="00B74662" w:rsidRPr="00EB6109">
        <w:rPr>
          <w:i/>
          <w:iCs/>
        </w:rPr>
        <w:t>ndidatus</w:t>
      </w:r>
      <w:r w:rsidR="00291458" w:rsidRPr="00405E58">
        <w:rPr>
          <w:i/>
          <w:iCs/>
        </w:rPr>
        <w:t xml:space="preserve"> </w:t>
      </w:r>
      <w:r w:rsidRPr="00EB6109">
        <w:rPr>
          <w:rStyle w:val="af3"/>
          <w:rFonts w:eastAsiaTheme="majorEastAsia"/>
          <w:i w:val="0"/>
          <w:iCs w:val="0"/>
        </w:rPr>
        <w:t>Udaeobacter</w:t>
      </w:r>
      <w:r w:rsidRPr="00405E58">
        <w:rPr>
          <w:i/>
          <w:iCs/>
        </w:rPr>
        <w:t xml:space="preserve"> </w:t>
      </w:r>
      <w:r w:rsidRPr="00405E58">
        <w:t xml:space="preserve">and several endophytic fungi. </w:t>
      </w:r>
      <w:r w:rsidR="00E136E5">
        <w:t>These findings provide a scalable framework for prioritizing candidate keystone taxa and linking microbiome assembly to ecosystem-scale processes.</w:t>
      </w:r>
    </w:p>
    <w:p w14:paraId="5883AAB2" w14:textId="77777777" w:rsidR="001B2F61" w:rsidRPr="00405E58" w:rsidRDefault="001B2F61" w:rsidP="00E20869">
      <w:pPr>
        <w:tabs>
          <w:tab w:val="left" w:pos="426"/>
          <w:tab w:val="left" w:pos="567"/>
        </w:tabs>
        <w:spacing w:beforeLines="70" w:before="250"/>
        <w:rPr>
          <w:szCs w:val="24"/>
        </w:rPr>
      </w:pPr>
    </w:p>
    <w:p w14:paraId="75398542" w14:textId="5F243E8B" w:rsidR="00D0212D" w:rsidRPr="00405E58" w:rsidRDefault="004B528A" w:rsidP="00E20869">
      <w:pPr>
        <w:tabs>
          <w:tab w:val="left" w:pos="426"/>
          <w:tab w:val="left" w:pos="567"/>
        </w:tabs>
        <w:spacing w:beforeLines="70" w:before="250"/>
        <w:rPr>
          <w:b/>
          <w:bCs w:val="0"/>
          <w:sz w:val="28"/>
          <w:szCs w:val="28"/>
        </w:rPr>
      </w:pPr>
      <w:r w:rsidRPr="00405E58">
        <w:rPr>
          <w:b/>
          <w:bCs w:val="0"/>
          <w:sz w:val="28"/>
          <w:szCs w:val="28"/>
        </w:rPr>
        <w:t>Introduction</w:t>
      </w:r>
    </w:p>
    <w:p w14:paraId="32C143F3" w14:textId="22B7AB0E" w:rsidR="00896124" w:rsidRPr="00014FC6" w:rsidRDefault="00E2053E" w:rsidP="00FC53B2">
      <w:pPr>
        <w:tabs>
          <w:tab w:val="left" w:pos="426"/>
          <w:tab w:val="left" w:pos="567"/>
        </w:tabs>
        <w:spacing w:beforeLines="70" w:before="250"/>
        <w:rPr>
          <w:bCs w:val="0"/>
          <w:szCs w:val="24"/>
        </w:rPr>
      </w:pPr>
      <w:r w:rsidRPr="00405E58">
        <w:rPr>
          <w:bCs w:val="0"/>
          <w:szCs w:val="24"/>
        </w:rPr>
        <w:t>F</w:t>
      </w:r>
      <w:r w:rsidR="008304B4" w:rsidRPr="00405E58">
        <w:rPr>
          <w:bCs w:val="0"/>
          <w:szCs w:val="24"/>
        </w:rPr>
        <w:t>ungi and bacteria</w:t>
      </w:r>
      <w:r w:rsidRPr="00405E58">
        <w:rPr>
          <w:bCs w:val="0"/>
          <w:szCs w:val="24"/>
        </w:rPr>
        <w:t xml:space="preserve"> </w:t>
      </w:r>
      <w:r w:rsidR="007A6385">
        <w:rPr>
          <w:bCs w:val="0"/>
          <w:szCs w:val="24"/>
        </w:rPr>
        <w:t>associated with plant roots support host survival, nutrient acquisition, and ecosystem functioning in terrestrial environments</w:t>
      </w:r>
      <w:r w:rsidR="008304B4" w:rsidRPr="00405E58">
        <w:rPr>
          <w:b/>
          <w:bCs w:val="0"/>
          <w:szCs w:val="24"/>
        </w:rPr>
        <w:fldChar w:fldCharType="begin"/>
      </w:r>
      <w:r w:rsidR="00216514">
        <w:rPr>
          <w:bCs w:val="0"/>
          <w:szCs w:val="24"/>
        </w:rPr>
        <w:instrText xml:space="preserve"> ADDIN ZOTERO_ITEM CSL_CITATION {"citationID":"vPDduF5e","properties":{"formattedCitation":"\\super 1\\uc0\\u8211{}4\\nosupersub{}","plainCitation":"1–4","noteIndex":0},"citationItems":[{"id":425,"uris":["http://zotero.org/users/13996173/items/F7V9CUHY"],"itemData":{"id":425,"type":"article-journal","abstract":"Healthy plants host diverse but taxonomically structured communities of microorganisms, the plant microbiota, that colonize every accessible plant tissue. Plant-a ssociated microbiomes confer fitness advantages to the plant host, including growth promotion, nutrient uptake, stress tolerance and resistance to pathogens. In this Review, we explore how plant microbiome research has unravelled the complex network of genetic, biochemical, physical and metabolic interactions among the plant, the associated microbial communities and the environment. We also discuss how those interactions shape the assembly of plant-a ssociated microbiomes and modulate their beneficial traits, such as nutrient acquisition and plant health, in addition to highlighting knowledge gaps and future directions.","container-title":"Nature Reviews Microbiology","DOI":"10.1038/s41579-020-0412-1","ISSN":"1740-1526, 1740-1534","issue":"11","journalAbbreviation":"Nat Rev Microbiol","language":"en","page":"607-621","source":"DOI.org (Crossref)","title":"Plant–microbiome interactions: from community assembly to plant health","title-short":"Plant–microbiome interactions","URL":"https://www.nature.com/articles/s41579-020-0412-1","volume":"18","author":[{"family":"Trivedi","given":"Pankaj"},{"family":"Leach","given":"Jan E."},{"family":"Tringe","given":"Susannah G."},{"family":"Sa","given":"Tongmin"},{"family":"Singh","given":"Brajesh K."}],"accessed":{"date-parts":[["2024",4,16]]},"issued":{"date-parts":[["2020",11]]}},"label":"page"},{"id":871,"uris":["http://zotero.org/users/13996173/items/KJEWH6ZF"],"itemData":{"id":871,"type":"article-journal","container-title":"Trends in Plant Science","DOI":"10.1016/j.tplants.2020.03.014","ISSN":"13601385","issue":"8","journalAbbreviation":"Trends in Plant Science","language":"en","page":"733-743","source":"DOI.org (Crossref)","title":"Microbiome-Mediated Stress Resistance in Plants","URL":"https://linkinghub.elsevier.com/retrieve/pii/S136013852030114X","volume":"25","author":[{"family":"Liu","given":"Hongwei"},{"family":"Brettell","given":"Laura E."},{"family":"Qiu","given":"Zhiguang"},{"family":"Singh","given":"Brajesh K."}],"accessed":{"date-parts":[["2024",7,13]]},"issued":{"date-parts":[["2020",8]]}},"label":"page"},{"id":981,"uris":["http://zotero.org/users/13996173/items/CZ8KSXR3"],"itemData":{"id":981,"type":"article-journal","abstract":"Plants display a tremendous diversity of developmental and physiological features, resulting from gains and losses of functional innovations across the plant phylogeny. Among those, the most impactful have been undoubtedly the ones that allowed plant terrestrializations, the transitions from an aquatic to a terrestrial environment. Although the embryophyte terrestrialization has been particularly scrutinized, others occurred across the plant phylogeny with the involvement of mutualistic symbioses as a common theme. Here, we review the current pieces of evidence supporting that the repeated colonization of land by plants has been facilitated by interactions with mutualistic symbionts. In that context, we detail two of these mutualistic symbioses: the arbuscular mycorrhizal symbiosis in embryophytes and the lichen symbiosis in chlorophyte algae. We suggest that associations with bacteria should be revisited in that context, and we propose that overlooked symbioses might have facilitated the emergence of other land plant clades.","container-title":"Plant Physiology","DOI":"10.1093/plphys/kiac258","ISSN":"0032-0889, 1532-2548","issue":"1","language":"en","license":"https://creativecommons.org/licenses/by/4.0/","page":"72-84","source":"DOI.org (Crossref)","title":"Plant–microbe interactions that have impacted plant terrestrializations","URL":"https://academic.oup.com/plphys/article/190/1/72/6596610","volume":"190","author":[{"family":"Puginier","given":"Camille"},{"family":"Keller","given":"Jean"},{"family":"Delaux","given":"Pierre-Marc"}],"accessed":{"date-parts":[["2024",8,3]]},"issued":{"date-parts":[["2022",8,29]]}},"label":"page"},{"id":2211,"uris":["http://zotero.org/users/13996173/items/TDRTPND4"],"itemData":{"id":2211,"type":"article-journal","abstract":"In an era of ecosystem degradation and climate change, maximizing microbial functions in agroecosystems has become a prerequisite for the future of global agriculture. However, managing species-rich communities of plant-associated microbiomes remains a major challenge. Here, we propose interdisciplinary research strategies to optimize microbiome functions in agroecosystems. Informatics now allows us to identify members and characteristics of ‘core microbiomes’, which may be deployed to organize otherwise uncontrollable dynamics of resident microbiomes. Integration of microfluidics, robotics and machine learning provides novel ways to capitalize on core microbiomes for increasing resource-efficiency and stress-resistance of agroecosystems.","container-title":"Nature Plants","DOI":"10.1038/s41477-018-0139-4","ISSN":"2055-0278","issue":"5","language":"en","license":"2018 The Author(s)","note":"publisher: Nature Publishing Group","page":"247-257","source":"www-nature-com.kyoto-u.idm.oclc.org","title":"Core microbiomes for sustainable agroecosystems","URL":"https://www.nature.com/articles/s41477-018-0139-4","volume":"4","author":[{"family":"Toju","given":"Hirokazu"},{"family":"Peay","given":"Kabir G."},{"family":"Yamamichi","given":"Masato"},{"family":"Narisawa","given":"Kazuhiko"},{"family":"Hiruma","given":"Kei"},{"family":"Naito","given":"Ken"},{"family":"Fukuda","given":"Shinji"},{"family":"Ushio","given":"Masayuki"},{"family":"Nakaoka","given":"Shinji"},{"family":"Onoda","given":"Yusuke"},{"family":"Yoshida","given":"Kentaro"},{"family":"Schlaeppi","given":"Klaus"},{"family":"Bai","given":"Yang"},{"family":"Sugiura","given":"Ryo"},{"family":"Ichihashi","given":"Yasunori"},{"family":"Minamisawa","given":"Kiwamu"},{"family":"Kiers","given":"E. Toby"}],"accessed":{"date-parts":[["2025",8,24]]},"issued":{"date-parts":[["2018",5]]}}}],"schema":"https://github.com/citation-style-language/schema/raw/master/csl-citation.json"} </w:instrText>
      </w:r>
      <w:r w:rsidR="008304B4" w:rsidRPr="00405E58">
        <w:rPr>
          <w:b/>
          <w:bCs w:val="0"/>
          <w:szCs w:val="24"/>
        </w:rPr>
        <w:fldChar w:fldCharType="separate"/>
      </w:r>
      <w:r w:rsidR="00DA0088" w:rsidRPr="00405E58">
        <w:rPr>
          <w:kern w:val="0"/>
          <w:vertAlign w:val="superscript"/>
        </w:rPr>
        <w:t>1–4</w:t>
      </w:r>
      <w:r w:rsidR="008304B4" w:rsidRPr="00405E58">
        <w:rPr>
          <w:b/>
          <w:bCs w:val="0"/>
          <w:szCs w:val="24"/>
        </w:rPr>
        <w:fldChar w:fldCharType="end"/>
      </w:r>
      <w:r w:rsidR="008304B4" w:rsidRPr="00405E58">
        <w:rPr>
          <w:bCs w:val="0"/>
          <w:szCs w:val="24"/>
        </w:rPr>
        <w:t xml:space="preserve">. </w:t>
      </w:r>
      <w:r w:rsidR="002C739D" w:rsidRPr="00405E58">
        <w:rPr>
          <w:bCs w:val="0"/>
          <w:szCs w:val="24"/>
        </w:rPr>
        <w:t xml:space="preserve">Numerous </w:t>
      </w:r>
      <w:r w:rsidR="008304B4" w:rsidRPr="00405E58">
        <w:rPr>
          <w:bCs w:val="0"/>
          <w:szCs w:val="24"/>
        </w:rPr>
        <w:t xml:space="preserve">studies have </w:t>
      </w:r>
      <w:r w:rsidR="007F11C7">
        <w:rPr>
          <w:bCs w:val="0"/>
          <w:szCs w:val="24"/>
        </w:rPr>
        <w:t>suggested</w:t>
      </w:r>
      <w:r w:rsidR="008304B4" w:rsidRPr="00405E58">
        <w:rPr>
          <w:bCs w:val="0"/>
          <w:szCs w:val="24"/>
        </w:rPr>
        <w:t xml:space="preserve"> that such plant microbiomes</w:t>
      </w:r>
      <w:r w:rsidR="00273E3B">
        <w:rPr>
          <w:bCs w:val="0"/>
          <w:szCs w:val="24"/>
        </w:rPr>
        <w:t xml:space="preserve"> may</w:t>
      </w:r>
      <w:r w:rsidR="008304B4" w:rsidRPr="00405E58">
        <w:rPr>
          <w:bCs w:val="0"/>
          <w:szCs w:val="24"/>
        </w:rPr>
        <w:t xml:space="preserve"> </w:t>
      </w:r>
      <w:r w:rsidR="00E56EF1" w:rsidRPr="00405E58">
        <w:rPr>
          <w:bCs w:val="0"/>
          <w:szCs w:val="24"/>
        </w:rPr>
        <w:t>harbor</w:t>
      </w:r>
      <w:r w:rsidR="008304B4" w:rsidRPr="00405E58">
        <w:rPr>
          <w:bCs w:val="0"/>
          <w:szCs w:val="24"/>
        </w:rPr>
        <w:t xml:space="preserve"> </w:t>
      </w:r>
      <w:r w:rsidR="00736ED2" w:rsidRPr="00405E58">
        <w:rPr>
          <w:bCs w:val="0"/>
          <w:szCs w:val="24"/>
        </w:rPr>
        <w:t>“</w:t>
      </w:r>
      <w:r w:rsidR="008304B4" w:rsidRPr="00405E58">
        <w:rPr>
          <w:bCs w:val="0"/>
          <w:szCs w:val="24"/>
        </w:rPr>
        <w:t>key</w:t>
      </w:r>
      <w:r w:rsidR="00736ED2" w:rsidRPr="00405E58">
        <w:rPr>
          <w:bCs w:val="0"/>
          <w:szCs w:val="24"/>
        </w:rPr>
        <w:t>stone”</w:t>
      </w:r>
      <w:r w:rsidR="008304B4" w:rsidRPr="00405E58">
        <w:rPr>
          <w:bCs w:val="0"/>
          <w:szCs w:val="24"/>
        </w:rPr>
        <w:t xml:space="preserve"> taxa</w:t>
      </w:r>
      <w:r w:rsidR="009F59BF" w:rsidRPr="00405E58">
        <w:rPr>
          <w:bCs w:val="0"/>
          <w:szCs w:val="24"/>
        </w:rPr>
        <w:t xml:space="preserve"> </w:t>
      </w:r>
      <w:r w:rsidR="00E56EF1" w:rsidRPr="00405E58">
        <w:t>exert</w:t>
      </w:r>
      <w:r w:rsidR="007D426E">
        <w:t>ing</w:t>
      </w:r>
      <w:r w:rsidR="00E56EF1" w:rsidRPr="00405E58">
        <w:t xml:space="preserve"> disproportionate influences on community structure and ecosystem</w:t>
      </w:r>
      <w:r w:rsidR="00F11C96">
        <w:t xml:space="preserve"> processes</w:t>
      </w:r>
      <w:r w:rsidR="009F4E4A" w:rsidRPr="00405E58">
        <w:rPr>
          <w:bCs w:val="0"/>
          <w:szCs w:val="24"/>
        </w:rPr>
        <w:fldChar w:fldCharType="begin"/>
      </w:r>
      <w:r w:rsidR="00216514">
        <w:rPr>
          <w:bCs w:val="0"/>
          <w:szCs w:val="24"/>
        </w:rPr>
        <w:instrText xml:space="preserve"> ADDIN ZOTERO_ITEM CSL_CITATION {"citationID":"sF9h5ACv","properties":{"formattedCitation":"\\super 5\\uc0\\u8211{}10\\nosupersub{}","plainCitation":"5–10","noteIndex":0},"citationItems":[{"id":615,"uris":["http://zotero.org/users/13996173/items/3NRT6QNE"],"itemData":{"id":615,"type":"article-journal","abstract":"Microorganisms have a pivotal role in the functioning of ecosystems. Recent studies have shown that microbial communities harbour keystone taxa, which drive community composition and function irrespective of their abundance. In this Opinion article, we propose a definition of keystone taxa in microbial ecology and summarize over 200 microbial keystone taxa that have been identified in soil, plant and marine ecosystems, as well as in the human microbiome. We explore the importance of keystone taxa and keystone guilds for microbiome structure and functioning and discuss the factors that determine their distribution and activities.","container-title":"Nature Reviews Microbiology","DOI":"10.1038/s41579-018-0024-1","ISSN":"1740-1534","issue":"9","journalAbbreviation":"Nat Rev Microbiol","language":"en","license":"2018 Macmillan Publishers Ltd., part of Springer Nature","note":"publisher: Nature Publishing Group","page":"567-576","source":"www-nature-com.kyoto-u.idm.oclc.org","title":"Keystone taxa as drivers of microbiome structure and functioning","URL":"https://www.nature.com/articles/s41579-018-0024-1","volume":"16","author":[{"family":"Banerjee","given":"Samiran"},{"family":"Schlaeppi","given":"Klaus"},{"family":"Heijden","given":"Marcel G. A.","non-dropping-particle":"van der"}],"accessed":{"date-parts":[["2024",4,25]]},"issued":{"date-parts":[["2018",9]]}}},{"id":848,"uris":["http://zotero.org/users/13996173/items/NI3LFEAH"],"itemData":{"id":848,"type":"article-journal","abstract":"Significance\n            Many species of microbes colonize plants as members of complex communities. The high complexity of such plant microbial communities poses great difficulty for any experimental analyses aimed at understanding the principles underlying such microbe–plant interactions. In this work, we assembled a greatly simplified, yet representative, synthetic bacterial model community that allowed us to study the community assembly dynamics and function on axenic maize seedlings. This model community interfered with the growth of a plant pathogenic fungus, thus protecting the plant. This model system will prove to be a useful system for future research on plant–microbe interactions.\n          , \n            \n              Plant-associated microbes are important for the growth and health of their hosts. As a result of numerous prior studies, we know that host genotypes and abiotic factors influence the composition of plant microbiomes. However, the high complexity of these communities challenges detailed studies to define experimentally the mechanisms underlying the dynamics of community assembly and the beneficial effects of such microbiomes on plant hosts. In this work, from the distinctive microbiota assembled by maize roots, through host-mediated selection, we obtained a greatly simplified synthetic bacterial community consisting of seven strains (\n              Enterobacter cloacae\n              ,\n              Stenotrophomonas maltophilia, Ochrobactrum pituitosum, Herbaspirillum frisingense, Pseudomonas putida, Curtobacterium pusillum\n              , and\n              Chryseobacterium indologenes\n              ) representing three of the four most dominant phyla found in maize roots. By using a selective culture-dependent method to track the abundance of each strain, we investigated the role that each plays in community assembly on roots of axenic maize seedlings. Only the removal of\n              E. cloacae\n              led to the complete loss of the community, and\n              C. pusillum\n              took over. This result suggests that\n              E. cloacae\n              plays the role of keystone species in this model ecosystem.\n              In planta\n              and in vitro, this model community inhibited the phytopathogenic fungus\n              Fusarium verticillioides\n              , indicating a clear benefit to the host. Thus, combined with the selective culture-dependent quantification method, our synthetic seven-species community representing the root microbiome has the potential to serve as a useful system to explore how bacterial interspecies interactions affect root microbiome assembly and to dissect the beneficial effects of the root microbiota on hosts under laboratory conditions in the future.","container-title":"Proceedings of the National Academy of Sciences","DOI":"10.1073/pnas.1616148114","ISSN":"0027-8424, 1091-6490","issue":"12","journalAbbreviation":"Proc. Natl. Acad. Sci. U.S.A.","language":"en","source":"DOI.org (Crossref)","title":"Simplified and representative bacterial community of maize roots","URL":"https://pnas.org/doi/full/10.1073/pnas.1616148114","volume":"114","author":[{"family":"Niu","given":"Ben"},{"family":"Paulson","given":"Joseph Nathaniel"},{"family":"Zheng","given":"Xiaoqi"},{"family":"Kolter","given":"Roberto"}],"accessed":{"date-parts":[["2024",7,13]]},"issued":{"date-parts":[["2017",3,21]]}},"label":"page"},{"id":1038,"uris":["http://zotero.org/users/13996173/items/7DXW5LR9"],"itemData":{"id":1038,"type":"article-journal","abstract":"Microorganisms colonizing plant roots co-exist in complex, spatially structured multispecies biofilm communities. However, little is known about microbial interactions and the underlying spatial organization within biofilm communities established on plant roots. Here, a well-established four-species biofilm model (Stenotrophomonas rhizophila, Paenibacillus amylolyticus, Microbacterium oxydans, and Xanthomonas retrof lexus, termed as SPMX) was applied to Arabidopsis roots to study the impact of multispecies biofilm on plant growth and the community spatial dynamics on the roots. SPMX co-culture notably promoted root development and plant biomass. Co-cultured SPMX increased root colonization and formed multispecies biofilms, structurally different from those formed by monocultures. By combining 16S rRNA gene amplicon sequencing and f luorescence in situ hybridization with confocal laser scanning microscopy, we found that the composition and spatial organization of the four-species biofilm significantly changed over time. Monoculture P. amylolyticus colonized plant roots poorly, but its population and root colonization were highly enhanced when residing in the fourspecies biofilm. Exclusion of P. amylolyticus from the community reduced overall biofilm production and root colonization of the three species, resulting in the loss of the plant growth-promoting effects. Combined with spatial analysis, this led to identification of P. amylolyticus as a keystone species. Our findings highlight that weak root colonizers may benefit from mutualistic interactions in complex communities and hereby become important keystone species impacting community spatial organization and function. This work expands the knowledge on spatial organization uncovering interspecific interactions in multispecies biofilm communities on plant roots, beneficial for harnessing microbial mutualism promoting plant growth.","container-title":"The ISME Journal","DOI":"10.1093/ismejo/wrae012","ISSN":"1751-7362, 1751-7370","issue":"1","language":"en","license":"https://creativecommons.org/licenses/by/4.0/","page":"wrae012","source":"DOI.org (Crossref)","title":"Interspecific interactions facilitate keystone species in a multispecies biofilm that promotes plant growth","URL":"https://academic.oup.com/ismej/article/doi/10.1093/ismejo/wrae012/7595645","volume":"18","author":[{"family":"Yang","given":"Nan"},{"family":"Røder","given":"Henriette L"},{"family":"Wicaksono","given":"Wisnu Adi"},{"family":"Wassermann","given":"Birgit"},{"family":"Russel","given":"Jakob"},{"family":"Li","given":"Xuanji"},{"family":"Nesme","given":"Joseph"},{"family":"Berg","given":"Gabriele"},{"family":"Sørensen","given":"Søren J"},{"family":"Burmølle","given":"Mette"}],"accessed":{"date-parts":[["2024",8,3]]},"issued":{"date-parts":[["2024",1,8]]}},"label":"page"},{"id":821,"uris":["http://zotero.org/users/13996173/items/453YI24U"],"itemData":{"id":821,"type":"article-journal","abstract":"Fungal endophytes play critical roles in helping plants adapt to adverse environmental conditions. The root endophyte Phomopsis liquidambaris can promote the growth and disease control of peanut plants grown under monocropping systems; however, how such beneficial traits are produced is largely unknown. Since the plant endophytic microbiome is directly linked to plant growth and health, and the composition of which has been found to be potentially influenced by microbial inoculants, this study aims to clarify the roles of root endophytic bacterial communities in P. liquidambaris-mediated plant fitness enhancement under monocropping conditions. Here, we found that P. liquidambaris inoculation induced significant changes in the root bacterial community: enriching some beneficial bacteria such as Bradyrhizobium sp. and Streptomyces sp. in the roots, and improving the core microbial-based interaction network. Next, we assembled and simplified a synthetic community (SynII) based on P. liquidambaris-derived key taxa, including Bacillus sp. HB1, Bacillus sp. HB9, Burkholderia sp. MB7, Pseudomonas sp. MB2, Streptomyces sp. MB6, and Bradyrhizobium sp. MB15. Furthermore, the application of the simplified synthetic community suppressed root rot caused by Fusarium oxysporum, promoted plant growth, and increased peanut yields under continuous monocropping conditions. The resistance of synII to F. oxysporum is related to the increased activity of defense enzymes. In addition, synII application significantly increased shoot and root biomass, and yield by 35.56%, 81.19%, and 34.31%, respectively. Collectively, our results suggest that the reshaping of root core microbiota plays an important role in the probiotic-mediated adaptability of plants under adverse environments.","container-title":"Microbiological Research","DOI":"10.1016/j.micres.2023.127491","ISSN":"09445013","journalAbbreviation":"Microbiological Research","language":"en","page":"127491","source":"DOI.org (Crossref)","title":"Fungal endophyte promotes plant growth and disease resistance of Arachis hypogaea L. by reshaping the core root microbiome under monocropping conditions","URL":"https://linkinghub.elsevier.com/retrieve/pii/S0944501323001933","volume":"277","author":[{"family":"Ma","given":"Chen-Yu"},{"family":"Zhang","given":"Wei"},{"family":"Luo","given":"De-Lin"},{"family":"Jiang","given":"Hui-Jun"},{"family":"Wu","given":"Xiao-Han"},{"family":"Sun","given":"Kai"},{"family":"Dai","given":"Chuan-Chao"}],"accessed":{"date-parts":[["2024",7,13]]},"issued":{"date-parts":[["2023",12]]}},"label":"page"},{"id":2147,"uris":["http://zotero.org/users/13996173/items/4IUNDEZE"],"itemData":{"id":2147,"type":"article-journal","container-title":"BioScience","DOI":"10.2307/1312990","ISSN":"0006-3568","issue":"8","journalAbbreviation":"BioScience","page":"609-620","source":"Silverchair","title":"Challenges in the Quest for Keystones: Identifying keystone species is difficult—but essential to understanding how loss of species will affect ecosystems","title-short":"Challenges in the Quest for Keystones","URL":"https://doi.org/10.2307/1312990","volume":"46","author":[{"family":"Power","given":"Mary E."},{"family":"Tilman","given":"David"},{"family":"Estes","given":"James A."},{"family":"Menge","given":"Bruce A."},{"family":"Bond","given":"William J."},{"family":"Mills","given":"L. Scott"},{"family":"Daily","given":"Gretchen"},{"family":"Castilla","given":"Juan Carlos"},{"family":"Lubchenco","given":"Jane"},{"family":"Paine","given":"Robert T."}],"accessed":{"date-parts":[["2025",8,23]]},"issued":{"date-parts":[["1996",9,1]]}}},{"id":2146,"uris":["http://zotero.org/users/13996173/items/YEZEHI2V"],"itemData":{"id":2146,"type":"article-journal","container-title":"Conservation Biology","ISSN":"0888-8892","issue":"4","note":"publisher: [Wiley, Society for Conservation Biology]","page":"962-964","source":"JSTOR","title":"A Conversation on Refining the Concept of Keystone Species","URL":"https://www.jstor.org/stable/2387008","volume":"9","author":[{"family":"Paine","given":"R. T."}],"accessed":{"date-parts":[["2025",8,23]]},"issued":{"date-parts":[["1995"]]}}}],"schema":"https://github.com/citation-style-language/schema/raw/master/csl-citation.json"} </w:instrText>
      </w:r>
      <w:r w:rsidR="009F4E4A" w:rsidRPr="00405E58">
        <w:rPr>
          <w:bCs w:val="0"/>
          <w:szCs w:val="24"/>
        </w:rPr>
        <w:fldChar w:fldCharType="separate"/>
      </w:r>
      <w:r w:rsidR="00B23463" w:rsidRPr="00405E58">
        <w:rPr>
          <w:kern w:val="0"/>
          <w:vertAlign w:val="superscript"/>
        </w:rPr>
        <w:t>5–10</w:t>
      </w:r>
      <w:r w:rsidR="009F4E4A" w:rsidRPr="00405E58">
        <w:rPr>
          <w:bCs w:val="0"/>
          <w:szCs w:val="24"/>
        </w:rPr>
        <w:fldChar w:fldCharType="end"/>
      </w:r>
      <w:r w:rsidR="008304B4" w:rsidRPr="00405E58">
        <w:rPr>
          <w:bCs w:val="0"/>
          <w:szCs w:val="24"/>
        </w:rPr>
        <w:t xml:space="preserve">. </w:t>
      </w:r>
      <w:r w:rsidR="00F96CC9">
        <w:t>However</w:t>
      </w:r>
      <w:r w:rsidR="00AB638F" w:rsidRPr="00405E58">
        <w:t xml:space="preserve">, </w:t>
      </w:r>
      <w:r w:rsidR="00D76CD5">
        <w:t>comprehensive experimental validation of candidate keystone microbes remain</w:t>
      </w:r>
      <w:r w:rsidR="00E03E1B">
        <w:t xml:space="preserve">s constrained by practical limitations. </w:t>
      </w:r>
      <w:r w:rsidR="009E3893">
        <w:t xml:space="preserve">Many plant-associated microbes depend strongly on host-derived carbon and </w:t>
      </w:r>
      <w:r w:rsidR="00940590">
        <w:t>ar</w:t>
      </w:r>
      <w:r w:rsidR="00DD1793">
        <w:t xml:space="preserve">e therefore </w:t>
      </w:r>
      <w:r w:rsidR="00940590">
        <w:t>difficult to examine using</w:t>
      </w:r>
      <w:r w:rsidR="00AB638F" w:rsidRPr="00405E58">
        <w:t xml:space="preserve"> culture-based </w:t>
      </w:r>
      <w:r w:rsidR="00630431" w:rsidRPr="00405E58">
        <w:t>approaches</w:t>
      </w:r>
      <w:r w:rsidR="00DA0088" w:rsidRPr="00405E58">
        <w:fldChar w:fldCharType="begin"/>
      </w:r>
      <w:r w:rsidR="00322545">
        <w:instrText xml:space="preserve"> ADDIN ZOTERO_ITEM CSL_CITATION {"citationID":"554QeOae","properties":{"formattedCitation":"\\super 11\\nosupersub{}","plainCitation":"11","noteIndex":0},"citationItems":[{"id":2252,"uris":["http://zotero.org/users/13996173/items/FIPEX98M"],"itemData":{"id":2252,"type":"article-journal","abstract":"The rhizosphere is the interface between plant roots and soil where interactions among a myriad of microorganisms and invertebrates affect biogeochemical cycling, plant growth and tolerance to biotic and abiotic stress. The rhizosphere is intriguingly complex and dynamic, and understanding its ecology and evolution is key to enhancing plant productivity and ecosystem functioning. Novel insights into key factors and evolutionary processes shaping the rhizosphere microbiome will greatly benefit from integrating reductionist and systems-based approaches in both agricultural and natural ecosystems. Here, we discuss recent developments in rhizosphere research in relation to assessing the contribution of the micro- and macroflora to sustainable agriculture, nature conservation, the development of bio-energy crops and the mitigation of climate change.","container-title":"Nature Reviews Microbiology","DOI":"10.1038/nrmicro3109","ISSN":"1740-1526, 1740-1534","issue":"11","journalAbbreviation":"Nat Rev Microbiol","language":"en","license":"http://www.springer.com/tdm","page":"789-799","source":"DOI.org (Crossref)","title":"Going back to the roots: the microbial ecology of the rhizosphere","title-short":"Going back to the roots","URL":"https://www.nature.com/articles/nrmicro3109","volume":"11","author":[{"family":"Philippot","given":"Laurent"},{"family":"Raaijmakers","given":"Jos M."},{"family":"Lemanceau","given":"Philippe"},{"family":"Van Der Putten","given":"Wim H."}],"accessed":{"date-parts":[["2025",10,16]]},"issued":{"date-parts":[["2013",11]]}},"label":"page"}],"schema":"https://github.com/citation-style-language/schema/raw/master/csl-citation.json"} </w:instrText>
      </w:r>
      <w:r w:rsidR="00DA0088" w:rsidRPr="00405E58">
        <w:fldChar w:fldCharType="separate"/>
      </w:r>
      <w:r w:rsidR="00322545" w:rsidRPr="00322545">
        <w:rPr>
          <w:kern w:val="0"/>
          <w:vertAlign w:val="superscript"/>
        </w:rPr>
        <w:t>11</w:t>
      </w:r>
      <w:r w:rsidR="00DA0088" w:rsidRPr="00405E58">
        <w:fldChar w:fldCharType="end"/>
      </w:r>
      <w:r w:rsidR="00AB638F" w:rsidRPr="00405E58">
        <w:t>.</w:t>
      </w:r>
      <w:r w:rsidR="00B07B48" w:rsidRPr="00405E58">
        <w:rPr>
          <w:bCs w:val="0"/>
          <w:szCs w:val="24"/>
        </w:rPr>
        <w:t xml:space="preserve"> </w:t>
      </w:r>
      <w:r w:rsidR="00170739" w:rsidRPr="00170739">
        <w:rPr>
          <w:szCs w:val="24"/>
        </w:rPr>
        <w:t xml:space="preserve">Even when culturing is feasible, demonstrating ecosystem-scale impacts would </w:t>
      </w:r>
      <w:r w:rsidR="00E02775">
        <w:rPr>
          <w:szCs w:val="24"/>
        </w:rPr>
        <w:t xml:space="preserve">generally </w:t>
      </w:r>
      <w:r w:rsidR="00170739" w:rsidRPr="00170739">
        <w:rPr>
          <w:szCs w:val="24"/>
        </w:rPr>
        <w:t>require large spatial-scale</w:t>
      </w:r>
      <w:r w:rsidR="00014FC6">
        <w:rPr>
          <w:szCs w:val="24"/>
        </w:rPr>
        <w:t xml:space="preserve"> manipulations conducted over long temporal scales, often decades. </w:t>
      </w:r>
      <w:r w:rsidR="00BE118B">
        <w:rPr>
          <w:bCs w:val="0"/>
          <w:szCs w:val="24"/>
        </w:rPr>
        <w:t xml:space="preserve">Conducting </w:t>
      </w:r>
      <w:r w:rsidR="000418C8">
        <w:rPr>
          <w:bCs w:val="0"/>
          <w:szCs w:val="24"/>
        </w:rPr>
        <w:t>such experiments</w:t>
      </w:r>
      <w:r w:rsidR="00AB2C10">
        <w:rPr>
          <w:bCs w:val="0"/>
          <w:szCs w:val="24"/>
        </w:rPr>
        <w:t xml:space="preserve"> </w:t>
      </w:r>
      <w:r w:rsidR="00672355">
        <w:rPr>
          <w:bCs w:val="0"/>
          <w:szCs w:val="24"/>
        </w:rPr>
        <w:t xml:space="preserve">for </w:t>
      </w:r>
      <w:r w:rsidR="00C30936">
        <w:rPr>
          <w:bCs w:val="0"/>
          <w:szCs w:val="24"/>
        </w:rPr>
        <w:t xml:space="preserve">thousands of microbial taxa present in natural </w:t>
      </w:r>
      <w:r w:rsidR="00644CEF">
        <w:rPr>
          <w:bCs w:val="0"/>
          <w:szCs w:val="24"/>
        </w:rPr>
        <w:t>communities</w:t>
      </w:r>
      <w:r w:rsidR="00C30936">
        <w:rPr>
          <w:bCs w:val="0"/>
          <w:szCs w:val="24"/>
        </w:rPr>
        <w:t xml:space="preserve"> </w:t>
      </w:r>
      <w:r w:rsidR="00E05747">
        <w:rPr>
          <w:bCs w:val="0"/>
          <w:szCs w:val="24"/>
        </w:rPr>
        <w:t xml:space="preserve">is </w:t>
      </w:r>
      <w:r w:rsidR="00014FC6">
        <w:rPr>
          <w:bCs w:val="0"/>
          <w:szCs w:val="24"/>
        </w:rPr>
        <w:t>therefore generally</w:t>
      </w:r>
      <w:r w:rsidR="00EF3767">
        <w:rPr>
          <w:bCs w:val="0"/>
          <w:szCs w:val="24"/>
        </w:rPr>
        <w:t xml:space="preserve"> </w:t>
      </w:r>
      <w:r w:rsidR="00E05747">
        <w:rPr>
          <w:bCs w:val="0"/>
          <w:szCs w:val="24"/>
        </w:rPr>
        <w:t>impractical</w:t>
      </w:r>
      <w:r w:rsidR="00915342">
        <w:rPr>
          <w:bCs w:val="0"/>
          <w:szCs w:val="24"/>
        </w:rPr>
        <w:t xml:space="preserve">. </w:t>
      </w:r>
      <w:r w:rsidR="00C424AE">
        <w:rPr>
          <w:bCs w:val="0"/>
          <w:szCs w:val="24"/>
        </w:rPr>
        <w:t>Consequently,</w:t>
      </w:r>
      <w:r w:rsidR="00A9103D">
        <w:rPr>
          <w:bCs w:val="0"/>
          <w:szCs w:val="24"/>
        </w:rPr>
        <w:t xml:space="preserve"> </w:t>
      </w:r>
      <w:r w:rsidR="0055082F" w:rsidRPr="0055082F">
        <w:rPr>
          <w:szCs w:val="24"/>
        </w:rPr>
        <w:t>data-driven analytical frameworks capable of evaluating the potential roles of diverse microbes directly from observational data are essential for advancing our understanding of below-ground ecosystem processes.</w:t>
      </w:r>
    </w:p>
    <w:p w14:paraId="3EFCF426" w14:textId="50F7936D" w:rsidR="00501D85" w:rsidRPr="00C415A2" w:rsidRDefault="00B9374C" w:rsidP="00087727">
      <w:pPr>
        <w:tabs>
          <w:tab w:val="left" w:pos="426"/>
          <w:tab w:val="left" w:pos="567"/>
        </w:tabs>
        <w:spacing w:beforeLines="70" w:before="250"/>
      </w:pPr>
      <w:r w:rsidRPr="00405E58">
        <w:rPr>
          <w:bCs w:val="0"/>
          <w:szCs w:val="24"/>
        </w:rPr>
        <w:tab/>
      </w:r>
      <w:r w:rsidR="00DE35A9" w:rsidRPr="00405E58">
        <w:rPr>
          <w:bCs w:val="0"/>
          <w:szCs w:val="24"/>
        </w:rPr>
        <w:t xml:space="preserve"> </w:t>
      </w:r>
      <w:r w:rsidR="001752ED" w:rsidRPr="00405E58">
        <w:rPr>
          <w:bCs w:val="0"/>
          <w:szCs w:val="24"/>
        </w:rPr>
        <w:t xml:space="preserve">In </w:t>
      </w:r>
      <w:r w:rsidR="00B71751">
        <w:rPr>
          <w:bCs w:val="0"/>
          <w:szCs w:val="24"/>
        </w:rPr>
        <w:t xml:space="preserve">exploring factors that shape community-scale organization, </w:t>
      </w:r>
      <w:r w:rsidR="001A7FCA" w:rsidRPr="00405E58">
        <w:rPr>
          <w:bCs w:val="0"/>
          <w:szCs w:val="24"/>
        </w:rPr>
        <w:t>the</w:t>
      </w:r>
      <w:r w:rsidR="00156BA9" w:rsidRPr="00405E58">
        <w:rPr>
          <w:bCs w:val="0"/>
          <w:szCs w:val="24"/>
        </w:rPr>
        <w:t xml:space="preserve"> </w:t>
      </w:r>
      <w:r w:rsidR="00C54234" w:rsidRPr="00405E58">
        <w:rPr>
          <w:bCs w:val="0"/>
          <w:szCs w:val="24"/>
        </w:rPr>
        <w:t>classic</w:t>
      </w:r>
      <w:r w:rsidR="0033609B" w:rsidRPr="00405E58">
        <w:rPr>
          <w:bCs w:val="0"/>
          <w:szCs w:val="24"/>
        </w:rPr>
        <w:t xml:space="preserve"> concept of </w:t>
      </w:r>
      <w:r w:rsidR="00C54234" w:rsidRPr="00405E58">
        <w:rPr>
          <w:bCs w:val="0"/>
          <w:szCs w:val="24"/>
        </w:rPr>
        <w:t>"stability landscapes"</w:t>
      </w:r>
      <w:r w:rsidR="00687BE9" w:rsidRPr="00405E58">
        <w:rPr>
          <w:bCs w:val="0"/>
          <w:szCs w:val="24"/>
        </w:rPr>
        <w:t xml:space="preserve"> </w:t>
      </w:r>
      <w:r w:rsidR="00B74AD9" w:rsidRPr="00405E58">
        <w:rPr>
          <w:bCs w:val="0"/>
          <w:szCs w:val="24"/>
        </w:rPr>
        <w:t>provide</w:t>
      </w:r>
      <w:r w:rsidR="001A7FCA" w:rsidRPr="00405E58">
        <w:rPr>
          <w:bCs w:val="0"/>
          <w:szCs w:val="24"/>
        </w:rPr>
        <w:t>s</w:t>
      </w:r>
      <w:r w:rsidR="00B74AD9" w:rsidRPr="00405E58">
        <w:rPr>
          <w:bCs w:val="0"/>
          <w:szCs w:val="24"/>
        </w:rPr>
        <w:t xml:space="preserve"> </w:t>
      </w:r>
      <w:r w:rsidR="0068129A">
        <w:rPr>
          <w:bCs w:val="0"/>
          <w:szCs w:val="24"/>
        </w:rPr>
        <w:t>useful conceptual</w:t>
      </w:r>
      <w:r w:rsidR="00B74AD9" w:rsidRPr="00405E58">
        <w:rPr>
          <w:bCs w:val="0"/>
          <w:szCs w:val="24"/>
        </w:rPr>
        <w:t xml:space="preserve"> </w:t>
      </w:r>
      <w:r w:rsidR="00470597" w:rsidRPr="00405E58">
        <w:rPr>
          <w:bCs w:val="0"/>
          <w:szCs w:val="24"/>
        </w:rPr>
        <w:t>insights</w:t>
      </w:r>
      <w:r w:rsidR="0007029B" w:rsidRPr="00405E58">
        <w:rPr>
          <w:bCs w:val="0"/>
          <w:szCs w:val="24"/>
        </w:rPr>
        <w:fldChar w:fldCharType="begin"/>
      </w:r>
      <w:r w:rsidR="00322545">
        <w:rPr>
          <w:bCs w:val="0"/>
          <w:szCs w:val="24"/>
        </w:rPr>
        <w:instrText xml:space="preserve"> ADDIN ZOTERO_ITEM CSL_CITATION {"citationID":"rmibs2uv","properties":{"formattedCitation":"\\super 12\\uc0\\u8211{}16\\nosupersub{}","plainCitation":"12–16","noteIndex":0},"citationItems":[{"id":955,"uris":["http://zotero.org/users/13996173/items/MEMSEX44"],"itemData":{"id":955,"type":"article-journal","abstract":"All ecosystems are exposed to gradual changes in climate, nutrient loading, habitat fragmentation or biotic exploitation. Nature is usually assumed to respond to gradual change in a smooth way. However, studies on lakes, coral reefs, oceans, forests and arid lands have shown that smooth change can be interrupted by sudden drastic switches to a contrasting state. Although diverse events can trigger such shifts, recent studies show that a loss of resilience usually paves the way for a switch to an alternative state. This suggests that strategies for sustainable management of such ecosystems should focus on maintaining resilience.","container-title":"Nature","DOI":"10.1038/35098000","ISSN":"1476-4687","issue":"6856","language":"en","license":"2001 Macmillan Magazines Ltd.","note":"publisher: Nature Publishing Group","page":"591-596","source":"www-nature-com.kyoto-u.idm.oclc.org","title":"Catastrophic shifts in ecosystems","URL":"https://www-nature-com.kyoto-u.idm.oclc.org/articles/35098000","volume":"413","author":[{"family":"Scheffer","given":"Marten"},{"family":"Carpenter","given":"Steve"},{"family":"Foley","given":"Jonathan A."},{"family":"Folke","given":"Carl"},{"family":"Walker","given":"Brian"}],"accessed":{"date-parts":[["2024",7,14]]},"issued":{"date-parts":[["2001",10]]}},"label":"page"},{"id":1621,"uris":["http://zotero.org/users/13996173/items/PH52EKGM"],"itemData":{"id":1621,"type":"article-journal","abstract":"&lt;p&gt;Microbial communities are at the heart of all ecosystems, and yet microbial community behavior in disturbed environments remains difficult to measure and predict. Understanding the drivers of microbial community stability, including resistance (insensitivity to disturbance) and resilience (the rate of recovery after disturbance) is important for predicting community response to disturbance. Here, we provide an overview of the concepts of stability that are relevant for microbial communities. First, we highlight insights from ecology that are useful for defining and measuring stability. To determine whether general disturbance responses exist for microbial communities, we next examine representative studies from the literature that investigated community responses to press (long-term) and pulse (short-term) disturbances in a variety of habitats. Then we discuss the biological features of individual microorganisms, of microbial populations, and of microbial communities that may govern overall community stability. We conclude with thoughts about the unique insights that systems perspectives – informed by meta-omics data – may provide about microbial community stability.&lt;/p&gt;","container-title":"Frontiers in Microbiology","DOI":"10.3389/fmicb.2012.00417","ISSN":"1664-302X","journalAbbreviation":"Front. Microbiol.","language":"English","note":"publisher: Frontiers","source":"Frontiers","title":"Fundamentals of Microbial Community Resistance and Resilience","URL":"https://www.frontiersin.org/journals/microbiology/articles/10.3389/fmicb.2012.00417/full","volume":"3","author":[{"family":"Shade","given":"Ashley"},{"family":"Peter","given":"Hannes"},{"family":"Allison","given":"Steven D."},{"family":"Baho","given":"Didier"},{"family":"Berga","given":"Mercé"},{"family":"Buergmann","given":"Helmut"},{"family":"Huber","given":"David H."},{"family":"Langenheder","given":"Silke"},{"family":"Lennon","given":"Jay T."},{"family":"Martiny","given":"Jennifer BH"},{"family":"Matulich","given":"Kristin L."},{"family":"Schmidt","given":"Thomas M."},{"family":"Handelsman","given":"Jo"}],"accessed":{"date-parts":[["2025",1,22]]},"issued":{"date-parts":[["2012",12,19]]}},"label":"page"},{"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label":"page"},{"id":809,"uris":["http://zotero.org/users/13996173/items/3B6BIWI5"],"itemData":{"id":809,"type":"article-journal","abstract":"Background  Microbiome dynamics are both crucial indicators and potential drivers of human health, agricultural output, and industrial bio-applications. However, predicting microbiome dynamics is notoriously difficult because communities often show abrupt structural changes, such as “dysbiosis” in human microbiomes.\nMethods  We integrated theoretical frameworks and empirical analyses with the aim of anticipating drastic shifts of microbial communities. We monitored 48 experimental microbiomes for 110 days and observed that various community-level events, including collapse and gradual compositional changes, occurred according to a defined set of environmental conditions. We analyzed the time-series data based on statistical physics and non-linear mechanics to describe the characteristics of the microbiome dynamics and to examine the predictability of major shifts in microbial community structure.\nResults  We confirmed that the abrupt community changes observed through the time-series could be described as shifts between “alternative stable states“ or dynamics around complex attractors. Furthermore, collapses of microbiome structure were successfully anticipated by means of the diagnostic threshold defined with the “energy landscape” analysis of statistical physics or that of a stability index of nonlinear mechanics.\nConclusions  The results indicate that abrupt microbiome events in complex microbial communities can be forecasted by extending classic ecological concepts to the scale of species-rich microbial systems.","container-title":"Microbiome","DOI":"10.1186/s40168-023-01474-5","ISSN":"2049-2618","issue":"1","journalAbbreviation":"Microbiome","language":"en","page":"63","source":"DOI.org (Crossref)","title":"Alternative stable states, nonlinear behavior, and predictability of microbiome dynamics","URL":"https://microbiomejournal.biomedcentral.com/articles/10.1186/s40168-023-01474-5","volume":"11","author":[{"family":"Fujita","given":"Hiroaki"},{"family":"Ushio","given":"Masayuki"},{"family":"Suzuki","given":"Kenta"},{"family":"Abe","given":"Masato S."},{"family":"Yamamichi","given":"Masato"},{"family":"Iwayama","given":"Koji"},{"family":"Canarini","given":"Alberto"},{"family":"Hayashi","given":"Ibuki"},{"family":"Fukushima","given":"Keitaro"},{"family":"Fukuda","given":"Shinji"},{"family":"Kiers","given":"E. Toby"},{"family":"Toju","given":"Hirokazu"}],"accessed":{"date-parts":[["2024",7,7]]},"issued":{"date-parts":[["2023",3,29]]}},"label":"page"},{"id":2120,"uris":["http://zotero.org/users/13996173/items/FEKNI8SF"],"itemData":{"id":2120,"type":"article-journal","container-title":"Annual Review of Ecology and Systematics","language":"en","page":"1-23","source":"Zotero","title":"Resilience and Stability of Ecological Systems","volume":"4","author":[{"family":"Holling","given":"C S"}],"issued":{"date-parts":[["1973"]]}}}],"schema":"https://github.com/citation-style-language/schema/raw/master/csl-citation.json"} </w:instrText>
      </w:r>
      <w:r w:rsidR="0007029B" w:rsidRPr="00405E58">
        <w:rPr>
          <w:bCs w:val="0"/>
          <w:szCs w:val="24"/>
        </w:rPr>
        <w:fldChar w:fldCharType="separate"/>
      </w:r>
      <w:r w:rsidR="00322545" w:rsidRPr="00322545">
        <w:rPr>
          <w:kern w:val="0"/>
          <w:vertAlign w:val="superscript"/>
        </w:rPr>
        <w:t>12–16</w:t>
      </w:r>
      <w:r w:rsidR="0007029B" w:rsidRPr="00405E58">
        <w:rPr>
          <w:bCs w:val="0"/>
          <w:szCs w:val="24"/>
        </w:rPr>
        <w:fldChar w:fldCharType="end"/>
      </w:r>
      <w:r w:rsidR="00CC1AC7" w:rsidRPr="00405E58">
        <w:rPr>
          <w:bCs w:val="0"/>
          <w:szCs w:val="24"/>
        </w:rPr>
        <w:t>.</w:t>
      </w:r>
      <w:r w:rsidR="0095438B" w:rsidRPr="00405E58">
        <w:rPr>
          <w:bCs w:val="0"/>
          <w:szCs w:val="24"/>
        </w:rPr>
        <w:t xml:space="preserve"> </w:t>
      </w:r>
      <w:r w:rsidR="00B02CCA" w:rsidRPr="00405E58">
        <w:t xml:space="preserve">In this framework, community composition </w:t>
      </w:r>
      <w:r w:rsidR="00087727">
        <w:t>is</w:t>
      </w:r>
      <w:r w:rsidR="00B02CCA" w:rsidRPr="00405E58">
        <w:t xml:space="preserve"> </w:t>
      </w:r>
      <w:r w:rsidR="00B02CCA" w:rsidRPr="00405E58">
        <w:lastRenderedPageBreak/>
        <w:t xml:space="preserve">envisioned as a ball </w:t>
      </w:r>
      <w:r w:rsidR="00E54916">
        <w:t>moving</w:t>
      </w:r>
      <w:r w:rsidR="00B02CCA" w:rsidRPr="00405E58">
        <w:t xml:space="preserve"> across a landscape of valleys and hills, where valleys (basins) represent stable states and hilltops define the boundaries between them</w:t>
      </w:r>
      <w:r w:rsidR="00EA5F23" w:rsidRPr="00405E58">
        <w:rPr>
          <w:bCs w:val="0"/>
          <w:szCs w:val="24"/>
        </w:rPr>
        <w:fldChar w:fldCharType="begin"/>
      </w:r>
      <w:r w:rsidR="00322545">
        <w:rPr>
          <w:bCs w:val="0"/>
          <w:szCs w:val="24"/>
        </w:rPr>
        <w:instrText xml:space="preserve"> ADDIN ZOTERO_ITEM CSL_CITATION {"citationID":"cu2sLRp0","properties":{"formattedCitation":"\\super 12,17\\nosupersub{}","plainCitation":"12,17","noteIndex":0},"citationItems":[{"id":955,"uris":["http://zotero.org/users/13996173/items/MEMSEX44"],"itemData":{"id":955,"type":"article-journal","abstract":"All ecosystems are exposed to gradual changes in climate, nutrient loading, habitat fragmentation or biotic exploitation. Nature is usually assumed to respond to gradual change in a smooth way. However, studies on lakes, coral reefs, oceans, forests and arid lands have shown that smooth change can be interrupted by sudden drastic switches to a contrasting state. Although diverse events can trigger such shifts, recent studies show that a loss of resilience usually paves the way for a switch to an alternative state. This suggests that strategies for sustainable management of such ecosystems should focus on maintaining resilience.","container-title":"Nature","DOI":"10.1038/35098000","ISSN":"1476-4687","issue":"6856","language":"en","license":"2001 Macmillan Magazines Ltd.","note":"publisher: Nature Publishing Group","page":"591-596","source":"www-nature-com.kyoto-u.idm.oclc.org","title":"Catastrophic shifts in ecosystems","URL":"https://www-nature-com.kyoto-u.idm.oclc.org/articles/35098000","volume":"413","author":[{"family":"Scheffer","given":"Marten"},{"family":"Carpenter","given":"Steve"},{"family":"Foley","given":"Jonathan A."},{"family":"Folke","given":"Carl"},{"family":"Walker","given":"Brian"}],"accessed":{"date-parts":[["2024",7,14]]},"issued":{"date-parts":[["2001",10]]}}},{"id":2123,"uris":["http://zotero.org/users/13996173/items/KJJWLU9Y"],"itemData":{"id":2123,"type":"article-journal","abstract":"Ecological resilience is the ability of a system to persist in the face of perturbations. Although resilience has been a highly inﬂuential concept, its interpretation has remained largely qualitative. Here we describe an emerging family of methods for quantifying resilience on the basis of observations. A ﬁrst set of methods is based on the phenomenon of critical slowing down, which implies that recovery upon small perturbations becomes slower as a system approaches a tipping point. Such slowing down can be measured experimentally but may also be indirectly inferred from changes in natural ﬂuctuations and spatial patterns. A second group of methods aims to characterize the resilience of alternative states in probabilistic terms based on large numbers of observations as in long time series or satellite images. These generic approaches to measuring resilience complement the systemspeciﬁc knowledge needed to infer the effects of environmental change on the resilience of complex systems.","container-title":"Annual Review of Ecology, Evolution, and Systematics","DOI":"10.1146/annurev-ecolsys-112414-054242","ISSN":"1543-592X, 1545-2069","issue":"1","journalAbbreviation":"Annu. Rev. Ecol. Evol. Syst.","language":"en","page":"145-167","source":"DOI.org (Crossref)","title":"Generic Indicators of Ecological Resilience: Inferring the Chance of a Critical Transition","title-short":"Generic Indicators of Ecological Resilience","URL":"https://www.annualreviews.org/doi/10.1146/annurev-ecolsys-112414-054242","volume":"46","author":[{"family":"Scheffer","given":"Marten"},{"family":"Carpenter","given":"Stephen R."},{"family":"Dakos","given":"Vasilis"},{"family":"Van Nes","given":"Egbert H."}],"accessed":{"date-parts":[["2025",8,21]]},"issued":{"date-parts":[["2015",12,4]]}}}],"schema":"https://github.com/citation-style-language/schema/raw/master/csl-citation.json"} </w:instrText>
      </w:r>
      <w:r w:rsidR="00EA5F23" w:rsidRPr="00405E58">
        <w:rPr>
          <w:bCs w:val="0"/>
          <w:szCs w:val="24"/>
        </w:rPr>
        <w:fldChar w:fldCharType="separate"/>
      </w:r>
      <w:r w:rsidR="00322545" w:rsidRPr="00322545">
        <w:rPr>
          <w:kern w:val="0"/>
          <w:vertAlign w:val="superscript"/>
        </w:rPr>
        <w:t>12,17</w:t>
      </w:r>
      <w:r w:rsidR="00EA5F23" w:rsidRPr="00405E58">
        <w:rPr>
          <w:bCs w:val="0"/>
          <w:szCs w:val="24"/>
        </w:rPr>
        <w:fldChar w:fldCharType="end"/>
      </w:r>
      <w:r w:rsidR="0039359C">
        <w:rPr>
          <w:bCs w:val="0"/>
          <w:szCs w:val="24"/>
        </w:rPr>
        <w:t xml:space="preserve"> </w:t>
      </w:r>
      <w:r w:rsidR="0039359C" w:rsidRPr="00405E58">
        <w:t>(Fig. 1a-left)</w:t>
      </w:r>
      <w:r w:rsidR="0095438B" w:rsidRPr="00405E58">
        <w:rPr>
          <w:bCs w:val="0"/>
          <w:szCs w:val="24"/>
        </w:rPr>
        <w:t xml:space="preserve">. </w:t>
      </w:r>
      <w:r w:rsidR="00713C17" w:rsidRPr="00405E58">
        <w:t>The bottoms of these valleys correspond to “alternative stable states” toward which community structures tend to converge from nearby configurations</w:t>
      </w:r>
      <w:r w:rsidR="004A2542" w:rsidRPr="00405E58">
        <w:fldChar w:fldCharType="begin"/>
      </w:r>
      <w:r w:rsidR="00322545">
        <w:instrText xml:space="preserve"> ADDIN ZOTERO_ITEM CSL_CITATION {"citationID":"arVGf45R","properties":{"formattedCitation":"\\super 18,19\\nosupersub{}","plainCitation":"18,19","noteIndex":0},"citationItems":[{"id":2223,"uris":["http://zotero.org/users/13996173/items/TJ68DF2Q"],"itemData":{"id":2223,"type":"article-journal","abstract":"The idea that alternative stable states may exist in communities has been a recurring theme in ecology since the late 1960s, and is now experiencing a resurgence of interest. Since the first papers on the subject appeared, two perspectives have developed to describe how communities shift from one stable state to another. One assumes a constant environment with shifts in variables such as population density, and the other anticipates changes to underlying parameters or environmental “drivers”. We review the theory behind alternative stable states and examine to what extent these perspectives are the same, and in what ways they differ. We discuss the concepts of resilience and hysteresis, and the role of stochasticity within the two formulations. In spite of differences in the two perspectives, the same type of experimental evidence is required to demonstrate the existence of alternative stable states.","container-title":"Frontiers in Ecology and the Environment","DOI":"10.1890/1540-9295(2003)001[0376:ASSIE]2.0.CO;2","ISSN":"1540-9309","issue":"7","language":"en","license":"© The Ecological Society of America","note":"_eprint: https://esajournals.onlinelibrary.wiley.com/doi/pdf/10.1890/1540-9295%282003%29001%5B0376%3AASSIE%5D2.0.CO%3B2","page":"376-382","source":"Wiley Online Library","title":"Alternative stable states in ecology","URL":"https://onlinelibrary.wiley.com/doi/abs/10.1890/1540-9295%282003%29001%5B0376%3AASSIE%5D2.0.CO%3B2","volume":"1","author":[{"family":"Beisner","given":"Be"},{"family":"Haydon","given":"Dt"},{"family":"Cuddington","given":"K."}],"accessed":{"date-parts":[["2025",9,8]]},"issued":{"date-parts":[["2003"]]}}},{"id":2226,"uris":["http://zotero.org/users/13996173/items/VVE9SCXM"],"itemData":{"id":2226,"type":"article-journal","container-title":"Trends in Ecology &amp; Evolution","DOI":"10.1016/j.tree.2003.09.002","ISSN":"01695347","issue":"12","journalAbbreviation":"Trends in Ecology &amp; Evolution","language":"en","license":"https://www.elsevier.com/tdm/userlicense/1.0/","page":"648-656","source":"DOI.org (Crossref)","title":"Catastrophic regime shifts in ecosystems: linking theory to observation","title-short":"Catastrophic regime shifts in ecosystems","URL":"https://linkinghub.elsevier.com/retrieve/pii/S0169534703002787","volume":"18","author":[{"family":"Scheffer","given":"Marten"},{"family":"Carpenter","given":"Stephen R."}],"accessed":{"date-parts":[["2025",9,8]]},"issued":{"date-parts":[["2003",12]]}}}],"schema":"https://github.com/citation-style-language/schema/raw/master/csl-citation.json"} </w:instrText>
      </w:r>
      <w:r w:rsidR="004A2542" w:rsidRPr="00405E58">
        <w:fldChar w:fldCharType="separate"/>
      </w:r>
      <w:r w:rsidR="00322545" w:rsidRPr="00322545">
        <w:rPr>
          <w:kern w:val="0"/>
          <w:vertAlign w:val="superscript"/>
        </w:rPr>
        <w:t>18,19</w:t>
      </w:r>
      <w:r w:rsidR="004A2542" w:rsidRPr="00405E58">
        <w:fldChar w:fldCharType="end"/>
      </w:r>
      <w:r w:rsidR="00713C17" w:rsidRPr="00405E58">
        <w:t>.</w:t>
      </w:r>
      <w:r w:rsidR="00515A0F" w:rsidRPr="00405E58">
        <w:rPr>
          <w:bCs w:val="0"/>
          <w:szCs w:val="24"/>
        </w:rPr>
        <w:t xml:space="preserve"> </w:t>
      </w:r>
      <w:r w:rsidR="00C82DBE">
        <w:rPr>
          <w:bCs w:val="0"/>
          <w:szCs w:val="24"/>
        </w:rPr>
        <w:t>L</w:t>
      </w:r>
      <w:r w:rsidR="00750E0E" w:rsidRPr="00405E58">
        <w:rPr>
          <w:bCs w:val="0"/>
          <w:szCs w:val="24"/>
        </w:rPr>
        <w:t>arge</w:t>
      </w:r>
      <w:r w:rsidR="001F2F01" w:rsidRPr="00405E58">
        <w:rPr>
          <w:bCs w:val="0"/>
          <w:szCs w:val="24"/>
        </w:rPr>
        <w:t xml:space="preserve"> </w:t>
      </w:r>
      <w:r w:rsidR="00AE2843" w:rsidRPr="00405E58">
        <w:rPr>
          <w:bCs w:val="0"/>
          <w:szCs w:val="24"/>
        </w:rPr>
        <w:t>shifts</w:t>
      </w:r>
      <w:r w:rsidR="001F2F01" w:rsidRPr="00405E58">
        <w:rPr>
          <w:bCs w:val="0"/>
          <w:szCs w:val="24"/>
        </w:rPr>
        <w:t xml:space="preserve"> in community states</w:t>
      </w:r>
      <w:r w:rsidR="00564E2D" w:rsidRPr="00405E58">
        <w:rPr>
          <w:bCs w:val="0"/>
          <w:szCs w:val="24"/>
        </w:rPr>
        <w:t xml:space="preserve"> are often</w:t>
      </w:r>
      <w:r w:rsidR="007F11DF" w:rsidRPr="00405E58">
        <w:rPr>
          <w:bCs w:val="0"/>
          <w:szCs w:val="24"/>
        </w:rPr>
        <w:t xml:space="preserve"> </w:t>
      </w:r>
      <w:r w:rsidR="00C82DBE">
        <w:rPr>
          <w:bCs w:val="0"/>
          <w:szCs w:val="24"/>
        </w:rPr>
        <w:t xml:space="preserve">interpreted as </w:t>
      </w:r>
      <w:r w:rsidR="00F22EAA" w:rsidRPr="00405E58">
        <w:rPr>
          <w:bCs w:val="0"/>
          <w:szCs w:val="24"/>
        </w:rPr>
        <w:t xml:space="preserve">stochastic </w:t>
      </w:r>
      <w:r w:rsidR="00C14CBC" w:rsidRPr="00405E58">
        <w:rPr>
          <w:bCs w:val="0"/>
          <w:szCs w:val="24"/>
        </w:rPr>
        <w:t xml:space="preserve">transitions </w:t>
      </w:r>
      <w:r w:rsidR="00896276">
        <w:rPr>
          <w:bCs w:val="0"/>
          <w:szCs w:val="24"/>
        </w:rPr>
        <w:t xml:space="preserve">between </w:t>
      </w:r>
      <w:r w:rsidR="006749D5">
        <w:t>neighboring</w:t>
      </w:r>
      <w:r w:rsidR="00FC5176">
        <w:t xml:space="preserve"> </w:t>
      </w:r>
      <w:r w:rsidR="00896276">
        <w:rPr>
          <w:bCs w:val="0"/>
          <w:szCs w:val="24"/>
        </w:rPr>
        <w:t>basins</w:t>
      </w:r>
      <w:r w:rsidR="004A2542" w:rsidRPr="00405E58">
        <w:rPr>
          <w:bCs w:val="0"/>
          <w:szCs w:val="24"/>
        </w:rPr>
        <w:fldChar w:fldCharType="begin"/>
      </w:r>
      <w:r w:rsidR="00322545">
        <w:rPr>
          <w:bCs w:val="0"/>
          <w:szCs w:val="24"/>
        </w:rPr>
        <w:instrText xml:space="preserve"> ADDIN ZOTERO_ITEM CSL_CITATION {"citationID":"zPJXfS3h","properties":{"unsorted":true,"formattedCitation":"\\super 17,19\\nosupersub{}","plainCitation":"17,19","noteIndex":0},"citationItems":[{"id":2123,"uris":["http://zotero.org/users/13996173/items/KJJWLU9Y"],"itemData":{"id":2123,"type":"article-journal","abstract":"Ecological resilience is the ability of a system to persist in the face of perturbations. Although resilience has been a highly inﬂuential concept, its interpretation has remained largely qualitative. Here we describe an emerging family of methods for quantifying resilience on the basis of observations. A ﬁrst set of methods is based on the phenomenon of critical slowing down, which implies that recovery upon small perturbations becomes slower as a system approaches a tipping point. Such slowing down can be measured experimentally but may also be indirectly inferred from changes in natural ﬂuctuations and spatial patterns. A second group of methods aims to characterize the resilience of alternative states in probabilistic terms based on large numbers of observations as in long time series or satellite images. These generic approaches to measuring resilience complement the systemspeciﬁc knowledge needed to infer the effects of environmental change on the resilience of complex systems.","container-title":"Annual Review of Ecology, Evolution, and Systematics","DOI":"10.1146/annurev-ecolsys-112414-054242","ISSN":"1543-592X, 1545-2069","issue":"1","journalAbbreviation":"Annu. Rev. Ecol. Evol. Syst.","language":"en","page":"145-167","source":"DOI.org (Crossref)","title":"Generic Indicators of Ecological Resilience: Inferring the Chance of a Critical Transition","title-short":"Generic Indicators of Ecological Resilience","URL":"https://www.annualreviews.org/doi/10.1146/annurev-ecolsys-112414-054242","volume":"46","author":[{"family":"Scheffer","given":"Marten"},{"family":"Carpenter","given":"Stephen R."},{"family":"Dakos","given":"Vasilis"},{"family":"Van Nes","given":"Egbert H."}],"accessed":{"date-parts":[["2025",8,21]]},"issued":{"date-parts":[["2015",12,4]]}}},{"id":2226,"uris":["http://zotero.org/users/13996173/items/VVE9SCXM"],"itemData":{"id":2226,"type":"article-journal","container-title":"Trends in Ecology &amp; Evolution","DOI":"10.1016/j.tree.2003.09.002","ISSN":"01695347","issue":"12","journalAbbreviation":"Trends in Ecology &amp; Evolution","language":"en","license":"https://www.elsevier.com/tdm/userlicense/1.0/","page":"648-656","source":"DOI.org (Crossref)","title":"Catastrophic regime shifts in ecosystems: linking theory to observation","title-short":"Catastrophic regime shifts in ecosystems","URL":"https://linkinghub.elsevier.com/retrieve/pii/S0169534703002787","volume":"18","author":[{"family":"Scheffer","given":"Marten"},{"family":"Carpenter","given":"Stephen R."}],"accessed":{"date-parts":[["2025",9,8]]},"issued":{"date-parts":[["2003",12]]}}}],"schema":"https://github.com/citation-style-language/schema/raw/master/csl-citation.json"} </w:instrText>
      </w:r>
      <w:r w:rsidR="004A2542" w:rsidRPr="00405E58">
        <w:rPr>
          <w:bCs w:val="0"/>
          <w:szCs w:val="24"/>
        </w:rPr>
        <w:fldChar w:fldCharType="separate"/>
      </w:r>
      <w:r w:rsidR="00322545" w:rsidRPr="00322545">
        <w:rPr>
          <w:kern w:val="0"/>
          <w:vertAlign w:val="superscript"/>
        </w:rPr>
        <w:t>17,19</w:t>
      </w:r>
      <w:r w:rsidR="004A2542" w:rsidRPr="00405E58">
        <w:rPr>
          <w:bCs w:val="0"/>
          <w:szCs w:val="24"/>
        </w:rPr>
        <w:fldChar w:fldCharType="end"/>
      </w:r>
      <w:r w:rsidR="00E8696E" w:rsidRPr="00405E58">
        <w:rPr>
          <w:bCs w:val="0"/>
          <w:szCs w:val="24"/>
        </w:rPr>
        <w:t xml:space="preserve">, </w:t>
      </w:r>
      <w:r w:rsidR="00896276">
        <w:rPr>
          <w:bCs w:val="0"/>
          <w:szCs w:val="24"/>
        </w:rPr>
        <w:t xml:space="preserve">whereas </w:t>
      </w:r>
      <w:r w:rsidR="009E745B" w:rsidRPr="00405E58">
        <w:rPr>
          <w:bCs w:val="0"/>
          <w:szCs w:val="24"/>
        </w:rPr>
        <w:t>major</w:t>
      </w:r>
      <w:r w:rsidR="00750E0E" w:rsidRPr="00405E58">
        <w:rPr>
          <w:bCs w:val="0"/>
          <w:szCs w:val="24"/>
        </w:rPr>
        <w:t xml:space="preserve"> </w:t>
      </w:r>
      <w:r w:rsidR="00843BA9" w:rsidRPr="00405E58">
        <w:rPr>
          <w:bCs w:val="0"/>
          <w:szCs w:val="24"/>
        </w:rPr>
        <w:t xml:space="preserve">shifts </w:t>
      </w:r>
      <w:r w:rsidR="00896276">
        <w:rPr>
          <w:bCs w:val="0"/>
          <w:szCs w:val="24"/>
        </w:rPr>
        <w:t xml:space="preserve">may also occur when the landscape </w:t>
      </w:r>
      <w:r w:rsidR="003051EF" w:rsidRPr="00405E58">
        <w:rPr>
          <w:bCs w:val="0"/>
          <w:szCs w:val="24"/>
        </w:rPr>
        <w:t>topography</w:t>
      </w:r>
      <w:r w:rsidR="0042254E" w:rsidRPr="00405E58">
        <w:rPr>
          <w:bCs w:val="0"/>
          <w:szCs w:val="24"/>
        </w:rPr>
        <w:t xml:space="preserve"> </w:t>
      </w:r>
      <w:r w:rsidR="00896276">
        <w:rPr>
          <w:bCs w:val="0"/>
          <w:szCs w:val="24"/>
        </w:rPr>
        <w:t xml:space="preserve">itself </w:t>
      </w:r>
      <w:r w:rsidR="00846361" w:rsidRPr="00405E58">
        <w:rPr>
          <w:bCs w:val="0"/>
          <w:szCs w:val="24"/>
        </w:rPr>
        <w:t xml:space="preserve">is </w:t>
      </w:r>
      <w:r w:rsidR="00B43477" w:rsidRPr="00405E58">
        <w:rPr>
          <w:bCs w:val="0"/>
          <w:szCs w:val="24"/>
        </w:rPr>
        <w:t>reorganize</w:t>
      </w:r>
      <w:r w:rsidR="005E374C" w:rsidRPr="00405E58">
        <w:rPr>
          <w:bCs w:val="0"/>
          <w:szCs w:val="24"/>
        </w:rPr>
        <w:t>d</w:t>
      </w:r>
      <w:r w:rsidR="0007029B" w:rsidRPr="00405E58">
        <w:rPr>
          <w:bCs w:val="0"/>
          <w:szCs w:val="24"/>
        </w:rPr>
        <w:fldChar w:fldCharType="begin"/>
      </w:r>
      <w:r w:rsidR="00322545">
        <w:rPr>
          <w:bCs w:val="0"/>
          <w:szCs w:val="24"/>
        </w:rPr>
        <w:instrText xml:space="preserve"> ADDIN ZOTERO_ITEM CSL_CITATION {"citationID":"GHnJh8CZ","properties":{"formattedCitation":"\\super 18,19\\nosupersub{}","plainCitation":"18,19","noteIndex":0},"citationItems":[{"id":2226,"uris":["http://zotero.org/users/13996173/items/VVE9SCXM"],"itemData":{"id":2226,"type":"article-journal","container-title":"Trends in Ecology &amp; Evolution","DOI":"10.1016/j.tree.2003.09.002","ISSN":"01695347","issue":"12","journalAbbreviation":"Trends in Ecology &amp; Evolution","language":"en","license":"https://www.elsevier.com/tdm/userlicense/1.0/","page":"648-656","source":"DOI.org (Crossref)","title":"Catastrophic regime shifts in ecosystems: linking theory to observation","title-short":"Catastrophic regime shifts in ecosystems","URL":"https://linkinghub.elsevier.com/retrieve/pii/S0169534703002787","volume":"18","author":[{"family":"Scheffer","given":"Marten"},{"family":"Carpenter","given":"Stephen R."}],"accessed":{"date-parts":[["2025",9,8]]},"issued":{"date-parts":[["2003",12]]}}},{"id":2223,"uris":["http://zotero.org/users/13996173/items/TJ68DF2Q"],"itemData":{"id":2223,"type":"article-journal","abstract":"The idea that alternative stable states may exist in communities has been a recurring theme in ecology since the late 1960s, and is now experiencing a resurgence of interest. Since the first papers on the subject appeared, two perspectives have developed to describe how communities shift from one stable state to another. One assumes a constant environment with shifts in variables such as population density, and the other anticipates changes to underlying parameters or environmental “drivers”. We review the theory behind alternative stable states and examine to what extent these perspectives are the same, and in what ways they differ. We discuss the concepts of resilience and hysteresis, and the role of stochasticity within the two formulations. In spite of differences in the two perspectives, the same type of experimental evidence is required to demonstrate the existence of alternative stable states.","container-title":"Frontiers in Ecology and the Environment","DOI":"10.1890/1540-9295(2003)001[0376:ASSIE]2.0.CO;2","ISSN":"1540-9309","issue":"7","language":"en","license":"© The Ecological Society of America","note":"_eprint: https://esajournals.onlinelibrary.wiley.com/doi/pdf/10.1890/1540-9295%282003%29001%5B0376%3AASSIE%5D2.0.CO%3B2","page":"376-382","source":"Wiley Online Library","title":"Alternative stable states in ecology","URL":"https://onlinelibrary.wiley.com/doi/abs/10.1890/1540-9295%282003%29001%5B0376%3AASSIE%5D2.0.CO%3B2","volume":"1","author":[{"family":"Beisner","given":"Be"},{"family":"Haydon","given":"Dt"},{"family":"Cuddington","given":"K."}],"accessed":{"date-parts":[["2025",9,8]]},"issued":{"date-parts":[["2003"]]}}}],"schema":"https://github.com/citation-style-language/schema/raw/master/csl-citation.json"} </w:instrText>
      </w:r>
      <w:r w:rsidR="0007029B" w:rsidRPr="00405E58">
        <w:rPr>
          <w:bCs w:val="0"/>
          <w:szCs w:val="24"/>
        </w:rPr>
        <w:fldChar w:fldCharType="separate"/>
      </w:r>
      <w:r w:rsidR="00322545" w:rsidRPr="00322545">
        <w:rPr>
          <w:kern w:val="0"/>
          <w:vertAlign w:val="superscript"/>
        </w:rPr>
        <w:t>18,19</w:t>
      </w:r>
      <w:r w:rsidR="0007029B" w:rsidRPr="00405E58">
        <w:rPr>
          <w:bCs w:val="0"/>
          <w:szCs w:val="24"/>
        </w:rPr>
        <w:fldChar w:fldCharType="end"/>
      </w:r>
      <w:r w:rsidR="00111FD7" w:rsidRPr="00405E58">
        <w:rPr>
          <w:bCs w:val="0"/>
          <w:szCs w:val="24"/>
        </w:rPr>
        <w:t xml:space="preserve">. </w:t>
      </w:r>
      <w:r w:rsidR="002D16B6">
        <w:rPr>
          <w:bCs w:val="0"/>
          <w:szCs w:val="24"/>
        </w:rPr>
        <w:t xml:space="preserve">Factors altering the </w:t>
      </w:r>
      <w:r w:rsidR="00644AD4">
        <w:rPr>
          <w:bCs w:val="0"/>
          <w:szCs w:val="24"/>
        </w:rPr>
        <w:t xml:space="preserve">number </w:t>
      </w:r>
      <w:r w:rsidR="008F2D84">
        <w:rPr>
          <w:bCs w:val="0"/>
          <w:szCs w:val="24"/>
        </w:rPr>
        <w:t>or</w:t>
      </w:r>
      <w:r w:rsidR="00644AD4">
        <w:rPr>
          <w:bCs w:val="0"/>
          <w:szCs w:val="24"/>
        </w:rPr>
        <w:t xml:space="preserve"> position</w:t>
      </w:r>
      <w:r w:rsidR="007153BB">
        <w:rPr>
          <w:bCs w:val="0"/>
          <w:szCs w:val="24"/>
        </w:rPr>
        <w:t xml:space="preserve">s of basins are </w:t>
      </w:r>
      <w:r w:rsidR="00AD63EF">
        <w:rPr>
          <w:bCs w:val="0"/>
          <w:szCs w:val="24"/>
        </w:rPr>
        <w:t xml:space="preserve">therefore central </w:t>
      </w:r>
      <w:r w:rsidR="001517B1" w:rsidRPr="00405E58">
        <w:t xml:space="preserve">to understanding </w:t>
      </w:r>
      <w:r w:rsidR="00F02227" w:rsidRPr="00405E58">
        <w:t>community</w:t>
      </w:r>
      <w:r w:rsidR="004B1B78" w:rsidRPr="00405E58">
        <w:t xml:space="preserve">-scale </w:t>
      </w:r>
      <w:r w:rsidR="00C415A2">
        <w:t>dynamics</w:t>
      </w:r>
      <w:r w:rsidR="001517B1" w:rsidRPr="00405E58">
        <w:t>.</w:t>
      </w:r>
      <w:r w:rsidR="00875433" w:rsidRPr="00405E58">
        <w:rPr>
          <w:bCs w:val="0"/>
          <w:szCs w:val="24"/>
        </w:rPr>
        <w:t xml:space="preserve"> </w:t>
      </w:r>
      <w:r w:rsidR="006C74D6" w:rsidRPr="00405E58">
        <w:t xml:space="preserve">Importantly, </w:t>
      </w:r>
      <w:r w:rsidR="00CB4613" w:rsidRPr="00405E58">
        <w:t>such</w:t>
      </w:r>
      <w:r w:rsidR="006C74D6" w:rsidRPr="00405E58">
        <w:t xml:space="preserve"> factors are not necessarily abiotic. </w:t>
      </w:r>
      <w:r w:rsidR="00222483">
        <w:t>C</w:t>
      </w:r>
      <w:r w:rsidR="006C74D6" w:rsidRPr="00405E58">
        <w:t xml:space="preserve">hanges in the abundance of </w:t>
      </w:r>
      <w:r w:rsidR="00742F3B">
        <w:t>particular</w:t>
      </w:r>
      <w:r w:rsidR="001E766E" w:rsidRPr="00405E58">
        <w:t xml:space="preserve"> species or taxa</w:t>
      </w:r>
      <w:r w:rsidR="006C74D6" w:rsidRPr="00405E58">
        <w:t xml:space="preserve"> can </w:t>
      </w:r>
      <w:r w:rsidR="00010512" w:rsidRPr="00405E58">
        <w:t>reshape</w:t>
      </w:r>
      <w:r w:rsidR="006C74D6" w:rsidRPr="00405E58">
        <w:t xml:space="preserve"> </w:t>
      </w:r>
      <w:r w:rsidR="00FC1146" w:rsidRPr="00405E58">
        <w:t>landscape topography</w:t>
      </w:r>
      <w:r w:rsidR="00222483">
        <w:t xml:space="preserve">, </w:t>
      </w:r>
      <w:r w:rsidR="000D0B53">
        <w:t xml:space="preserve">which statistically reflects the underlying </w:t>
      </w:r>
      <w:r w:rsidR="00440C61">
        <w:t xml:space="preserve">assembly rules governing the number and configuration of </w:t>
      </w:r>
      <w:r w:rsidR="00B37263">
        <w:t>alternative stable states</w:t>
      </w:r>
      <w:r w:rsidR="00427E11">
        <w:t>.</w:t>
      </w:r>
    </w:p>
    <w:p w14:paraId="6312E15D" w14:textId="61AD3BB8" w:rsidR="004E4921" w:rsidRPr="009F7F21" w:rsidRDefault="00A123DA" w:rsidP="00853DB8">
      <w:pPr>
        <w:tabs>
          <w:tab w:val="left" w:pos="426"/>
          <w:tab w:val="left" w:pos="567"/>
        </w:tabs>
        <w:spacing w:beforeLines="70" w:before="250"/>
        <w:rPr>
          <w:bCs w:val="0"/>
          <w:szCs w:val="24"/>
        </w:rPr>
      </w:pPr>
      <w:r w:rsidRPr="00405E58">
        <w:rPr>
          <w:bCs w:val="0"/>
          <w:szCs w:val="24"/>
        </w:rPr>
        <w:tab/>
      </w:r>
      <w:r w:rsidR="00F66C4C">
        <w:rPr>
          <w:bCs w:val="0"/>
          <w:szCs w:val="24"/>
        </w:rPr>
        <w:t>Here, w</w:t>
      </w:r>
      <w:r w:rsidRPr="00405E58">
        <w:rPr>
          <w:bCs w:val="0"/>
          <w:szCs w:val="24"/>
        </w:rPr>
        <w:t xml:space="preserve">e </w:t>
      </w:r>
      <w:r w:rsidR="006E43D5" w:rsidRPr="00405E58">
        <w:rPr>
          <w:bCs w:val="0"/>
          <w:szCs w:val="24"/>
        </w:rPr>
        <w:t>present</w:t>
      </w:r>
      <w:r w:rsidR="00546619" w:rsidRPr="00405E58">
        <w:rPr>
          <w:bCs w:val="0"/>
          <w:szCs w:val="24"/>
        </w:rPr>
        <w:t xml:space="preserve"> </w:t>
      </w:r>
      <w:r w:rsidR="00805985" w:rsidRPr="00405E58">
        <w:rPr>
          <w:bCs w:val="0"/>
          <w:szCs w:val="24"/>
        </w:rPr>
        <w:t>a</w:t>
      </w:r>
      <w:r w:rsidR="007038B0" w:rsidRPr="00405E58">
        <w:rPr>
          <w:bCs w:val="0"/>
          <w:szCs w:val="24"/>
        </w:rPr>
        <w:t xml:space="preserve"> statistical</w:t>
      </w:r>
      <w:r w:rsidR="00D933E8" w:rsidRPr="00405E58">
        <w:rPr>
          <w:bCs w:val="0"/>
          <w:szCs w:val="24"/>
        </w:rPr>
        <w:t xml:space="preserve"> </w:t>
      </w:r>
      <w:r w:rsidR="002652C9" w:rsidRPr="00405E58">
        <w:rPr>
          <w:bCs w:val="0"/>
          <w:szCs w:val="24"/>
        </w:rPr>
        <w:t>framework</w:t>
      </w:r>
      <w:r w:rsidR="005D40CC" w:rsidRPr="00405E58">
        <w:rPr>
          <w:bCs w:val="0"/>
          <w:szCs w:val="24"/>
        </w:rPr>
        <w:t xml:space="preserve"> </w:t>
      </w:r>
      <w:r w:rsidR="000315B7">
        <w:rPr>
          <w:bCs w:val="0"/>
          <w:szCs w:val="24"/>
        </w:rPr>
        <w:t xml:space="preserve">designed to </w:t>
      </w:r>
      <w:r w:rsidR="00875B75">
        <w:rPr>
          <w:bCs w:val="0"/>
          <w:szCs w:val="24"/>
        </w:rPr>
        <w:t xml:space="preserve">highlight species or taxa potentially capable of </w:t>
      </w:r>
      <w:r w:rsidR="00316CAF">
        <w:rPr>
          <w:bCs w:val="0"/>
          <w:szCs w:val="24"/>
        </w:rPr>
        <w:t xml:space="preserve">reorganizing microbiome assembly processes. </w:t>
      </w:r>
      <w:r w:rsidR="00CD26E4" w:rsidRPr="00405E58">
        <w:t xml:space="preserve">Although directly </w:t>
      </w:r>
      <w:r w:rsidR="006E60A1" w:rsidRPr="00405E58">
        <w:t>reconstructing</w:t>
      </w:r>
      <w:r w:rsidR="00CD26E4" w:rsidRPr="00405E58">
        <w:t xml:space="preserve"> stability landscapes</w:t>
      </w:r>
      <w:r w:rsidR="00B637F5" w:rsidRPr="00405E58">
        <w:t xml:space="preserve"> </w:t>
      </w:r>
      <w:r w:rsidR="00CD26E4" w:rsidRPr="00405E58">
        <w:t>from</w:t>
      </w:r>
      <w:r w:rsidR="009A49E6" w:rsidRPr="00405E58">
        <w:t xml:space="preserve"> </w:t>
      </w:r>
      <w:r w:rsidR="004E4921" w:rsidRPr="00405E58">
        <w:t>empirical data</w:t>
      </w:r>
      <w:r w:rsidR="00CD26E4" w:rsidRPr="00405E58">
        <w:t xml:space="preserve"> remains challenging</w:t>
      </w:r>
      <w:r w:rsidR="00A232E2" w:rsidRPr="00405E58">
        <w:fldChar w:fldCharType="begin"/>
      </w:r>
      <w:r w:rsidR="00322545">
        <w:instrText xml:space="preserve"> ADDIN ZOTERO_ITEM CSL_CITATION {"citationID":"g6COnMGm","properties":{"formattedCitation":"\\super 20,21\\nosupersub{}","plainCitation":"20,21","noteIndex":0},"citationItems":[{"id":2236,"uris":["http://zotero.org/users/13996173/items/9FPIQBQE"],"itemData":{"id":2236,"type":"article-journal","abstract":"Making sense of transient dynamics\n            \n              Ecological systems can switch between alternative dynamic states. For example, the species composition of the community can change or nutrient dynamics can shift, even if there is little or no change in underlying environmental conditions. Such switches can be abrupt or more gradual, and a growing number of studies examine the transient dynamics between one state and another—particularly in the context of anthropogenic global change. Hastings\n              et al.\n              review current knowledge of transient dynamics, showing that hitherto idiosyncratic and individual patterns can be classified into a coherent framework, with important general lessons and directions for future study.\n            \n            \n              Science\n              , this issue p.\n              eaat6412\n            \n          , \n            \n              BACKGROUND\n              Much of ecological theory and the understanding of ecological systems has been based on the idea that the observed states and dynamics of ecological systems can be represented by stable asymptotic behavior of models describing these systems. Beginning with early work by Lotka and Volterra through the seminal work of May in the 1970s, this view has dominated much of ecological thinking, although concepts such as the idea of tipping points in ecological systems have played an increasingly important role. In contrast to the implied long time scales of asymptotic behavior in mathematical models, both observations of ecological systems and questions related to the management of ecological systems are typically focused on relatively short time scales.\n              A number of models and observations demonstrate possible transient behavior that may persist over very long time periods, followed by rapid changes in dynamics. In these examples, focusing solely on the long-term behavior of systems would be misleading. A long transient is a persistent dynamical regime—including near-constant dynamics, cyclic dynamics, or even apparently chaotic dynamics—that persists for more than a few and as many as tens of generations, but which is not the stable long-term dynamic that would eventually occur. These examples have demonstrated the potential importance of transients but have often appeared to be a set of idiosyncratic cases. What is needed is an organized approach that describes when a transient behavior is likely to appear, predicts what factors enhance long transients, and describes the characteristics of this transient behavior. A theory of long ecological transients is a counterpart to the related question of tipping points, where previous work based on an analysis of simple bifurcations has provided broad insights.\n            \n            \n              ADVANCES\n              Just as ideas based on the saddle-node bifurcation provide a basis for understanding tipping points, a suite of ideas from dynamical systems provides a way to organize a systematic study of transient dynamics in ecological systems. As illustrated in the figure, a relatively small number of ideas from dynamical systems are used to categorize the different ways that transients can arise. Translating these abstract results from dynamical systems into observations about both ecological models and ecological system dynamics, it is possible to understand when transients are likely to occur and the various properties of these transients, with implications for ecosystem management and basic ecological theory. Transients can provide an explanation for observed regime shifts that does not depend on underlying environmental changes. Systems that continually change rapidly between different long-lasting dynamics, such as insect outbreaks, may most usefully be viewed using the framework of long transients.\n              An initial focus on conceptual systems, such as two-species systems, establishes the ubiquity of transients and an understanding of what ecological aspects can lead to transients, including the presence of multiple time scales and particular nonlinear interactions. The influences of stochasticity and more realistic higher-dimensional dynamics are shown to increase the likelihood, and possibly the temporal extent, of transient dynamics.\n            \n            \n              OUTLOOK\n              The development of such a framework for organizing the study of transients in ecological systems opens up a number of avenues for future research and application. The approach we describe also raises important questions for further development in dynamical systems. We have not, for example, emphasized nonautonomous systems, which may be required to understand the implications of a changing environment for transients. Systems with explicit time dependence as well as stochastic nonlinear systems still present great mathematical challenges.\n              Implications for management and basic ecological understanding depend on both the results we describe and future developments. A recognition of the difficulty of prediction caused by long transients, and of the corresponding need to match dynamics to transient behaviors of models, shows that basing either management or interpretation of ecological observations only on long-term dynamics can be seriously flawed.\n              \n                \n                  Two ways that long transients arise in ecology, illustrated as a ball rolling downhill.\n                  \n                    (\n                    A\n                    ) Slow transition away from a ghost attractor: a state that is not an equilibrium, but would be under slightly different conditions. (\n                    B\n                    ) Lingering near a saddle: a state that is attracting from some directions but repelling from others. Additional factors such as stochasticity, multiple time scales, and high system dimension can extend transients.\n                  \n                \n                \n              \n            \n          , \n            The importance of transient dynamics in ecological systems and in the models that describe them has become increasingly recognized. However, previous work has typically treated each instance of these dynamics separately. We review both empirical examples and model systems, and outline a classification of transient dynamics based on ideas and concepts from dynamical systems theory. This classification provides ways to understand the likelihood of transients for particular systems, and to guide investigations to determine the timing of sudden switches in dynamics and other characteristics of transients. Implications for both management and underlying ecological theories emerge.","container-title":"Science","DOI":"10.1126/science.aat6412","ISSN":"0036-8075, 1095-9203","issue":"6406","journalAbbreviation":"Science","language":"en","page":"eaat6412","source":"DOI.org (Crossref)","title":"Transient phenomena in ecology","URL":"https://www.science.org/doi/10.1126/science.aat6412","volume":"361","author":[{"family":"Hastings","given":"Alan"},{"family":"Abbott","given":"Karen C."},{"family":"Cuddington","given":"Kim"},{"family":"Francis","given":"Tessa"},{"family":"Gellner","given":"Gabriel"},{"family":"Lai","given":"Ying-Cheng"},{"family":"Morozov","given":"Andrew"},{"family":"Petrovskii","given":"Sergei"},{"family":"Scranton","given":"Katherine"},{"family":"Zeeman","given":"Mary Lou"}],"accessed":{"date-parts":[["2025",9,22]]},"issued":{"date-parts":[["2018",9,7]]}}},{"id":2233,"uris":["http://zotero.org/users/13996173/items/7TW262TY"],"itemData":{"id":2233,"type":"article-journal","abstract":"This paper discusses the recent progress in understanding the properties of transient dynamics in complex ecological systems. Predicting long-term trends as well as sudden changes and regime shifts in ecosystems dynamics is a major issue for ecology as such changes often result in population collapse and extinctions. Analysis of population dynamics has traditionally been focused on their long-term, asymptotic behavior whilst largely disregarding the effect of transients. However, there is a growing understanding that in ecosystems the asymptotic behavior is rarely seen. A big new challenge for theoretical and empirical ecology is to understand the implications of long transients. It is believed that the identification of the corresponding mechanisms along with the knowledge of scaling laws of the transient's lifetime should substantially improve the quality of long-term forecasting and crisis anticipation. Although transient dynamics have received considerable attention in physical literature, research into ecological transients is in its infancy and systematic studies are lacking. This text aims to partially bridge this gap and facilitate further progress in quantitative analysis of long transients in ecology. By revisiting and critically examining a broad variety of mathematical models used in ecological applications as well as empirical facts, we reveal several main mechanisms leading to the emergence of long transients and hence lays the basis for a unifying theory.","container-title":"Physics of Life Reviews","DOI":"10.1016/j.plrev.2019.09.004","ISSN":"1571-0645","journalAbbreviation":"Physics of Life Reviews","page":"1-40","source":"ScienceDirect","title":"Long transients in ecology: Theory and applications","title-short":"Long transients in ecology","URL":"https://www.sciencedirect.com/science/article/pii/S1571064519301447","volume":"32","author":[{"family":"Morozov","given":"Andrew"},{"family":"Abbott","given":"Karen"},{"family":"Cuddington","given":"Kim"},{"family":"Francis","given":"Tessa"},{"family":"Gellner","given":"Gabriel"},{"family":"Hastings","given":"Alan"},{"family":"Lai","given":"Ying-Cheng"},{"family":"Petrovskii","given":"Sergei"},{"family":"Scranton","given":"Katherine"},{"family":"Zeeman","given":"Mary Lou"}],"accessed":{"date-parts":[["2025",9,22]]},"issued":{"date-parts":[["2020",3,1]]}}}],"schema":"https://github.com/citation-style-language/schema/raw/master/csl-citation.json"} </w:instrText>
      </w:r>
      <w:r w:rsidR="00A232E2" w:rsidRPr="00405E58">
        <w:fldChar w:fldCharType="separate"/>
      </w:r>
      <w:r w:rsidR="00322545" w:rsidRPr="00322545">
        <w:rPr>
          <w:kern w:val="0"/>
          <w:vertAlign w:val="superscript"/>
        </w:rPr>
        <w:t>20,21</w:t>
      </w:r>
      <w:r w:rsidR="00A232E2" w:rsidRPr="00405E58">
        <w:fldChar w:fldCharType="end"/>
      </w:r>
      <w:r w:rsidR="00CD26E4" w:rsidRPr="00405E58">
        <w:t>,</w:t>
      </w:r>
      <w:r w:rsidR="00970F3B" w:rsidRPr="00405E58">
        <w:t xml:space="preserve"> </w:t>
      </w:r>
      <w:r w:rsidR="00970F3B" w:rsidRPr="00405E58">
        <w:rPr>
          <w:bCs w:val="0"/>
          <w:szCs w:val="24"/>
        </w:rPr>
        <w:t>statistical</w:t>
      </w:r>
      <w:r w:rsidR="004C5E1F">
        <w:rPr>
          <w:bCs w:val="0"/>
          <w:szCs w:val="24"/>
        </w:rPr>
        <w:t>-</w:t>
      </w:r>
      <w:r w:rsidR="00970F3B" w:rsidRPr="00405E58">
        <w:rPr>
          <w:bCs w:val="0"/>
          <w:szCs w:val="24"/>
        </w:rPr>
        <w:t>physics</w:t>
      </w:r>
      <w:r w:rsidR="004C5E1F">
        <w:rPr>
          <w:bCs w:val="0"/>
          <w:szCs w:val="24"/>
        </w:rPr>
        <w:t>-inspired</w:t>
      </w:r>
      <w:r w:rsidR="001122B0">
        <w:rPr>
          <w:bCs w:val="0"/>
          <w:szCs w:val="24"/>
        </w:rPr>
        <w:t xml:space="preserve"> approaches</w:t>
      </w:r>
      <w:r w:rsidR="002D2290" w:rsidRPr="00405E58">
        <w:t xml:space="preserve"> </w:t>
      </w:r>
      <w:r w:rsidR="00C24B97">
        <w:t>enable reconstruction of landscapes describing community-state probability distributions</w:t>
      </w:r>
      <w:r w:rsidR="00625532" w:rsidRPr="00405E58">
        <w:fldChar w:fldCharType="begin"/>
      </w:r>
      <w:r w:rsidR="00322545">
        <w:instrText xml:space="preserve"> ADDIN ZOTERO_ITEM CSL_CITATION {"citationID":"VusgOXcN","properties":{"formattedCitation":"\\super 14,15,22,23\\nosupersub{}","plainCitation":"14,15,22,23","noteIndex":0},"citationItems":[{"id":811,"uris":["http://zotero.org/users/13996173/items/ZNRUPQST"],"itemData":{"id":811,"type":"article-journal","abstract":"Compositional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id":809,"uris":["http://zotero.org/users/13996173/items/3B6BIWI5"],"itemData":{"id":809,"type":"article-journal","abstract":"Background  Microbiome dynamics are both crucial indicators and potential drivers of human health, agricultural output, and industrial bio-applications. However, predicting microbiome dynamics is notoriously difficult because communities often show abrupt structural changes, such as “dysbiosis” in human microbiomes.\nMethods  We integrated theoretical frameworks and empirical analyses with the aim of anticipating drastic shifts of microbial communities. We monitored 48 experimental microbiomes for 110 days and observed that various community-level events, including collapse and gradual compositional changes, occurred according to a defined set of environmental conditions. We analyzed the time-series data based on statistical physics and non-linear mechanics to describe the characteristics of the microbiome dynamics and to examine the predictability of major shifts in microbial community structure.\nResults  We confirmed that the abrupt community changes observed through the time-series could be described as shifts between “alternative stable states“ or dynamics around complex attractors. Furthermore, collapses of microbiome structure were successfully anticipated by means of the diagnostic threshold defined with the “energy landscape” analysis of statistical physics or that of a stability index of nonlinear mechanics.\nConclusions  The results indicate that abrupt microbiome events in complex microbial communities can be forecasted by extending classic ecological concepts to the scale of species-rich microbial systems.","container-title":"Microbiome","DOI":"10.1186/s40168-023-01474-5","ISSN":"2049-2618","issue":"1","journalAbbreviation":"Microbiome","language":"en","page":"63","source":"DOI.org (Crossref)","title":"Alternative stable states, nonlinear behavior, and predictability of microbiome dynamics","URL":"https://microbiomejournal.biomedcentral.com/articles/10.1186/s40168-023-01474-5","volume":"11","author":[{"family":"Fujita","given":"Hiroaki"},{"family":"Ushio","given":"Masayuki"},{"family":"Suzuki","given":"Kenta"},{"family":"Abe","given":"Masato S."},{"family":"Yamamichi","given":"Masato"},{"family":"Iwayama","given":"Koji"},{"family":"Canarini","given":"Alberto"},{"family":"Hayashi","given":"Ibuki"},{"family":"Fukushima","given":"Keitaro"},{"family":"Fukuda","given":"Shinji"},{"family":"Kiers","given":"E. Toby"},{"family":"Toju","given":"Hirokazu"}],"accessed":{"date-parts":[["2024",7,7]]},"issued":{"date-parts":[["2023",3,29]]}}},{"id":2170,"uris":["http://zotero.org/users/13996173/items/H65LKAHC"],"itemData":{"id":2170,"type":"article-journal","abstract":"The dysbiosis of microbiota has been reported to be associated with numerous human pathophysiological processes, including inflammatory bowel disease (IBD). With advancements in high-throughput sequencing, various methods have been developed to study the alteration of microbiota in the development and progression of diseases. However, a suitable approach to assess the global stability of the microbiota in disease states through time-series microbiome data is yet to be established. In this study, we have introduced a novel Energy Landscape construction method, which incorporates the Latent Dirichlet Allocation (LDA) model and the pairwise Maximum Entropy (MaxEnt) model for their complementary advantages, and demonstrate its utility by applying it to an IBD time-series dataset. Through this approach, we obtained the microbial assemblages’ energy profile of the whole microbiota under the IBD condition and uncovered the hidden stable stages of microbiota structure during the disease development with time-series microbiome data. The Bacteroides-dominated assemblages presenting in multiple stable states suggest the potential contribution of Bacteroides and interactions with other microbial genera, like Alistipes, and Faecalibacterium, to the development of IBD. Our proposed method provides a novel and insightful tool for understanding the alteration and stability of the microbiota under disease states and offers a more holistic view of the complex dynamics at play in microbiota-mediated diseases.","container-title":"PLOS ONE","DOI":"10.1371/journal.pone.0302151","ISSN":"1932-6203","issue":"6","journalAbbreviation":"PLOS ONE","language":"en","note":"publisher: Public Library of Science","page":"e0302151","source":"PLoS Journals","title":"An energy landscape approach reveals the potential key bacteria contributing to the development of inflammatory bowel disease","URL":"https://journals.plos.org/plosone/article?id=10.1371/journal.pone.0302151","volume":"19","author":[{"family":"Zhang","given":"Kaiyang"},{"family":"Nakaoka","given":"Shinji"}],"accessed":{"date-parts":[["2025",8,23]]},"issued":{"date-parts":[["2024",6,17]]}}},{"id":2080,"uris":["http://zotero.org/users/13996173/items/DPPXNTRE"],"itemData":{"id":2080,"type":"article-journal","abstract":"The resilience of an ecological community informs us how it will respond to future environmental disturbances. However, the concept is rarely tested in the context of predicting biodiversity change, particularly at broad spatial and taxonomic scales. Here, we show that measures of instability derived from the resilience of the current state of community compositions greatly improve the predictability of biodiversity change. We applied energy landscape analysis (ELA) to community compositions of both simulated and natural ecosystems of distinctive regions and taxa (birds, fishes, mollusks, and phytoplankton) and estimated the resilience of those systems. We found that a metric of local instability, which represents how current community states are inflated from local optima, explained well the magnitude of species turnover and energy changes from the current to future states for both simulated and real communities. A metric of global instability, which represents a community’s tendency to cross-over ridges of local basins of attraction to alternate stable states, also served as a weaker yet significant index of such changes. Our ELA results suggest that quantifying the resilience of real ecosystems is essential for understanding the mechanisms of community dynamics in an effort to improve the prediction of biodiversity change.","container-title":"Proceedings of the National Academy of Sciences","DOI":"10.1073/pnas.2422701122","ISSN":"0027-8424, 1091-6490","issue":"17","journalAbbreviation":"Proc. Natl. Acad. Sci. U.S.A.","language":"en","license":"https://creativecommons.org/licenses/by-nc-nd/4.0/","note":"publisher: Proceedings of the National Academy of Sciences","source":"Crossref","title":"Linking energetic instability to compositional changes in biological communities","URL":"https://pnas.org/doi/10.1073/pnas.2422701122","volume":"122","author":[{"family":"Kadoya","given":"Taku"},{"family":"Suzuki","given":"Kenta"},{"family":"Terui","given":"Akira"}],"accessed":{"date-parts":[["2025",7,22]]},"issued":{"date-parts":[["2025",4,29]]}}}],"schema":"https://github.com/citation-style-language/schema/raw/master/csl-citation.json"} </w:instrText>
      </w:r>
      <w:r w:rsidR="00625532" w:rsidRPr="00405E58">
        <w:fldChar w:fldCharType="separate"/>
      </w:r>
      <w:r w:rsidR="00322545" w:rsidRPr="00322545">
        <w:rPr>
          <w:kern w:val="0"/>
          <w:vertAlign w:val="superscript"/>
        </w:rPr>
        <w:t>14,15,22,23</w:t>
      </w:r>
      <w:r w:rsidR="00625532" w:rsidRPr="00405E58">
        <w:fldChar w:fldCharType="end"/>
      </w:r>
      <w:r w:rsidR="00EB2CF7">
        <w:rPr>
          <w:bCs w:val="0"/>
          <w:szCs w:val="24"/>
        </w:rPr>
        <w:t xml:space="preserve">. We refer to these empirically derived </w:t>
      </w:r>
      <w:r w:rsidR="003737B8">
        <w:rPr>
          <w:bCs w:val="0"/>
          <w:szCs w:val="24"/>
        </w:rPr>
        <w:t xml:space="preserve">representations as </w:t>
      </w:r>
      <w:r w:rsidR="006B56D0" w:rsidRPr="00405E58">
        <w:t>"assembly landscapes"</w:t>
      </w:r>
      <w:r w:rsidR="003737B8">
        <w:t xml:space="preserve"> (</w:t>
      </w:r>
      <w:r w:rsidR="006B56D0" w:rsidRPr="00405E58">
        <w:t>Fig. 1a-right)</w:t>
      </w:r>
      <w:r w:rsidR="006B56D0">
        <w:t>.</w:t>
      </w:r>
      <w:r w:rsidR="00AD6E13" w:rsidRPr="00405E58">
        <w:rPr>
          <w:bCs w:val="0"/>
          <w:szCs w:val="24"/>
        </w:rPr>
        <w:t xml:space="preserve"> </w:t>
      </w:r>
      <w:r w:rsidR="00C949DF">
        <w:rPr>
          <w:bCs w:val="0"/>
          <w:szCs w:val="24"/>
        </w:rPr>
        <w:t>B</w:t>
      </w:r>
      <w:r w:rsidR="009079F0" w:rsidRPr="00405E58">
        <w:rPr>
          <w:rFonts w:hint="eastAsia"/>
          <w:bCs w:val="0"/>
          <w:szCs w:val="24"/>
        </w:rPr>
        <w:t>a</w:t>
      </w:r>
      <w:r w:rsidR="009079F0" w:rsidRPr="00405E58">
        <w:rPr>
          <w:bCs w:val="0"/>
          <w:szCs w:val="24"/>
        </w:rPr>
        <w:t xml:space="preserve">sins identified </w:t>
      </w:r>
      <w:r w:rsidR="00EF7D68" w:rsidRPr="00405E58">
        <w:rPr>
          <w:bCs w:val="0"/>
          <w:szCs w:val="24"/>
        </w:rPr>
        <w:t>on such</w:t>
      </w:r>
      <w:r w:rsidR="009079F0" w:rsidRPr="00405E58">
        <w:rPr>
          <w:bCs w:val="0"/>
          <w:szCs w:val="24"/>
        </w:rPr>
        <w:t xml:space="preserve"> </w:t>
      </w:r>
      <w:r w:rsidR="00EF7D68" w:rsidRPr="00405E58">
        <w:rPr>
          <w:bCs w:val="0"/>
          <w:szCs w:val="24"/>
        </w:rPr>
        <w:t>landscapes</w:t>
      </w:r>
      <w:r w:rsidR="009079F0" w:rsidRPr="00405E58">
        <w:rPr>
          <w:bCs w:val="0"/>
          <w:szCs w:val="24"/>
        </w:rPr>
        <w:t xml:space="preserve"> do not necessarily correspond</w:t>
      </w:r>
      <w:r w:rsidR="00217982">
        <w:rPr>
          <w:bCs w:val="0"/>
          <w:szCs w:val="24"/>
        </w:rPr>
        <w:t xml:space="preserve"> directly</w:t>
      </w:r>
      <w:r w:rsidR="009079F0" w:rsidRPr="00405E58">
        <w:rPr>
          <w:bCs w:val="0"/>
          <w:szCs w:val="24"/>
        </w:rPr>
        <w:t xml:space="preserve"> to </w:t>
      </w:r>
      <w:r w:rsidR="00562B54" w:rsidRPr="00405E58">
        <w:rPr>
          <w:bCs w:val="0"/>
          <w:szCs w:val="24"/>
        </w:rPr>
        <w:t xml:space="preserve">theoretical </w:t>
      </w:r>
      <w:r w:rsidR="009079F0" w:rsidRPr="00405E58">
        <w:rPr>
          <w:bCs w:val="0"/>
          <w:szCs w:val="24"/>
        </w:rPr>
        <w:t xml:space="preserve">alternative stable states </w:t>
      </w:r>
      <w:r w:rsidR="00217982">
        <w:rPr>
          <w:bCs w:val="0"/>
          <w:szCs w:val="24"/>
        </w:rPr>
        <w:t xml:space="preserve">because </w:t>
      </w:r>
      <w:r w:rsidR="00451669">
        <w:rPr>
          <w:bCs w:val="0"/>
          <w:szCs w:val="24"/>
        </w:rPr>
        <w:t>empirical observations are incomplete, may include observatio</w:t>
      </w:r>
      <w:r w:rsidR="00B54681">
        <w:rPr>
          <w:bCs w:val="0"/>
          <w:szCs w:val="24"/>
        </w:rPr>
        <w:t>nal</w:t>
      </w:r>
      <w:r w:rsidR="00451669">
        <w:rPr>
          <w:bCs w:val="0"/>
          <w:szCs w:val="24"/>
        </w:rPr>
        <w:t xml:space="preserve"> noise, and typically require dimensional reduction to render </w:t>
      </w:r>
      <w:r w:rsidR="003C231F">
        <w:rPr>
          <w:bCs w:val="0"/>
          <w:szCs w:val="24"/>
        </w:rPr>
        <w:t xml:space="preserve">the immense </w:t>
      </w:r>
      <w:r w:rsidR="00A161F0">
        <w:rPr>
          <w:bCs w:val="0"/>
          <w:szCs w:val="24"/>
        </w:rPr>
        <w:t xml:space="preserve">state space computationally </w:t>
      </w:r>
      <w:r w:rsidR="005B65A6">
        <w:rPr>
          <w:bCs w:val="0"/>
          <w:szCs w:val="24"/>
        </w:rPr>
        <w:t>tractable</w:t>
      </w:r>
      <w:r w:rsidR="004D1AE4" w:rsidRPr="00405E58">
        <w:rPr>
          <w:bCs w:val="0"/>
          <w:szCs w:val="24"/>
        </w:rPr>
        <w:fldChar w:fldCharType="begin"/>
      </w:r>
      <w:r w:rsidR="00322545">
        <w:rPr>
          <w:bCs w:val="0"/>
          <w:szCs w:val="24"/>
        </w:rPr>
        <w:instrText xml:space="preserve"> ADDIN ZOTERO_ITEM CSL_CITATION {"citationID":"9yO5PQNl","properties":{"formattedCitation":"\\super 14,15,22\\uc0\\u8211{}24\\nosupersub{}","plainCitation":"14,15,22–24","noteIndex":0},"citationItems":[{"id":811,"uris":["http://zotero.org/users/13996173/items/ZNRUPQST"],"itemData":{"id":811,"type":"article-journal","abstract":"Compositional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id":809,"uris":["http://zotero.org/users/13996173/items/3B6BIWI5"],"itemData":{"id":809,"type":"article-journal","abstract":"Background  Microbiome dynamics are both crucial indicators and potential drivers of human health, agricultural output, and industrial bio-applications. However, predicting microbiome dynamics is notoriously difficult because communities often show abrupt structural changes, such as “dysbiosis” in human microbiomes.\nMethods  We integrated theoretical frameworks and empirical analyses with the aim of anticipating drastic shifts of microbial communities. We monitored 48 experimental microbiomes for 110 days and observed that various community-level events, including collapse and gradual compositional changes, occurred according to a defined set of environmental conditions. We analyzed the time-series data based on statistical physics and non-linear mechanics to describe the characteristics of the microbiome dynamics and to examine the predictability of major shifts in microbial community structure.\nResults  We confirmed that the abrupt community changes observed through the time-series could be described as shifts between “alternative stable states“ or dynamics around complex attractors. Furthermore, collapses of microbiome structure were successfully anticipated by means of the diagnostic threshold defined with the “energy landscape” analysis of statistical physics or that of a stability index of nonlinear mechanics.\nConclusions  The results indicate that abrupt microbiome events in complex microbial communities can be forecasted by extending classic ecological concepts to the scale of species-rich microbial systems.","container-title":"Microbiome","DOI":"10.1186/s40168-023-01474-5","ISSN":"2049-2618","issue":"1","journalAbbreviation":"Microbiome","language":"en","page":"63","source":"DOI.org (Crossref)","title":"Alternative stable states, nonlinear behavior, and predictability of microbiome dynamics","URL":"https://microbiomejournal.biomedcentral.com/articles/10.1186/s40168-023-01474-5","volume":"11","author":[{"family":"Fujita","given":"Hiroaki"},{"family":"Ushio","given":"Masayuki"},{"family":"Suzuki","given":"Kenta"},{"family":"Abe","given":"Masato S."},{"family":"Yamamichi","given":"Masato"},{"family":"Iwayama","given":"Koji"},{"family":"Canarini","given":"Alberto"},{"family":"Hayashi","given":"Ibuki"},{"family":"Fukushima","given":"Keitaro"},{"family":"Fukuda","given":"Shinji"},{"family":"Kiers","given":"E. Toby"},{"family":"Toju","given":"Hirokazu"}],"accessed":{"date-parts":[["2024",7,7]]},"issued":{"date-parts":[["2023",3,29]]}}},{"id":2170,"uris":["http://zotero.org/users/13996173/items/H65LKAHC"],"itemData":{"id":2170,"type":"article-journal","abstract":"The dysbiosis of microbiota has been reported to be associated with numerous human pathophysiological processes, including inflammatory bowel disease (IBD). With advancements in high-throughput sequencing, various methods have been developed to study the alteration of microbiota in the development and progression of diseases. However, a suitable approach to assess the global stability of the microbiota in disease states through time-series microbiome data is yet to be established. In this study, we have introduced a novel Energy Landscape construction method, which incorporates the Latent Dirichlet Allocation (LDA) model and the pairwise Maximum Entropy (MaxEnt) model for their complementary advantages, and demonstrate its utility by applying it to an IBD time-series dataset. Through this approach, we obtained the microbial assemblages’ energy profile of the whole microbiota under the IBD condition and uncovered the hidden stable stages of microbiota structure during the disease development with time-series microbiome data. The Bacteroides-dominated assemblages presenting in multiple stable states suggest the potential contribution of Bacteroides and interactions with other microbial genera, like Alistipes, and Faecalibacterium, to the development of IBD. Our proposed method provides a novel and insightful tool for understanding the alteration and stability of the microbiota under disease states and offers a more holistic view of the complex dynamics at play in microbiota-mediated diseases.","container-title":"PLOS ONE","DOI":"10.1371/journal.pone.0302151","ISSN":"1932-6203","issue":"6","journalAbbreviation":"PLOS ONE","language":"en","note":"publisher: Public Library of Science","page":"e0302151","source":"PLoS Journals","title":"An energy landscape approach reveals the potential key bacteria contributing to the development of inflammatory bowel disease","URL":"https://journals.plos.org/plosone/article?id=10.1371/journal.pone.0302151","volume":"19","author":[{"family":"Zhang","given":"Kaiyang"},{"family":"Nakaoka","given":"Shinji"}],"accessed":{"date-parts":[["2025",8,23]]},"issued":{"date-parts":[["2024",6,17]]}}},{"id":2080,"uris":["http://zotero.org/users/13996173/items/DPPXNTRE"],"itemData":{"id":2080,"type":"article-journal","abstract":"The resilience of an ecological community informs us how it will respond to future environmental disturbances. However, the concept is rarely tested in the context of predicting biodiversity change, particularly at broad spatial and taxonomic scales. Here, we show that measures of instability derived from the resilience of the current state of community compositions greatly improve the predictability of biodiversity change. We applied energy landscape analysis (ELA) to community compositions of both simulated and natural ecosystems of distinctive regions and taxa (birds, fishes, mollusks, and phytoplankton) and estimated the resilience of those systems. We found that a metric of local instability, which represents how current community states are inflated from local optima, explained well the magnitude of species turnover and energy changes from the current to future states for both simulated and real communities. A metric of global instability, which represents a community’s tendency to cross-over ridges of local basins of attraction to alternate stable states, also served as a weaker yet significant index of such changes. Our ELA results suggest that quantifying the resilience of real ecosystems is essential for understanding the mechanisms of community dynamics in an effort to improve the prediction of biodiversity change.","container-title":"Proceedings of the National Academy of Sciences","DOI":"10.1073/pnas.2422701122","ISSN":"0027-8424, 1091-6490","issue":"17","journalAbbreviation":"Proc. Natl. Acad. Sci. U.S.A.","language":"en","license":"https://creativecommons.org/licenses/by-nc-nd/4.0/","note":"publisher: Proceedings of the National Academy of Sciences","source":"Crossref","title":"Linking energetic instability to compositional changes in biological communities","URL":"https://pnas.org/doi/10.1073/pnas.2422701122","volume":"122","author":[{"family":"Kadoya","given":"Taku"},{"family":"Suzuki","given":"Kenta"},{"family":"Terui","given":"Akira"}],"accessed":{"date-parts":[["2025",7,22]]},"issued":{"date-parts":[["2025",4,29]]}}},{"id":2115,"uris":["http://zotero.org/users/13996173/items/DBZM6TZA"],"itemData":{"id":2115,"type":"article-journal","abstract":"Theory predicts that biological communities can have multiple stable states in terms of their species/taxonomic compositions. The presence of such alternative stable states has been examined in classic ecological studies on the communities of macro-organisms (e.g., distinction between forest and savanna vegetation types). Nonetheless, it remains an essential challenge to extend the target of the discussion on multistability from macro-organismal systems to highly species-rich microbial systems. Identifying alternative stable states of taxonomically diverse microbial communities is a crucial step for predicting and controlling microbiome processes in light of classic ecological studies on community stability.","container-title":"Environmental Microbiome","DOI":"10.1186/s40793-025-00688-4","ISSN":"2524-6372","issue":"1","journalAbbreviation":"Environmental Microbiome","language":"en","page":"28","source":"Springer Link","title":"Alternative stable states of microbiome structure and soil ecosystem functions","URL":"https://doi.org/10.1186/s40793-025-00688-4","volume":"20","author":[{"family":"Fujita","given":"Hiroaki"},{"family":"Yoshida","given":"Shigenobu"},{"family":"Suzuki","given":"Kenta"},{"family":"Toju","given":"Hirokazu"}],"accessed":{"date-parts":[["2025",8,14]]},"issued":{"date-parts":[["2025",3,6]]}}}],"schema":"https://github.com/citation-style-language/schema/raw/master/csl-citation.json"} </w:instrText>
      </w:r>
      <w:r w:rsidR="004D1AE4" w:rsidRPr="00405E58">
        <w:rPr>
          <w:bCs w:val="0"/>
          <w:szCs w:val="24"/>
        </w:rPr>
        <w:fldChar w:fldCharType="separate"/>
      </w:r>
      <w:r w:rsidR="00322545" w:rsidRPr="00322545">
        <w:rPr>
          <w:kern w:val="0"/>
          <w:vertAlign w:val="superscript"/>
        </w:rPr>
        <w:t>14,15,22–24</w:t>
      </w:r>
      <w:r w:rsidR="004D1AE4" w:rsidRPr="00405E58">
        <w:rPr>
          <w:bCs w:val="0"/>
          <w:szCs w:val="24"/>
        </w:rPr>
        <w:fldChar w:fldCharType="end"/>
      </w:r>
      <w:r w:rsidR="005F04B8" w:rsidRPr="00405E58">
        <w:rPr>
          <w:bCs w:val="0"/>
          <w:szCs w:val="24"/>
        </w:rPr>
        <w:t xml:space="preserve">. </w:t>
      </w:r>
      <w:r w:rsidR="0018550E">
        <w:rPr>
          <w:bCs w:val="0"/>
          <w:szCs w:val="24"/>
        </w:rPr>
        <w:t>Nevertheless</w:t>
      </w:r>
      <w:r w:rsidR="009079F0" w:rsidRPr="00405E58">
        <w:rPr>
          <w:bCs w:val="0"/>
          <w:szCs w:val="24"/>
        </w:rPr>
        <w:t xml:space="preserve">, </w:t>
      </w:r>
      <w:r w:rsidR="006C4061">
        <w:rPr>
          <w:bCs w:val="0"/>
          <w:szCs w:val="24"/>
        </w:rPr>
        <w:t xml:space="preserve">the </w:t>
      </w:r>
      <w:r w:rsidR="00486170" w:rsidRPr="00405E58">
        <w:t xml:space="preserve">assembly-landscape </w:t>
      </w:r>
      <w:r w:rsidR="00680056">
        <w:t>approach</w:t>
      </w:r>
      <w:r w:rsidR="00C8068F" w:rsidRPr="00405E58">
        <w:rPr>
          <w:bCs w:val="0"/>
          <w:szCs w:val="24"/>
        </w:rPr>
        <w:t xml:space="preserve"> provide</w:t>
      </w:r>
      <w:r w:rsidR="006E23B2" w:rsidRPr="00405E58">
        <w:rPr>
          <w:bCs w:val="0"/>
          <w:szCs w:val="24"/>
        </w:rPr>
        <w:t>s</w:t>
      </w:r>
      <w:r w:rsidR="00C8068F" w:rsidRPr="00405E58">
        <w:rPr>
          <w:bCs w:val="0"/>
          <w:szCs w:val="24"/>
        </w:rPr>
        <w:t xml:space="preserve"> a practical </w:t>
      </w:r>
      <w:r w:rsidR="0038011F">
        <w:rPr>
          <w:bCs w:val="0"/>
          <w:szCs w:val="24"/>
        </w:rPr>
        <w:t>means of</w:t>
      </w:r>
      <w:r w:rsidR="00C8068F" w:rsidRPr="00405E58">
        <w:rPr>
          <w:bCs w:val="0"/>
          <w:szCs w:val="24"/>
        </w:rPr>
        <w:t xml:space="preserve"> </w:t>
      </w:r>
      <w:r w:rsidR="0038011F">
        <w:rPr>
          <w:bCs w:val="0"/>
          <w:szCs w:val="24"/>
        </w:rPr>
        <w:t>linking community assembly rules with environmental and biotic contexts</w:t>
      </w:r>
      <w:r w:rsidR="006310F2">
        <w:rPr>
          <w:bCs w:val="0"/>
          <w:szCs w:val="24"/>
        </w:rPr>
        <w:fldChar w:fldCharType="begin"/>
      </w:r>
      <w:r w:rsidR="00F602B8">
        <w:rPr>
          <w:bCs w:val="0"/>
          <w:szCs w:val="24"/>
        </w:rPr>
        <w:instrText xml:space="preserve"> ADDIN ZOTERO_ITEM CSL_CITATION {"citationID":"XU9W7zpG","properties":{"formattedCitation":"\\super 14\\nosupersub{}","plainCitation":"14","noteIndex":0},"citationItems":[{"id":811,"uris":["http://zotero.org/users/13996173/items/ZNRUPQST"],"itemData":{"id":811,"type":"article-journal","abstract":"Compositional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schema":"https://github.com/citation-style-language/schema/raw/master/csl-citation.json"} </w:instrText>
      </w:r>
      <w:r w:rsidR="006310F2">
        <w:rPr>
          <w:bCs w:val="0"/>
          <w:szCs w:val="24"/>
        </w:rPr>
        <w:fldChar w:fldCharType="separate"/>
      </w:r>
      <w:r w:rsidR="00F602B8" w:rsidRPr="00F602B8">
        <w:rPr>
          <w:kern w:val="0"/>
          <w:vertAlign w:val="superscript"/>
        </w:rPr>
        <w:t>14</w:t>
      </w:r>
      <w:r w:rsidR="006310F2">
        <w:rPr>
          <w:bCs w:val="0"/>
          <w:szCs w:val="24"/>
        </w:rPr>
        <w:fldChar w:fldCharType="end"/>
      </w:r>
      <w:r w:rsidR="00A8502C" w:rsidRPr="00405E58">
        <w:rPr>
          <w:bCs w:val="0"/>
          <w:szCs w:val="24"/>
        </w:rPr>
        <w:t xml:space="preserve">. </w:t>
      </w:r>
      <w:r w:rsidR="00092CF3" w:rsidRPr="00405E58">
        <w:rPr>
          <w:bCs w:val="0"/>
          <w:szCs w:val="24"/>
        </w:rPr>
        <w:t xml:space="preserve">This </w:t>
      </w:r>
      <w:r w:rsidR="00AE26E0">
        <w:rPr>
          <w:bCs w:val="0"/>
          <w:szCs w:val="24"/>
        </w:rPr>
        <w:t xml:space="preserve">framework offers a systematic basis for identifying </w:t>
      </w:r>
      <w:r w:rsidR="00EC5E90">
        <w:rPr>
          <w:bCs w:val="0"/>
          <w:szCs w:val="24"/>
        </w:rPr>
        <w:t xml:space="preserve">taxa potentially </w:t>
      </w:r>
      <w:r w:rsidR="009F7F21">
        <w:rPr>
          <w:bCs w:val="0"/>
          <w:szCs w:val="24"/>
        </w:rPr>
        <w:t xml:space="preserve">exerting </w:t>
      </w:r>
      <w:r w:rsidR="004432A6" w:rsidRPr="00405E58">
        <w:rPr>
          <w:bCs w:val="0"/>
          <w:szCs w:val="24"/>
        </w:rPr>
        <w:t xml:space="preserve">community-wide </w:t>
      </w:r>
      <w:r w:rsidR="009F7F21">
        <w:rPr>
          <w:bCs w:val="0"/>
          <w:szCs w:val="24"/>
        </w:rPr>
        <w:t>influences</w:t>
      </w:r>
      <w:r w:rsidR="00FB50C5" w:rsidRPr="00405E58">
        <w:rPr>
          <w:bCs w:val="0"/>
          <w:szCs w:val="24"/>
        </w:rPr>
        <w:t>.</w:t>
      </w:r>
      <w:r w:rsidR="00926A47">
        <w:rPr>
          <w:bCs w:val="0"/>
          <w:szCs w:val="24"/>
        </w:rPr>
        <w:t xml:space="preserve"> </w:t>
      </w:r>
      <w:r w:rsidR="00EE3857" w:rsidRPr="00EE3857">
        <w:rPr>
          <w:szCs w:val="24"/>
        </w:rPr>
        <w:t xml:space="preserve">Thus, we ask whether changes in species abundance reshape the </w:t>
      </w:r>
      <w:r w:rsidR="00823ED9">
        <w:rPr>
          <w:szCs w:val="24"/>
        </w:rPr>
        <w:t>overall</w:t>
      </w:r>
      <w:r w:rsidR="00EE3857" w:rsidRPr="00EE3857">
        <w:rPr>
          <w:szCs w:val="24"/>
        </w:rPr>
        <w:t xml:space="preserve"> architecture of microbiome assembly landscapes and whether such changes can systematically identify candidate keystone taxa among the vast diversity of microbial communities.</w:t>
      </w:r>
    </w:p>
    <w:p w14:paraId="31A175C3" w14:textId="4B5DCDBD" w:rsidR="000F227D" w:rsidRPr="00D73B8D" w:rsidRDefault="005602AB" w:rsidP="00E20869">
      <w:pPr>
        <w:tabs>
          <w:tab w:val="left" w:pos="426"/>
          <w:tab w:val="left" w:pos="567"/>
        </w:tabs>
        <w:spacing w:beforeLines="70" w:before="250"/>
      </w:pPr>
      <w:r w:rsidRPr="00405E58">
        <w:rPr>
          <w:bCs w:val="0"/>
          <w:szCs w:val="24"/>
        </w:rPr>
        <w:tab/>
      </w:r>
      <w:r w:rsidR="00AA4ABC" w:rsidRPr="00405E58">
        <w:t xml:space="preserve">We applied this empirical </w:t>
      </w:r>
      <w:r w:rsidR="00B94011" w:rsidRPr="00405E58">
        <w:t xml:space="preserve">research </w:t>
      </w:r>
      <w:r w:rsidR="00AA4ABC" w:rsidRPr="00405E58">
        <w:t xml:space="preserve">framework to </w:t>
      </w:r>
      <w:r w:rsidRPr="00405E58">
        <w:t>a large dataset of root-associated microbiomes collected in a cool-temperate forest comprising host plants with contrasting mycorrhizal types</w:t>
      </w:r>
      <w:r w:rsidR="00AA4ABC" w:rsidRPr="00405E58">
        <w:t xml:space="preserve">. Specifically, we </w:t>
      </w:r>
      <w:r w:rsidR="002E2E70">
        <w:t>reconstructed</w:t>
      </w:r>
      <w:r w:rsidR="00AA4ABC" w:rsidRPr="00405E58">
        <w:t xml:space="preserve"> assembly</w:t>
      </w:r>
      <w:r w:rsidR="008F2D84">
        <w:t xml:space="preserve"> </w:t>
      </w:r>
      <w:r w:rsidR="00AA4ABC" w:rsidRPr="00405E58">
        <w:t>landscape</w:t>
      </w:r>
      <w:r w:rsidR="008F2D84">
        <w:t>s</w:t>
      </w:r>
      <w:r w:rsidR="00AA4ABC" w:rsidRPr="00405E58">
        <w:t xml:space="preserve"> </w:t>
      </w:r>
      <w:r w:rsidR="006A342F">
        <w:t>for</w:t>
      </w:r>
      <w:r w:rsidR="00AA4ABC" w:rsidRPr="00405E58">
        <w:t xml:space="preserve"> fungal and prokaryotic communities associated with ectomycorrhizal plants</w:t>
      </w:r>
      <w:r w:rsidR="00EF780B" w:rsidRPr="00405E58">
        <w:rPr>
          <w:bCs w:val="0"/>
          <w:szCs w:val="24"/>
        </w:rPr>
        <w:t xml:space="preserve"> (</w:t>
      </w:r>
      <w:r w:rsidR="00411C00" w:rsidRPr="00405E58">
        <w:rPr>
          <w:bCs w:val="0"/>
          <w:i/>
          <w:iCs/>
          <w:szCs w:val="24"/>
        </w:rPr>
        <w:t>Betula</w:t>
      </w:r>
      <w:r w:rsidR="00411C00" w:rsidRPr="00405E58">
        <w:rPr>
          <w:bCs w:val="0"/>
          <w:szCs w:val="24"/>
        </w:rPr>
        <w:t xml:space="preserve">, </w:t>
      </w:r>
      <w:r w:rsidR="00411C00" w:rsidRPr="00405E58">
        <w:rPr>
          <w:bCs w:val="0"/>
          <w:i/>
          <w:iCs/>
          <w:szCs w:val="24"/>
        </w:rPr>
        <w:t>Pinus</w:t>
      </w:r>
      <w:r w:rsidR="00411C00" w:rsidRPr="00405E58">
        <w:rPr>
          <w:bCs w:val="0"/>
          <w:szCs w:val="24"/>
        </w:rPr>
        <w:t xml:space="preserve">, and </w:t>
      </w:r>
      <w:r w:rsidR="00411C00" w:rsidRPr="00405E58">
        <w:rPr>
          <w:bCs w:val="0"/>
          <w:i/>
          <w:iCs/>
          <w:szCs w:val="24"/>
        </w:rPr>
        <w:t>Larix</w:t>
      </w:r>
      <w:r w:rsidR="00411C00" w:rsidRPr="00405E58">
        <w:rPr>
          <w:bCs w:val="0"/>
          <w:szCs w:val="24"/>
        </w:rPr>
        <w:t xml:space="preserve">) </w:t>
      </w:r>
      <w:r w:rsidR="00AA4ABC" w:rsidRPr="00405E58">
        <w:t xml:space="preserve">and </w:t>
      </w:r>
      <w:r w:rsidRPr="00405E58">
        <w:t xml:space="preserve">with </w:t>
      </w:r>
      <w:r w:rsidR="00AA4ABC" w:rsidRPr="00405E58">
        <w:t xml:space="preserve">plants </w:t>
      </w:r>
      <w:r w:rsidR="006A342F">
        <w:t>capable of forming</w:t>
      </w:r>
      <w:r w:rsidR="00AA4ABC" w:rsidRPr="00405E58">
        <w:t xml:space="preserve"> both arbuscular- and ectomycorrhizal symbioses</w:t>
      </w:r>
      <w:r w:rsidR="0007029B" w:rsidRPr="00405E58">
        <w:rPr>
          <w:bCs w:val="0"/>
          <w:szCs w:val="24"/>
        </w:rPr>
        <w:t xml:space="preserve"> </w:t>
      </w:r>
      <w:r w:rsidR="00411C00" w:rsidRPr="00405E58">
        <w:rPr>
          <w:bCs w:val="0"/>
          <w:szCs w:val="24"/>
        </w:rPr>
        <w:t>(</w:t>
      </w:r>
      <w:r w:rsidR="00464C13" w:rsidRPr="00405E58">
        <w:rPr>
          <w:bCs w:val="0"/>
          <w:szCs w:val="24"/>
        </w:rPr>
        <w:t xml:space="preserve">hereafter, </w:t>
      </w:r>
      <w:r w:rsidR="00217EC1" w:rsidRPr="00405E58">
        <w:rPr>
          <w:bCs w:val="0"/>
          <w:szCs w:val="24"/>
        </w:rPr>
        <w:t>"</w:t>
      </w:r>
      <w:r w:rsidR="009124CC" w:rsidRPr="00405E58">
        <w:rPr>
          <w:bCs w:val="0"/>
          <w:szCs w:val="24"/>
        </w:rPr>
        <w:t>dual</w:t>
      </w:r>
      <w:r w:rsidR="00126DA1" w:rsidRPr="00405E58">
        <w:rPr>
          <w:bCs w:val="0"/>
          <w:szCs w:val="24"/>
        </w:rPr>
        <w:t>-</w:t>
      </w:r>
      <w:r w:rsidR="00217EC1" w:rsidRPr="00405E58">
        <w:rPr>
          <w:bCs w:val="0"/>
          <w:szCs w:val="24"/>
        </w:rPr>
        <w:t>mycorrhizal plants</w:t>
      </w:r>
      <w:r w:rsidR="009523DE" w:rsidRPr="00405E58">
        <w:rPr>
          <w:bCs w:val="0"/>
          <w:szCs w:val="24"/>
        </w:rPr>
        <w:fldChar w:fldCharType="begin"/>
      </w:r>
      <w:r w:rsidR="00322545">
        <w:rPr>
          <w:bCs w:val="0"/>
          <w:szCs w:val="24"/>
        </w:rPr>
        <w:instrText xml:space="preserve"> ADDIN ZOTERO_ITEM CSL_CITATION {"citationID":"nuSpOO4J","properties":{"formattedCitation":"\\super 25\\nosupersub{}","plainCitation":"25","noteIndex":0},"citationItems":[{"id":1455,"uris":["http://zotero.org/users/13996173/items/4TEVD3B7"],"itemData":{"id":1455,"type":"article-journal","abstract":"Dual-mycorrhizal plants are capable of associating with fungi that form characteristic arbuscular mycorrhizal (AM) and ectomycorrhizal (EM) structures. Here, we address the following questions: (1) How many dual-mycorrhizal plant species are there? (2) What are the advantages for a plant to host two, rather than one, mycorrhizal types? (3) Which factors can provoke shifts in mycorrhizal dominance (i.e. mycorrhizal switching)? We identify a large number (89 genera within 32 families) of confirmed dual-mycorrhizal plants based on observing arbuscules or coils for AM status and Hartig net or similar structures for EM status within the same plant species. We then review the possible nutritional benefits and discuss the possible mechanisms leading to net costs and benefits. Cost and benefits of dual-mycorrhizal status appear to be context dependent, particularly with respect to the life stage of the host plant. Mycorrhizal switching occurs under a wide range of abiotic and biotic factors, including soil moisture and nutrient status. The relevance of dual-mycorrhizal plants in the ecological restoration of adverse sites where plants are not carbon limited is discussed. We conclude that dual-mycorrhizal plants are underutilized in ecophysiological-based experiments, yet are powerful model plant–fungal systems to better understand mycorrhizal symbioses without confounding host effects.","container-title":"New Phytologist","DOI":"10.1111/nph.16190","ISSN":"1469-8137","issue":"5","language":"en","license":"© 2019 The Authors. New Phytologist © 2019 New Phytologist Trust","note":"_eprint: https://onlinelibrary.wiley.com/doi/pdf/10.1111/nph.16190","page":"1835-1851","source":"Wiley Online Library","title":"Dual-mycorrhizal plants: their ecology and relevance","title-short":"Dual-mycorrhizal plants","URL":"https://onlinelibrary.wiley.com/doi/abs/10.1111/nph.16190","volume":"225","author":[{"family":"Teste","given":"François P."},{"family":"Jones","given":"Melanie D."},{"family":"Dickie","given":"Ian A."}],"accessed":{"date-parts":[["2025",1,18]]},"issued":{"date-parts":[["2020"]]}}}],"schema":"https://github.com/citation-style-language/schema/raw/master/csl-citation.json"} </w:instrText>
      </w:r>
      <w:r w:rsidR="009523DE" w:rsidRPr="00405E58">
        <w:rPr>
          <w:bCs w:val="0"/>
          <w:szCs w:val="24"/>
        </w:rPr>
        <w:fldChar w:fldCharType="separate"/>
      </w:r>
      <w:r w:rsidR="00322545" w:rsidRPr="00322545">
        <w:rPr>
          <w:kern w:val="0"/>
          <w:vertAlign w:val="superscript"/>
        </w:rPr>
        <w:t>25</w:t>
      </w:r>
      <w:r w:rsidR="009523DE" w:rsidRPr="00405E58">
        <w:rPr>
          <w:bCs w:val="0"/>
          <w:szCs w:val="24"/>
        </w:rPr>
        <w:fldChar w:fldCharType="end"/>
      </w:r>
      <w:r w:rsidR="00464C13" w:rsidRPr="00405E58">
        <w:rPr>
          <w:bCs w:val="0"/>
          <w:szCs w:val="24"/>
        </w:rPr>
        <w:t>"</w:t>
      </w:r>
      <w:r w:rsidR="003862E1" w:rsidRPr="00405E58">
        <w:rPr>
          <w:bCs w:val="0"/>
          <w:szCs w:val="24"/>
        </w:rPr>
        <w:t xml:space="preserve">; </w:t>
      </w:r>
      <w:r w:rsidR="00411C00" w:rsidRPr="00405E58">
        <w:rPr>
          <w:bCs w:val="0"/>
          <w:i/>
          <w:iCs/>
          <w:szCs w:val="24"/>
        </w:rPr>
        <w:t>Populus</w:t>
      </w:r>
      <w:r w:rsidR="00411C00" w:rsidRPr="00405E58">
        <w:rPr>
          <w:bCs w:val="0"/>
          <w:szCs w:val="24"/>
        </w:rPr>
        <w:t xml:space="preserve">, </w:t>
      </w:r>
      <w:r w:rsidR="00411C00" w:rsidRPr="00405E58">
        <w:rPr>
          <w:bCs w:val="0"/>
          <w:i/>
          <w:iCs/>
          <w:szCs w:val="24"/>
        </w:rPr>
        <w:t>Acer</w:t>
      </w:r>
      <w:r w:rsidR="00411C00" w:rsidRPr="00405E58">
        <w:rPr>
          <w:bCs w:val="0"/>
          <w:szCs w:val="24"/>
        </w:rPr>
        <w:t xml:space="preserve">, and </w:t>
      </w:r>
      <w:r w:rsidR="00411C00" w:rsidRPr="00405E58">
        <w:rPr>
          <w:bCs w:val="0"/>
          <w:i/>
          <w:iCs/>
          <w:szCs w:val="24"/>
        </w:rPr>
        <w:t>Juglans</w:t>
      </w:r>
      <w:r w:rsidR="00411C00" w:rsidRPr="00405E58">
        <w:rPr>
          <w:bCs w:val="0"/>
          <w:szCs w:val="24"/>
        </w:rPr>
        <w:t>)</w:t>
      </w:r>
      <w:r w:rsidR="009523DE" w:rsidRPr="00405E58">
        <w:rPr>
          <w:bCs w:val="0"/>
          <w:szCs w:val="24"/>
        </w:rPr>
        <w:t>.</w:t>
      </w:r>
      <w:r w:rsidR="00DA5F29">
        <w:rPr>
          <w:bCs w:val="0"/>
          <w:szCs w:val="24"/>
        </w:rPr>
        <w:t xml:space="preserve"> </w:t>
      </w:r>
      <w:r w:rsidR="00D73B8D">
        <w:t>B</w:t>
      </w:r>
      <w:r w:rsidR="00695E2B" w:rsidRPr="00405E58">
        <w:t>asins</w:t>
      </w:r>
      <w:r w:rsidR="000F227D" w:rsidRPr="00405E58">
        <w:t xml:space="preserve"> of community </w:t>
      </w:r>
      <w:r w:rsidR="00A81BDA" w:rsidRPr="00405E58">
        <w:t>assembly</w:t>
      </w:r>
      <w:r w:rsidR="000F227D" w:rsidRPr="00405E58">
        <w:t xml:space="preserve"> </w:t>
      </w:r>
      <w:r w:rsidR="00D73B8D">
        <w:t xml:space="preserve">were identified for each </w:t>
      </w:r>
      <w:r w:rsidR="000F227D" w:rsidRPr="00405E58">
        <w:t>host-plant background</w:t>
      </w:r>
      <w:r w:rsidR="00D73B8D">
        <w:t>, and</w:t>
      </w:r>
      <w:r w:rsidR="00C814DB">
        <w:t xml:space="preserve"> </w:t>
      </w:r>
      <w:r w:rsidR="000F227D" w:rsidRPr="00405E58">
        <w:t>sensitivity analyses</w:t>
      </w:r>
      <w:r w:rsidR="00C814DB">
        <w:t xml:space="preserve"> were conducted to evaluate how </w:t>
      </w:r>
      <w:r w:rsidR="00B97F57">
        <w:t xml:space="preserve">assembly </w:t>
      </w:r>
      <w:r w:rsidR="00C814DB">
        <w:t xml:space="preserve">landscape topography </w:t>
      </w:r>
      <w:r w:rsidR="00362C8D">
        <w:t xml:space="preserve">varied along abundance gradients of </w:t>
      </w:r>
      <w:r w:rsidR="004F0B49">
        <w:t xml:space="preserve">individual microbial taxa. </w:t>
      </w:r>
      <w:r w:rsidR="000F227D" w:rsidRPr="00405E58">
        <w:t xml:space="preserve">This systematic exploration </w:t>
      </w:r>
      <w:r w:rsidR="009774C0" w:rsidRPr="00405E58">
        <w:t>highlighted</w:t>
      </w:r>
      <w:r w:rsidR="006322E0" w:rsidRPr="00405E58">
        <w:t xml:space="preserve"> </w:t>
      </w:r>
      <w:r w:rsidR="000F227D" w:rsidRPr="00405E58">
        <w:t>microbes</w:t>
      </w:r>
      <w:r w:rsidR="004F0B49">
        <w:t xml:space="preserve"> strongly associated with </w:t>
      </w:r>
      <w:r w:rsidR="000F227D" w:rsidRPr="00405E58">
        <w:t>community-scale transitions</w:t>
      </w:r>
      <w:r w:rsidR="006322E0" w:rsidRPr="00405E58">
        <w:t>,</w:t>
      </w:r>
      <w:r w:rsidR="00AB4D70" w:rsidRPr="00405E58">
        <w:t xml:space="preserve"> </w:t>
      </w:r>
      <w:r w:rsidR="00714A4C">
        <w:t xml:space="preserve">including </w:t>
      </w:r>
      <w:r w:rsidR="000F227D" w:rsidRPr="00405E58">
        <w:t xml:space="preserve">shifts between </w:t>
      </w:r>
      <w:r w:rsidR="000F227D" w:rsidRPr="00405E58">
        <w:lastRenderedPageBreak/>
        <w:t xml:space="preserve">ectomycorrhizal and arbuscular mycorrhizal symbiotic states in dual-mycorrhizal plants. </w:t>
      </w:r>
      <w:r w:rsidR="00F059BA">
        <w:t>To</w:t>
      </w:r>
      <w:r w:rsidR="00714A4C">
        <w:t xml:space="preserve"> evaluate ecological </w:t>
      </w:r>
      <w:r w:rsidR="008F2D84">
        <w:t>relevance</w:t>
      </w:r>
      <w:r w:rsidR="00714A4C">
        <w:t xml:space="preserve">, we further </w:t>
      </w:r>
      <w:r w:rsidR="003A703B">
        <w:t>analyzed independent root microbiome datasets spanning European forest ecosystems.</w:t>
      </w:r>
      <w:r w:rsidR="00DD0074">
        <w:t xml:space="preserve"> </w:t>
      </w:r>
      <w:r w:rsidR="00FB7121">
        <w:t>Overal</w:t>
      </w:r>
      <w:r w:rsidR="00D40BD6">
        <w:t>l,</w:t>
      </w:r>
      <w:r w:rsidR="00FB7121">
        <w:rPr>
          <w:rFonts w:hint="eastAsia"/>
        </w:rPr>
        <w:t xml:space="preserve"> </w:t>
      </w:r>
      <w:r w:rsidR="00FB7121">
        <w:t>t</w:t>
      </w:r>
      <w:r w:rsidR="000F227D" w:rsidRPr="00405E58">
        <w:t xml:space="preserve">he proposed statistical framework provides a general platform for </w:t>
      </w:r>
      <w:r w:rsidR="003A703B">
        <w:t xml:space="preserve">prioritizing candidate keystone taxa across </w:t>
      </w:r>
      <w:r w:rsidR="000F227D" w:rsidRPr="00405E58">
        <w:t>diverse microbial and macro-organismal communities.</w:t>
      </w:r>
    </w:p>
    <w:p w14:paraId="50D44E7C" w14:textId="77777777" w:rsidR="00F22D27" w:rsidRPr="00405E58" w:rsidRDefault="00F22D27" w:rsidP="00E20869">
      <w:pPr>
        <w:tabs>
          <w:tab w:val="left" w:pos="426"/>
          <w:tab w:val="left" w:pos="567"/>
        </w:tabs>
        <w:spacing w:beforeLines="70" w:before="250"/>
        <w:rPr>
          <w:b/>
          <w:bCs w:val="0"/>
          <w:szCs w:val="24"/>
        </w:rPr>
      </w:pPr>
    </w:p>
    <w:p w14:paraId="2C73DBA0" w14:textId="6E088235" w:rsidR="00007AA8" w:rsidRDefault="00FC282C" w:rsidP="00E20869">
      <w:pPr>
        <w:tabs>
          <w:tab w:val="left" w:pos="426"/>
          <w:tab w:val="left" w:pos="567"/>
        </w:tabs>
        <w:spacing w:beforeLines="70" w:before="250"/>
        <w:rPr>
          <w:b/>
          <w:bCs w:val="0"/>
          <w:sz w:val="28"/>
          <w:szCs w:val="28"/>
        </w:rPr>
      </w:pPr>
      <w:r w:rsidRPr="00405E58">
        <w:rPr>
          <w:b/>
          <w:bCs w:val="0"/>
          <w:sz w:val="28"/>
          <w:szCs w:val="28"/>
        </w:rPr>
        <w:t>Results</w:t>
      </w:r>
    </w:p>
    <w:p w14:paraId="1372DBB3" w14:textId="77777777" w:rsidR="00007AA8" w:rsidRPr="006F139B" w:rsidRDefault="00007AA8" w:rsidP="00007AA8">
      <w:pPr>
        <w:widowControl/>
        <w:tabs>
          <w:tab w:val="left" w:pos="426"/>
          <w:tab w:val="left" w:pos="567"/>
        </w:tabs>
        <w:spacing w:beforeLines="70" w:before="250" w:after="100" w:afterAutospacing="1"/>
        <w:outlineLvl w:val="3"/>
        <w:rPr>
          <w:rFonts w:eastAsia="ＭＳ Ｐゴシック"/>
          <w:b/>
          <w:bCs w:val="0"/>
          <w:kern w:val="0"/>
          <w14:ligatures w14:val="none"/>
        </w:rPr>
      </w:pPr>
      <w:r w:rsidRPr="006F139B">
        <w:rPr>
          <w:rFonts w:eastAsia="ＭＳ Ｐゴシック"/>
          <w:b/>
          <w:bCs w:val="0"/>
          <w:kern w:val="0"/>
          <w14:ligatures w14:val="none"/>
        </w:rPr>
        <w:t>Root microbiome structure</w:t>
      </w:r>
    </w:p>
    <w:p w14:paraId="386319DA" w14:textId="7799F287" w:rsidR="00007AA8" w:rsidRPr="006F139B" w:rsidRDefault="00007AA8" w:rsidP="00007AA8">
      <w:pPr>
        <w:tabs>
          <w:tab w:val="left" w:pos="426"/>
        </w:tabs>
        <w:spacing w:before="179"/>
      </w:pPr>
      <w:r w:rsidRPr="006F139B">
        <w:t xml:space="preserve">To obtain a large dataset for </w:t>
      </w:r>
      <w:r w:rsidR="0067753F">
        <w:t>exploring</w:t>
      </w:r>
      <w:r w:rsidR="00581224" w:rsidRPr="006F139B">
        <w:t xml:space="preserve"> key drivers in high-dimensional </w:t>
      </w:r>
      <w:r w:rsidR="0099568E">
        <w:t xml:space="preserve">microbiome </w:t>
      </w:r>
      <w:r w:rsidR="00581224" w:rsidRPr="006F139B">
        <w:t>dynamics</w:t>
      </w:r>
      <w:r w:rsidRPr="006F139B">
        <w:t xml:space="preserve">, we conducted fieldwork in a cool-temperate forest in central </w:t>
      </w:r>
      <w:r w:rsidRPr="006F139B">
        <w:rPr>
          <w:rFonts w:hint="eastAsia"/>
        </w:rPr>
        <w:t>J</w:t>
      </w:r>
      <w:r w:rsidRPr="006F139B">
        <w:t>apan</w:t>
      </w:r>
      <w:r w:rsidRPr="006F139B">
        <w:fldChar w:fldCharType="begin"/>
      </w:r>
      <w:r w:rsidR="00322545">
        <w:instrText xml:space="preserve"> ADDIN ZOTERO_ITEM CSL_CITATION {"citationID":"M7atJ9Wk","properties":{"formattedCitation":"\\super 26\\nosupersub{}","plainCitation":"26","noteIndex":0},"citationItems":[{"id":1693,"uris":["http://zotero.org/users/13996173/items/X5RRM8IV"],"itemData":{"id":1693,"type":"article-journal","abstract":"Interactions between plants and diverse root-associated fungi are essential drivers of forest ecosystem dynamics. The symbiosis is potentially dependent on multiple ecological factors/processes such as host/symbiont specificity, background soil microbiome, inter-root dispersal of symbionts, and fungus–fungus interactions within roots. Nonetheless, it has remained a major challenge to reveal the mechanisms by which those multiple factors/processes determine the assembly of root-associated fungal communities. Based on the framework of joint species distribution modeling, we examined 1,615 root-tips samples collected in a cool-temperate forest to reveal how root-associated fungal community structure was collectively formed through filtering by host plants, associations with background soil fungi, spatial autocorrelation, and symbiont–symbiont interactions. In addition, to detect fungi that drive the assembly of the entire root-associated fungal community, we inferred networks of direct fungus–fungus associations by a statistical modeling that could account for implicit environmental effects.","container-title":"Environmental Microbiome","DOI":"10.1186/s40793-024-00628-8","ISSN":"2524-6372","issue":"1","journalAbbreviation":"Environmental Microbiome","page":"84","source":"BioMed Central","title":"Mycorrhizal and endophytic fungi structure forest below-ground symbiosis through contrasting but interdependent assembly processes","URL":"https://doi.org/10.1186/s40793-024-00628-8","volume":"19","author":[{"family":"Noguchi","given":"Mikihito"},{"family":"Toju","given":"Hirokazu"}],"accessed":{"date-parts":[["2025",2,5]]},"issued":{"date-parts":[["2024",11,2]]}}}],"schema":"https://github.com/citation-style-language/schema/raw/master/csl-citation.json"} </w:instrText>
      </w:r>
      <w:r w:rsidRPr="006F139B">
        <w:fldChar w:fldCharType="separate"/>
      </w:r>
      <w:r w:rsidR="00322545" w:rsidRPr="00322545">
        <w:rPr>
          <w:kern w:val="0"/>
          <w:vertAlign w:val="superscript"/>
        </w:rPr>
        <w:t>26</w:t>
      </w:r>
      <w:r w:rsidRPr="006F139B">
        <w:fldChar w:fldCharType="end"/>
      </w:r>
      <w:r w:rsidRPr="006F139B">
        <w:t>. The forest consisted mainly of ectomycorrhizal trees (</w:t>
      </w:r>
      <w:r w:rsidRPr="006F139B">
        <w:rPr>
          <w:rStyle w:val="af"/>
          <w:b w:val="0"/>
          <w:bCs/>
          <w:i/>
          <w:iCs/>
        </w:rPr>
        <w:t>Betula platyphylla</w:t>
      </w:r>
      <w:r w:rsidRPr="006F139B">
        <w:rPr>
          <w:rStyle w:val="af"/>
          <w:b w:val="0"/>
          <w:bCs/>
        </w:rPr>
        <w:t xml:space="preserve">, </w:t>
      </w:r>
      <w:r w:rsidRPr="006F139B">
        <w:rPr>
          <w:rStyle w:val="af"/>
          <w:b w:val="0"/>
          <w:bCs/>
          <w:i/>
          <w:iCs/>
        </w:rPr>
        <w:t>Pinus densiflora</w:t>
      </w:r>
      <w:r w:rsidRPr="006F139B">
        <w:rPr>
          <w:rStyle w:val="af"/>
          <w:b w:val="0"/>
          <w:bCs/>
        </w:rPr>
        <w:t xml:space="preserve">, and </w:t>
      </w:r>
      <w:r w:rsidRPr="006F139B">
        <w:rPr>
          <w:rStyle w:val="af"/>
          <w:b w:val="0"/>
          <w:bCs/>
          <w:i/>
          <w:iCs/>
        </w:rPr>
        <w:t>Larix kaempferi</w:t>
      </w:r>
      <w:r w:rsidRPr="006F139B">
        <w:rPr>
          <w:rStyle w:val="af"/>
          <w:b w:val="0"/>
          <w:bCs/>
        </w:rPr>
        <w:t xml:space="preserve">) and trees </w:t>
      </w:r>
      <w:r w:rsidR="00D56B6D">
        <w:rPr>
          <w:rStyle w:val="af"/>
          <w:b w:val="0"/>
          <w:bCs/>
        </w:rPr>
        <w:t>capable of forming</w:t>
      </w:r>
      <w:r w:rsidRPr="006F139B">
        <w:rPr>
          <w:rStyle w:val="af"/>
          <w:b w:val="0"/>
          <w:bCs/>
        </w:rPr>
        <w:t xml:space="preserve"> both arbuscular- and ectomycorrhizal </w:t>
      </w:r>
      <w:r w:rsidR="00D56B6D">
        <w:rPr>
          <w:rStyle w:val="af"/>
          <w:b w:val="0"/>
          <w:bCs/>
        </w:rPr>
        <w:t>symbioses</w:t>
      </w:r>
      <w:r w:rsidRPr="006F139B">
        <w:rPr>
          <w:rStyle w:val="af"/>
          <w:b w:val="0"/>
          <w:bCs/>
        </w:rPr>
        <w:fldChar w:fldCharType="begin"/>
      </w:r>
      <w:r w:rsidR="00322545">
        <w:rPr>
          <w:rStyle w:val="af"/>
          <w:b w:val="0"/>
          <w:bCs/>
        </w:rPr>
        <w:instrText xml:space="preserve"> ADDIN ZOTERO_ITEM CSL_CITATION {"citationID":"ybWeb6eS","properties":{"formattedCitation":"\\super 26\\nosupersub{}","plainCitation":"26","noteIndex":0},"citationItems":[{"id":1693,"uris":["http://zotero.org/users/13996173/items/X5RRM8IV"],"itemData":{"id":1693,"type":"article-journal","abstract":"Interactions between plants and diverse root-associated fungi are essential drivers of forest ecosystem dynamics. The symbiosis is potentially dependent on multiple ecological factors/processes such as host/symbiont specificity, background soil microbiome, inter-root dispersal of symbionts, and fungus–fungus interactions within roots. Nonetheless, it has remained a major challenge to reveal the mechanisms by which those multiple factors/processes determine the assembly of root-associated fungal communities. Based on the framework of joint species distribution modeling, we examined 1,615 root-tips samples collected in a cool-temperate forest to reveal how root-associated fungal community structure was collectively formed through filtering by host plants, associations with background soil fungi, spatial autocorrelation, and symbiont–symbiont interactions. In addition, to detect fungi that drive the assembly of the entire root-associated fungal community, we inferred networks of direct fungus–fungus associations by a statistical modeling that could account for implicit environmental effects.","container-title":"Environmental Microbiome","DOI":"10.1186/s40793-024-00628-8","ISSN":"2524-6372","issue":"1","journalAbbreviation":"Environmental Microbiome","page":"84","source":"BioMed Central","title":"Mycorrhizal and endophytic fungi structure forest below-ground symbiosis through contrasting but interdependent assembly processes","URL":"https://doi.org/10.1186/s40793-024-00628-8","volume":"19","author":[{"family":"Noguchi","given":"Mikihito"},{"family":"Toju","given":"Hirokazu"}],"accessed":{"date-parts":[["2025",2,5]]},"issued":{"date-parts":[["2024",11,2]]}}}],"schema":"https://github.com/citation-style-language/schema/raw/master/csl-citation.json"} </w:instrText>
      </w:r>
      <w:r w:rsidRPr="006F139B">
        <w:rPr>
          <w:rStyle w:val="af"/>
          <w:b w:val="0"/>
          <w:bCs/>
        </w:rPr>
        <w:fldChar w:fldCharType="separate"/>
      </w:r>
      <w:r w:rsidR="00322545" w:rsidRPr="00322545">
        <w:rPr>
          <w:kern w:val="0"/>
          <w:vertAlign w:val="superscript"/>
        </w:rPr>
        <w:t>26</w:t>
      </w:r>
      <w:r w:rsidRPr="006F139B">
        <w:rPr>
          <w:rStyle w:val="af"/>
          <w:b w:val="0"/>
          <w:bCs/>
        </w:rPr>
        <w:fldChar w:fldCharType="end"/>
      </w:r>
      <w:r w:rsidRPr="006F139B">
        <w:rPr>
          <w:rStyle w:val="af"/>
          <w:b w:val="0"/>
          <w:bCs/>
        </w:rPr>
        <w:t xml:space="preserve"> ("dual-mycorrhizal"; </w:t>
      </w:r>
      <w:r w:rsidRPr="006F139B">
        <w:rPr>
          <w:rStyle w:val="af"/>
          <w:b w:val="0"/>
          <w:bCs/>
          <w:i/>
          <w:iCs/>
        </w:rPr>
        <w:t>Populus tremula</w:t>
      </w:r>
      <w:r w:rsidRPr="006F139B">
        <w:rPr>
          <w:rStyle w:val="af"/>
          <w:b w:val="0"/>
          <w:bCs/>
        </w:rPr>
        <w:t xml:space="preserve">, </w:t>
      </w:r>
      <w:r w:rsidRPr="006F139B">
        <w:rPr>
          <w:rStyle w:val="af"/>
          <w:b w:val="0"/>
          <w:bCs/>
          <w:i/>
          <w:iCs/>
        </w:rPr>
        <w:t>Acer rufinerve</w:t>
      </w:r>
      <w:r w:rsidRPr="006F139B">
        <w:rPr>
          <w:rStyle w:val="af"/>
          <w:b w:val="0"/>
          <w:bCs/>
        </w:rPr>
        <w:t xml:space="preserve">, and </w:t>
      </w:r>
      <w:r w:rsidRPr="006F139B">
        <w:rPr>
          <w:rStyle w:val="af"/>
          <w:b w:val="0"/>
          <w:bCs/>
          <w:i/>
          <w:iCs/>
        </w:rPr>
        <w:t>Juglans mandshurica</w:t>
      </w:r>
      <w:r w:rsidRPr="006F139B">
        <w:rPr>
          <w:rStyle w:val="af"/>
          <w:b w:val="0"/>
          <w:bCs/>
        </w:rPr>
        <w:t>). After surface sterilization of the root samples, both the fungal ITS and prok</w:t>
      </w:r>
      <w:r w:rsidRPr="00EB4441">
        <w:rPr>
          <w:rStyle w:val="af"/>
          <w:b w:val="0"/>
          <w:bCs/>
        </w:rPr>
        <w:t xml:space="preserve">aryotic 16S rRNA sequence data were obtained for </w:t>
      </w:r>
      <w:r w:rsidRPr="00EB4441">
        <w:t>1,270 root-tip samples (</w:t>
      </w:r>
      <w:r w:rsidR="004F15F0" w:rsidRPr="004F15F0">
        <w:rPr>
          <w:highlight w:val="magenta"/>
        </w:rPr>
        <w:t>Supplementary</w:t>
      </w:r>
      <w:r w:rsidRPr="00EB4441">
        <w:t xml:space="preserve"> </w:t>
      </w:r>
      <w:r w:rsidR="006310F2" w:rsidRPr="00EB4441">
        <w:t>Figs. S1</w:t>
      </w:r>
      <w:r w:rsidR="00A272AC" w:rsidRPr="00EB4441">
        <w:t>–</w:t>
      </w:r>
      <w:r w:rsidR="006310F2" w:rsidRPr="00EB4441">
        <w:t>3</w:t>
      </w:r>
      <w:r w:rsidRPr="00EB4441">
        <w:t xml:space="preserve">). In total, the microbiome dataset consisted of 2,249 fungal </w:t>
      </w:r>
      <w:r w:rsidR="00B37BD0">
        <w:t>operational taxonomic units (</w:t>
      </w:r>
      <w:r w:rsidRPr="00EB4441">
        <w:t>OTUs</w:t>
      </w:r>
      <w:r w:rsidR="00B37BD0">
        <w:t>)</w:t>
      </w:r>
      <w:r w:rsidRPr="00EB4441">
        <w:t xml:space="preserve"> representing 524 genera and 249 families and 12,479 prokaryotic OTUs representing 590 genera and 309 families (Figs. 2a and 3a; </w:t>
      </w:r>
      <w:r w:rsidR="004F15F0" w:rsidRPr="004F15F0">
        <w:rPr>
          <w:highlight w:val="magenta"/>
        </w:rPr>
        <w:t>Supplementary</w:t>
      </w:r>
      <w:r w:rsidRPr="00EB4441">
        <w:t xml:space="preserve"> </w:t>
      </w:r>
      <w:r w:rsidR="006310F2" w:rsidRPr="00EB4441">
        <w:t>Figs. S1</w:t>
      </w:r>
      <w:r w:rsidR="00A272AC" w:rsidRPr="00EB4441">
        <w:t>–</w:t>
      </w:r>
      <w:r w:rsidR="006310F2" w:rsidRPr="00EB4441">
        <w:t>2</w:t>
      </w:r>
      <w:r w:rsidRPr="00EB4441">
        <w:t>).</w:t>
      </w:r>
      <w:r w:rsidRPr="006F139B">
        <w:t xml:space="preserve"> In the fungal community data, the ectomycorrhizal genera </w:t>
      </w:r>
      <w:r w:rsidRPr="006F139B">
        <w:rPr>
          <w:i/>
          <w:iCs/>
        </w:rPr>
        <w:t>Russula</w:t>
      </w:r>
      <w:r w:rsidRPr="006F139B">
        <w:t xml:space="preserve"> (Russulaceae) and </w:t>
      </w:r>
      <w:r w:rsidRPr="006F139B">
        <w:rPr>
          <w:i/>
          <w:iCs/>
        </w:rPr>
        <w:t>Tomentella</w:t>
      </w:r>
      <w:r w:rsidRPr="006F139B">
        <w:t xml:space="preserve"> (Thelephoraceae) were the most </w:t>
      </w:r>
      <w:r w:rsidRPr="00EB4441">
        <w:t xml:space="preserve">abundant, followed by a possibly endophytic genus </w:t>
      </w:r>
      <w:r w:rsidRPr="00EB4441">
        <w:rPr>
          <w:i/>
          <w:iCs/>
        </w:rPr>
        <w:t xml:space="preserve">Hyaloscypha </w:t>
      </w:r>
      <w:r w:rsidRPr="00EB4441">
        <w:t xml:space="preserve">(Hyaloscyphaceae) (Fig. 2a; </w:t>
      </w:r>
      <w:r w:rsidR="004F15F0" w:rsidRPr="004F15F0">
        <w:rPr>
          <w:highlight w:val="magenta"/>
        </w:rPr>
        <w:t>Supplementary</w:t>
      </w:r>
      <w:r w:rsidRPr="00EB4441">
        <w:t xml:space="preserve"> </w:t>
      </w:r>
      <w:r w:rsidR="006310F2" w:rsidRPr="00EB4441">
        <w:t>Fig. S2</w:t>
      </w:r>
      <w:r w:rsidRPr="00EB4441">
        <w:t>a</w:t>
      </w:r>
      <w:r w:rsidR="0060319B" w:rsidRPr="00EB4441">
        <w:t>–</w:t>
      </w:r>
      <w:r w:rsidRPr="00EB4441">
        <w:t>b). Th</w:t>
      </w:r>
      <w:r w:rsidRPr="006F139B">
        <w:t xml:space="preserve">e prokaryotic data lacked dominant taxa at the genus or family levels (Fig. 3a; </w:t>
      </w:r>
      <w:r w:rsidR="004F15F0" w:rsidRPr="004F15F0">
        <w:rPr>
          <w:highlight w:val="magenta"/>
        </w:rPr>
        <w:t>Supplementary</w:t>
      </w:r>
      <w:r w:rsidRPr="00EB4441">
        <w:t xml:space="preserve"> </w:t>
      </w:r>
      <w:r w:rsidR="006310F2" w:rsidRPr="00EB4441">
        <w:t>Fig. S2</w:t>
      </w:r>
      <w:r w:rsidRPr="00EB4441">
        <w:t>c</w:t>
      </w:r>
      <w:r w:rsidR="0060319B" w:rsidRPr="00EB4441">
        <w:t>–</w:t>
      </w:r>
      <w:r w:rsidRPr="00EB4441">
        <w:t>d). The fungal and prokaryotic taxa showed varying degrees of preferences for hosts (</w:t>
      </w:r>
      <w:r w:rsidR="004F15F0" w:rsidRPr="004F15F0">
        <w:rPr>
          <w:highlight w:val="magenta"/>
        </w:rPr>
        <w:t>Supplementary</w:t>
      </w:r>
      <w:r w:rsidRPr="00EB4441">
        <w:t xml:space="preserve"> </w:t>
      </w:r>
      <w:r w:rsidR="006310F2" w:rsidRPr="00EB4441">
        <w:t>Figs. S4</w:t>
      </w:r>
      <w:r w:rsidR="0060319B" w:rsidRPr="00EB4441">
        <w:t>–</w:t>
      </w:r>
      <w:r w:rsidR="006310F2" w:rsidRPr="00EB4441">
        <w:t>5</w:t>
      </w:r>
      <w:r w:rsidRPr="00EB4441">
        <w:t>).</w:t>
      </w:r>
    </w:p>
    <w:p w14:paraId="48FB08F5" w14:textId="77777777" w:rsidR="00007AA8" w:rsidRPr="00405E58" w:rsidRDefault="00007AA8" w:rsidP="00E20869">
      <w:pPr>
        <w:tabs>
          <w:tab w:val="left" w:pos="426"/>
          <w:tab w:val="left" w:pos="567"/>
        </w:tabs>
        <w:spacing w:beforeLines="70" w:before="250"/>
        <w:rPr>
          <w:b/>
          <w:bCs w:val="0"/>
          <w:sz w:val="28"/>
          <w:szCs w:val="28"/>
        </w:rPr>
      </w:pPr>
    </w:p>
    <w:p w14:paraId="64F3AC48" w14:textId="6BE20588" w:rsidR="00581224" w:rsidRPr="006F139B" w:rsidRDefault="006F139B" w:rsidP="00C70549">
      <w:pPr>
        <w:tabs>
          <w:tab w:val="left" w:pos="426"/>
        </w:tabs>
        <w:spacing w:before="179"/>
        <w:rPr>
          <w:rFonts w:eastAsia="ＭＳ Ｐゴシック"/>
          <w:b/>
          <w:bCs w:val="0"/>
          <w:kern w:val="0"/>
          <w14:ligatures w14:val="none"/>
        </w:rPr>
      </w:pPr>
      <w:r>
        <w:rPr>
          <w:rFonts w:eastAsia="ＭＳ Ｐゴシック"/>
          <w:b/>
          <w:bCs w:val="0"/>
          <w:kern w:val="0"/>
          <w14:ligatures w14:val="none"/>
        </w:rPr>
        <w:t>A</w:t>
      </w:r>
      <w:r w:rsidR="00C70549" w:rsidRPr="006F139B">
        <w:rPr>
          <w:rFonts w:eastAsia="ＭＳ Ｐゴシック"/>
          <w:b/>
          <w:bCs w:val="0"/>
          <w:kern w:val="0"/>
          <w14:ligatures w14:val="none"/>
        </w:rPr>
        <w:t>ssembly landscape</w:t>
      </w:r>
      <w:r w:rsidR="008A20B2">
        <w:rPr>
          <w:rFonts w:eastAsia="ＭＳ Ｐゴシック"/>
          <w:b/>
          <w:bCs w:val="0"/>
          <w:kern w:val="0"/>
          <w14:ligatures w14:val="none"/>
        </w:rPr>
        <w:t xml:space="preserve"> analysis for keystone exploration</w:t>
      </w:r>
    </w:p>
    <w:p w14:paraId="39B66CD8" w14:textId="4B235643" w:rsidR="00574A73" w:rsidRDefault="00970F3B" w:rsidP="00BC0D44">
      <w:pPr>
        <w:tabs>
          <w:tab w:val="left" w:pos="426"/>
        </w:tabs>
        <w:spacing w:before="179"/>
      </w:pPr>
      <w:r w:rsidRPr="006F139B">
        <w:t xml:space="preserve">To </w:t>
      </w:r>
      <w:r w:rsidR="007F3593">
        <w:t>characterize</w:t>
      </w:r>
      <w:r w:rsidRPr="006F139B">
        <w:t xml:space="preserve"> the </w:t>
      </w:r>
      <w:r w:rsidR="007F3593">
        <w:t>organizati</w:t>
      </w:r>
      <w:r w:rsidR="007F3593" w:rsidRPr="00EB4441">
        <w:t>on</w:t>
      </w:r>
      <w:r w:rsidR="00024081" w:rsidRPr="00EB4441">
        <w:t xml:space="preserve"> of </w:t>
      </w:r>
      <w:r w:rsidR="009A658F" w:rsidRPr="00EB4441">
        <w:t>microbiome</w:t>
      </w:r>
      <w:r w:rsidR="005361B6" w:rsidRPr="00EB4441">
        <w:t xml:space="preserve"> </w:t>
      </w:r>
      <w:r w:rsidR="006435E5" w:rsidRPr="00EB4441">
        <w:t>assembly</w:t>
      </w:r>
      <w:r w:rsidRPr="00EB4441">
        <w:t xml:space="preserve">, we applied a statistical framework inspired by </w:t>
      </w:r>
      <w:r w:rsidR="0006505E" w:rsidRPr="00EB4441">
        <w:t>the stability-landscape concept</w:t>
      </w:r>
      <w:r w:rsidR="00EE05E1">
        <w:rPr>
          <w:highlight w:val="magenta"/>
        </w:rPr>
        <w:fldChar w:fldCharType="begin"/>
      </w:r>
      <w:r w:rsidR="00EE05E1">
        <w:rPr>
          <w:highlight w:val="magenta"/>
        </w:rPr>
        <w:instrText xml:space="preserve"> ADDIN ZOTERO_ITEM CSL_CITATION {"citationID":"u7EUGEuI","properties":{"formattedCitation":"\\super 12,16,17\\nosupersub{}","plainCitation":"12,16,17","noteIndex":0},"citationItems":[{"id":955,"uris":["http://zotero.org/users/13996173/items/MEMSEX44"],"itemData":{"id":955,"type":"article-journal","abstract":"All ecosystems are exposed to gradual changes in climate, nutrient loading, habitat fragmentation or biotic exploitation. Nature is usually assumed to respond to gradual change in a smooth way. However, studies on lakes, coral reefs, oceans, forests and arid lands have shown that smooth change can be interrupted by sudden drastic switches to a contrasting state. Although diverse events can trigger such shifts, recent studies show that a loss of resilience usually paves the way for a switch to an alternative state. This suggests that strategies for sustainable management of such ecosystems should focus on maintaining resilience.","container-title":"Nature","DOI":"10.1038/35098000","ISSN":"1476-4687","issue":"6856","language":"en","license":"2001 Macmillan Magazines Ltd.","note":"publisher: Nature Publishing Group","page":"591-596","source":"www-nature-com.kyoto-u.idm.oclc.org","title":"Catastrophic shifts in ecosystems","URL":"https://www-nature-com.kyoto-u.idm.oclc.org/articles/35098000","volume":"413","author":[{"family":"Scheffer","given":"Marten"},{"family":"Carpenter","given":"Steve"},{"family":"Foley","given":"Jonathan A."},{"family":"Folke","given":"Carl"},{"family":"Walker","given":"Brian"}],"accessed":{"date-parts":[["2024",7,14]]},"issued":{"date-parts":[["2001",10]]}}},{"id":2120,"uris":["http://zotero.org/users/13996173/items/FEKNI8SF"],"itemData":{"id":2120,"type":"article-journal","container-title":"Annual Review of Ecology and Systematics","language":"en","page":"1-23","source":"Zotero","title":"Resilience and Stability of Ecological Systems","volume":"4","author":[{"family":"Holling","given":"C S"}],"issued":{"date-parts":[["1973"]]}}},{"id":2123,"uris":["http://zotero.org/users/13996173/items/KJJWLU9Y"],"itemData":{"id":2123,"type":"article-journal","abstract":"Ecological resilience is the ability of a system to persist in the face of perturbations. Although resilience has been a highly inﬂuential concept, its interpretation has remained largely qualitative. Here we describe an emerging family of methods for quantifying resilience on the basis of observations. A ﬁrst set of methods is based on the phenomenon of critical slowing down, which implies that recovery upon small perturbations becomes slower as a system approaches a tipping point. Such slowing down can be measured experimentally but may also be indirectly inferred from changes in natural ﬂuctuations and spatial patterns. A second group of methods aims to characterize the resilience of alternative states in probabilistic terms based on large numbers of observations as in long time series or satellite images. These generic approaches to measuring resilience complement the systemspeciﬁc knowledge needed to infer the effects of environmental change on the resilience of complex systems.","container-title":"Annual Review of Ecology, Evolution, and Systematics","DOI":"10.1146/annurev-ecolsys-112414-054242","ISSN":"1543-592X, 1545-2069","issue":"1","journalAbbreviation":"Annu. Rev. Ecol. Evol. Syst.","language":"en","page":"145-167","source":"DOI.org (Crossref)","title":"Generic Indicators of Ecological Resilience: Inferring the Chance of a Critical Transition","title-short":"Generic Indicators of Ecological Resilience","URL":"https://www.annualreviews.org/doi/10.1146/annurev-ecolsys-112414-054242","volume":"46","author":[{"family":"Scheffer","given":"Marten"},{"family":"Carpenter","given":"Stephen R."},{"family":"Dakos","given":"Vasilis"},{"family":"Van Nes","given":"Egbert H."}],"accessed":{"date-parts":[["2025",8,21]]},"issued":{"date-parts":[["2015",12,4]]}}}],"schema":"https://github.com/citation-style-language/schema/raw/master/csl-citation.json"} </w:instrText>
      </w:r>
      <w:r w:rsidR="00EE05E1">
        <w:rPr>
          <w:highlight w:val="magenta"/>
        </w:rPr>
        <w:fldChar w:fldCharType="separate"/>
      </w:r>
      <w:r w:rsidR="00EE05E1" w:rsidRPr="00EE05E1">
        <w:rPr>
          <w:kern w:val="0"/>
          <w:vertAlign w:val="superscript"/>
        </w:rPr>
        <w:t>12,16,17</w:t>
      </w:r>
      <w:r w:rsidR="00EE05E1">
        <w:rPr>
          <w:highlight w:val="magenta"/>
        </w:rPr>
        <w:fldChar w:fldCharType="end"/>
      </w:r>
      <w:r w:rsidR="00FE016C" w:rsidRPr="00FE016C">
        <w:t xml:space="preserve"> </w:t>
      </w:r>
      <w:r w:rsidRPr="00EB4441">
        <w:t>(Fig. 1</w:t>
      </w:r>
      <w:r w:rsidR="00581224" w:rsidRPr="00EB4441">
        <w:t>b</w:t>
      </w:r>
      <w:r w:rsidRPr="00EB4441">
        <w:t xml:space="preserve">). </w:t>
      </w:r>
      <w:r w:rsidR="00C94918" w:rsidRPr="00EB4441">
        <w:t>T</w:t>
      </w:r>
      <w:r w:rsidR="001810D0" w:rsidRPr="00EB4441">
        <w:t xml:space="preserve">his </w:t>
      </w:r>
      <w:r w:rsidR="007F3593" w:rsidRPr="00EB4441">
        <w:t xml:space="preserve">approach reconstructs </w:t>
      </w:r>
      <w:r w:rsidR="00BA37C7" w:rsidRPr="00EB4441">
        <w:t>a probabilistic representation of community states</w:t>
      </w:r>
      <w:r w:rsidR="0098068D" w:rsidRPr="00EB4441">
        <w:t>, hereafter referre</w:t>
      </w:r>
      <w:r w:rsidR="0098068D">
        <w:t xml:space="preserve">d to as </w:t>
      </w:r>
      <w:r w:rsidR="00DA21AD">
        <w:t xml:space="preserve">an "assembly landscape", based on </w:t>
      </w:r>
      <w:r w:rsidR="00CF3561">
        <w:t>model-implied probabilities derived from an Ising-model framework in statistical physics</w:t>
      </w:r>
      <w:r w:rsidR="00721173" w:rsidRPr="006F139B">
        <w:fldChar w:fldCharType="begin"/>
      </w:r>
      <w:r w:rsidR="00322545">
        <w:instrText xml:space="preserve"> ADDIN ZOTERO_ITEM CSL_CITATION {"citationID":"QTx23flU","properties":{"formattedCitation":"\\super 14,27,28\\nosupersub{}","plainCitation":"14,27,28","noteIndex":0},"citationItems":[{"id":811,"uris":["http://zotero.org/users/13996173/items/ZNRUPQST"],"itemData":{"id":811,"type":"article-journal","abstract":"Compositional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id":1763,"uris":["http://zotero.org/users/13996173/items/AAL6UXR7"],"itemData":{"id":1763,"type":"article-journal","abstract":"&lt;p&gt;During rest, the human brain performs essential functions such as memory maintenance, which are associated with resting-state brain networks (RSNs) including the default-mode network (DMN) and frontoparietal network (FPN). Previous studies based on spiking-neuron network models and their reduced models, as well as those based on imaging data, suggest that resting-state network activity can be captured as attractor dynamics, i.e., dynamics of the brain state toward an attractive state and transitions between different attractors. Here, we analyze the energy landscapes of the RSNs by applying the maximum entropy model, or equivalently the Ising spin model, to human RSN data. We use the previously estimated parameter values to define the energy landscape, and the disconnectivity graph method to estimate the number of local energy minima (equivalent to attractors in attractor dynamics), the basin size, and hierarchical relationships among the different local minima. In both of the DMN and FPN, low-energy local minima tended to have large basins. A majority of the network states belonged to a basin of one of a few local minima. Therefore, a small number of local minima constituted the backbone of each RSN. In the DMN, the energy landscape consisted of two groups of low-energy local minima that are separated by a relatively high energy barrier. Within each group, the activity patterns of the local minima were similar, and different minima were connected by relatively low energy barriers. In the FPN, all dominant local minima were separated by relatively low energy barriers such that they formed a single coarse-grained global minimum. Our results indicate that multistable attractor dynamics may underlie the DMN, but not the FPN, and assist memory maintenance with different memory states.&lt;/p&gt;","container-title":"Frontiers in Neuroinformatics","DOI":"10.3389/fninf.2014.00012","ISSN":"1662-5196","journalAbbreviation":"Front. Neuroinform.","language":"English","note":"publisher: Frontiers","source":"Frontiers","title":"Energy landscapes of resting-state brain networks","URL":"https://www.frontiersin.org/journals/neuroinformatics/articles/10.3389/fninf.2014.00012/full","volume":"8","author":[{"family":"Watanabe","given":"Takamitsu"},{"family":"Hirose","given":"Satoshi"},{"family":"Wada","given":"Hiroyuki"},{"family":"Imai","given":"Yoshio"},{"family":"Machida","given":"Toru"},{"family":"Shirouzu","given":"Ichiro"},{"family":"Konishi","given":"Seiki"},{"family":"Miyashita","given":"Yasushi"},{"family":"Masuda","given":"Naoki"}],"accessed":{"date-parts":[["2025",2,5]]},"issued":{"date-parts":[["2014",2,25]]}}},{"id":2136,"uris":["http://zotero.org/users/13996173/items/EVQPMNEQ"],"itemData":{"id":2136,"type":"article-journal","abstract":"We review a class of energy landscape analysis method that uses the Ising model and takes multivariate time series data as input. The method allows one to capture dynamics of the data as trajectories of a ball from one basin to a different basin to yet another, constrained on the energy landscape specified by the estimated Ising model. While this energy landscape analysis has mostly been applied to functional magnetic resonance imaging (fMRI) data from the brain for historical reasons, there are emerging applications outside fMRI data and neuroscience. To inform such applications in various research fields, this review paper provides a detailed tutorial on each step of the analysis, terminologies, concepts underlying the method, and validation, as well as recent developments of extended and related methods.","container-title":"PLOS Complex Systems","DOI":"10.1371/journal.pcsy.0000039","ISSN":"2837-8830","issue":"5","journalAbbreviation":"PLOS Complex Systems","language":"en","note":"publisher: Public Library of Science","page":"e0000039","source":"PLoS Journals","title":"Energy landscape analysis based on the Ising model: Tutorial review","title-short":"Energy landscape analysis based on the Ising model","URL":"https://journals.plos.org/complexsystems/article?id=10.1371/journal.pcsy.0000039","volume":"2","author":[{"family":"Masuda","given":"Naoki"},{"family":"Islam","given":"Saiful"},{"family":"Aung","given":"Si Thu"},{"family":"Watanabe","given":"Takamitsu"}],"accessed":{"date-parts":[["2025",8,22]]},"issued":{"date-parts":[["2025",5,9]]}}}],"schema":"https://github.com/citation-style-language/schema/raw/master/csl-citation.json"} </w:instrText>
      </w:r>
      <w:r w:rsidR="00721173" w:rsidRPr="006F139B">
        <w:fldChar w:fldCharType="separate"/>
      </w:r>
      <w:r w:rsidR="00322545" w:rsidRPr="00322545">
        <w:rPr>
          <w:kern w:val="0"/>
          <w:vertAlign w:val="superscript"/>
        </w:rPr>
        <w:t>14,27,28</w:t>
      </w:r>
      <w:r w:rsidR="00721173" w:rsidRPr="006F139B">
        <w:fldChar w:fldCharType="end"/>
      </w:r>
      <w:r w:rsidR="00CF2F26">
        <w:t>. In this cont</w:t>
      </w:r>
      <w:r w:rsidR="00851252">
        <w:t xml:space="preserve">ext, </w:t>
      </w:r>
      <w:r w:rsidR="00BC0D44">
        <w:t>c</w:t>
      </w:r>
      <w:r w:rsidR="001E1785">
        <w:t xml:space="preserve">ommunity states </w:t>
      </w:r>
      <w:r w:rsidR="001829FD">
        <w:t>are</w:t>
      </w:r>
      <w:r w:rsidR="001E1785">
        <w:t xml:space="preserve"> represented in binary format (presence or absence of taxa), following the assembly-graph concept in community ecology</w:t>
      </w:r>
      <w:r w:rsidR="001E47B7" w:rsidRPr="006F139B">
        <w:fldChar w:fldCharType="begin"/>
      </w:r>
      <w:r w:rsidR="00322545">
        <w:instrText xml:space="preserve"> ADDIN ZOTERO_ITEM CSL_CITATION {"citationID":"2eHAu024","properties":{"formattedCitation":"\\super 29\\uc0\\u8211{}31\\nosupersub{}","plainCitation":"29–31","noteIndex":0},"citationItems":[{"id":1057,"uris":["http://zotero.org/users/13996173/items/R3HVZH8W"],"itemData":{"id":1057,"type":"article-journal","abstract":"The human gut harbors a large and complex community of beneficial microbes that remain stable over long periods. This stability is considered critical for good health but is poorly understood. Here we develop a body of ecological theory to help us understand microbiome stability. Although cooperating networks of microbes can be efficient, we find that they are often unstable. Counterintuitively, this finding indicates that hosts can benefit from microbial competition when this competition dampens cooperative networks and increases stability. More generally, stability is promoted by limiting positive feedbacks and weakening ecological interactions. We have analyzed host mechanisms for maintaining stability—including immune suppression, spatial structuring, and feeding of community members—and support our key predictions with recent data.","container-title":"Science","DOI":"10.1126/science.aad2602","issue":"6261","note":"publisher: American Association for the Advancement of Science","page":"663-666","source":"science.org (Atypon)","title":"The ecology of the microbiome: Networks, competition, and stability","title-short":"The ecology of the microbiome","URL":"https://www.science.org/doi/10.1126/science.aad2602","volume":"350","author":[{"family":"Coyte","given":"Katharine Z."},{"family":"Schluter","given":"Jonas"},{"family":"Foster","given":"Kevin R."}],"accessed":{"date-parts":[["2024",8,5]]},"issued":{"date-parts":[["2015",11,6]]}}},{"id":1199,"uris":["http://zotero.org/users/13996173/items/TLQ5IJ8S"],"itemData":{"id":1199,"type":"article-journal","abstract":"Ecological assembly is a fundamental and yet poorly understood process. Three main obstacles hinder the development of a theory of assembly, and when these issues are sidestepped by making strong assumptions, one can build an assembly graph in which nodes are ecological communities and edges are invasions shifting their composition. The graph can then be analysed directly, without the need to consider dynamics. To showcase this framework, we build and analyse assembly graphs for the competitive Lotka–Volterra model, showing that in these cases sequential assembly (in which species invade a community one at a time) can reach the same conﬁgurations found when starting the system with all species present at different initial conditions. We discuss how our results can advance our understanding of assembly both from an empirical and a theoretical point of view, informing the study of ecological restoration and the design of ecological communities.","container-title":"Ecology Letters","DOI":"10.1111/ele.13702","ISSN":"1461-023X, 1461-0248","issue":"5","journalAbbreviation":"Ecology Letters","language":"en","page":"1029-1037","source":"DOI.org (Crossref)","title":"Tractable models of ecological assembly","URL":"https://onlinelibrary.wiley.com/doi/10.1111/ele.13702","volume":"24","author":[{"family":"Serván","given":"Carlos A."},{"family":"Allesina","given":"Stefano"}],"editor":[{"family":"Jordan","given":"Ferenc"}],"accessed":{"date-parts":[["2024",9,30]]},"issued":{"date-parts":[["2021",5]]}}},{"id":1191,"uris":["http://zotero.org/users/13996173/items/8CE85VEU"],"itemData":{"id":1191,"type":"article-journal","container-title":"Physical Review Letters","DOI":"10.1103/PhysRevLett.103.168101","ISSN":"0031-9007, 1079-7114","issue":"16","journalAbbreviation":"Phys. Rev. Lett.","language":"en","license":"http://link.aps.org/licenses/aps-default-license","page":"168101","source":"DOI.org (Crossref)","title":"Statistical Mechanics of Ecosystem Assembly","URL":"https://link.aps.org/doi/10.1103/PhysRevLett.103.168101","volume":"103","author":[{"family":"Capitán","given":"José A."},{"family":"Cuesta","given":"José A."},{"family":"Bascompte","given":"Jordi"}],"accessed":{"date-parts":[["2024",9,30]]},"issued":{"date-parts":[["2009",10,13]]}}}],"schema":"https://github.com/citation-style-language/schema/raw/master/csl-citation.json"} </w:instrText>
      </w:r>
      <w:r w:rsidR="001E47B7" w:rsidRPr="006F139B">
        <w:fldChar w:fldCharType="separate"/>
      </w:r>
      <w:r w:rsidR="00322545" w:rsidRPr="00322545">
        <w:rPr>
          <w:kern w:val="0"/>
          <w:vertAlign w:val="superscript"/>
        </w:rPr>
        <w:t>29–31</w:t>
      </w:r>
      <w:r w:rsidR="001E47B7" w:rsidRPr="006F139B">
        <w:fldChar w:fldCharType="end"/>
      </w:r>
      <w:r w:rsidR="004269A2">
        <w:t xml:space="preserve">. </w:t>
      </w:r>
      <w:r w:rsidR="000B50E8">
        <w:t>For a system con</w:t>
      </w:r>
      <w:r w:rsidR="00455052">
        <w:t xml:space="preserve">taining </w:t>
      </w:r>
      <w:r w:rsidR="00DC0605" w:rsidRPr="006F139B">
        <w:rPr>
          <w:i/>
          <w:iCs/>
        </w:rPr>
        <w:t>S</w:t>
      </w:r>
      <w:r w:rsidR="00DC0605">
        <w:t xml:space="preserve"> taxa, </w:t>
      </w:r>
      <w:r w:rsidR="000212E0">
        <w:t xml:space="preserve">the corresponding state space consists of </w:t>
      </w:r>
      <w:r w:rsidR="00581224" w:rsidRPr="006F139B">
        <w:t>2</w:t>
      </w:r>
      <w:r w:rsidR="00581224" w:rsidRPr="006F139B">
        <w:rPr>
          <w:i/>
          <w:iCs/>
          <w:vertAlign w:val="superscript"/>
        </w:rPr>
        <w:t>S</w:t>
      </w:r>
      <w:r w:rsidR="00581224" w:rsidRPr="006F139B">
        <w:t xml:space="preserve"> possible states.</w:t>
      </w:r>
      <w:r w:rsidR="0031531C">
        <w:t xml:space="preserve"> </w:t>
      </w:r>
      <w:r w:rsidR="00574A73">
        <w:t>T</w:t>
      </w:r>
      <w:r w:rsidR="00581224" w:rsidRPr="006F139B">
        <w:t xml:space="preserve">he probability of each community state </w:t>
      </w:r>
      <w:r w:rsidR="007A319E">
        <w:lastRenderedPageBreak/>
        <w:t xml:space="preserve">was </w:t>
      </w:r>
      <w:r w:rsidR="00C144DB">
        <w:t xml:space="preserve">estimated as a function of </w:t>
      </w:r>
      <w:r w:rsidR="00682915">
        <w:t>background environme</w:t>
      </w:r>
      <w:r w:rsidR="00682915" w:rsidRPr="00EB4441">
        <w:t>ntal conditions</w:t>
      </w:r>
      <w:r w:rsidR="000F01C9" w:rsidRPr="00EB4441">
        <w:t xml:space="preserve"> </w:t>
      </w:r>
      <w:r w:rsidR="00A84954" w:rsidRPr="00EB4441">
        <w:t xml:space="preserve">and </w:t>
      </w:r>
      <w:r w:rsidR="00EE1CDF" w:rsidRPr="00EB4441">
        <w:t xml:space="preserve">interspecific </w:t>
      </w:r>
      <w:r w:rsidR="00A010F3">
        <w:t xml:space="preserve">(inter-taxon) </w:t>
      </w:r>
      <w:r w:rsidR="00EE1CDF" w:rsidRPr="00EB4441">
        <w:t xml:space="preserve">associations. </w:t>
      </w:r>
      <w:r w:rsidR="000F74A1" w:rsidRPr="00EB4441">
        <w:t xml:space="preserve">The resulting </w:t>
      </w:r>
      <w:r w:rsidR="00BC5948" w:rsidRPr="00EB4441">
        <w:t xml:space="preserve">assembly landscape </w:t>
      </w:r>
      <w:r w:rsidR="00462762" w:rsidRPr="00EB4441">
        <w:t>provide</w:t>
      </w:r>
      <w:r w:rsidR="0010377D" w:rsidRPr="00EB4441">
        <w:t xml:space="preserve">s a structured view of how community </w:t>
      </w:r>
      <w:r w:rsidR="0004347B" w:rsidRPr="00EB4441">
        <w:t xml:space="preserve">states are distributed </w:t>
      </w:r>
      <w:r w:rsidR="009142FE" w:rsidRPr="00EB4441">
        <w:t xml:space="preserve">in probability space </w:t>
      </w:r>
      <w:r w:rsidR="00A55F75" w:rsidRPr="00EB4441">
        <w:t xml:space="preserve">depending on </w:t>
      </w:r>
      <w:r w:rsidR="00B17DC8" w:rsidRPr="00EB4441">
        <w:t>environmental context</w:t>
      </w:r>
      <w:r w:rsidR="009B3B08" w:rsidRPr="00EB4441">
        <w:t>s (</w:t>
      </w:r>
      <w:r w:rsidR="00581224" w:rsidRPr="00EB4441">
        <w:t>Fig. 1b</w:t>
      </w:r>
      <w:r w:rsidR="00DC676C" w:rsidRPr="00EB4441">
        <w:t>–</w:t>
      </w:r>
      <w:r w:rsidR="00581224" w:rsidRPr="00EB4441">
        <w:t>c)</w:t>
      </w:r>
      <w:r w:rsidR="00581224" w:rsidRPr="006F139B">
        <w:t xml:space="preserve">. </w:t>
      </w:r>
    </w:p>
    <w:p w14:paraId="1D11D34D" w14:textId="0B4C14DC" w:rsidR="00581224" w:rsidRDefault="00581224" w:rsidP="00681B04">
      <w:pPr>
        <w:tabs>
          <w:tab w:val="left" w:pos="426"/>
        </w:tabs>
        <w:spacing w:before="179"/>
      </w:pPr>
      <w:r w:rsidRPr="00405E58">
        <w:tab/>
        <w:t xml:space="preserve">Based on </w:t>
      </w:r>
      <w:r w:rsidR="009E2AD3">
        <w:t>this</w:t>
      </w:r>
      <w:r w:rsidRPr="00405E58">
        <w:t xml:space="preserve"> framework, we developed a sensitivity-analysis approach to identify </w:t>
      </w:r>
      <w:r w:rsidR="008C2355">
        <w:t>candidate</w:t>
      </w:r>
      <w:r w:rsidRPr="00405E58">
        <w:t xml:space="preserve"> keystone </w:t>
      </w:r>
      <w:r w:rsidR="002331E4">
        <w:t xml:space="preserve">taxa associated with </w:t>
      </w:r>
      <w:r w:rsidR="00E8344E">
        <w:t>assembly landscape</w:t>
      </w:r>
      <w:r w:rsidR="008C2355">
        <w:t xml:space="preserve"> reorganization</w:t>
      </w:r>
      <w:r w:rsidRPr="00405E58">
        <w:t xml:space="preserve"> (Fig. 1d</w:t>
      </w:r>
      <w:r w:rsidR="009A3CD8">
        <w:t>–</w:t>
      </w:r>
      <w:r w:rsidRPr="00405E58">
        <w:t>g</w:t>
      </w:r>
      <w:r w:rsidR="00F0237F">
        <w:t>; see Methods for details</w:t>
      </w:r>
      <w:r w:rsidRPr="00405E58">
        <w:t xml:space="preserve">). </w:t>
      </w:r>
      <w:r w:rsidR="001F1EDA" w:rsidRPr="008271D4">
        <w:t xml:space="preserve">The central idea is to quantify how </w:t>
      </w:r>
      <w:r w:rsidR="007E2A15">
        <w:t>landscape</w:t>
      </w:r>
      <w:r w:rsidR="001F1EDA" w:rsidRPr="008271D4">
        <w:t xml:space="preserve"> </w:t>
      </w:r>
      <w:r w:rsidR="006A0C86">
        <w:t>architecture</w:t>
      </w:r>
      <w:r w:rsidR="001F1EDA" w:rsidRPr="008271D4">
        <w:t xml:space="preserve"> changes along the </w:t>
      </w:r>
      <w:r w:rsidR="007E2A15">
        <w:t xml:space="preserve">abundance </w:t>
      </w:r>
      <w:r w:rsidR="001F1EDA" w:rsidRPr="008271D4">
        <w:t>gradient</w:t>
      </w:r>
      <w:r w:rsidR="00A51C4C">
        <w:t xml:space="preserve"> of each focal </w:t>
      </w:r>
      <w:r w:rsidR="007549B1">
        <w:t>species or taxon</w:t>
      </w:r>
      <w:r w:rsidR="003C039F">
        <w:t xml:space="preserve">. </w:t>
      </w:r>
      <w:r w:rsidR="001F1EDA" w:rsidRPr="008271D4">
        <w:t>If the number</w:t>
      </w:r>
      <w:r w:rsidR="00DC463D">
        <w:t xml:space="preserve"> </w:t>
      </w:r>
      <w:r w:rsidR="00FC431D">
        <w:t xml:space="preserve">or </w:t>
      </w:r>
      <w:r w:rsidR="001F1EDA" w:rsidRPr="008271D4">
        <w:t xml:space="preserve">positions of basins </w:t>
      </w:r>
      <w:r w:rsidR="00EC6808">
        <w:t>vary</w:t>
      </w:r>
      <w:r w:rsidR="001F1EDA" w:rsidRPr="008271D4">
        <w:t xml:space="preserve"> markedly </w:t>
      </w:r>
      <w:r w:rsidR="00FD622D">
        <w:t>across abundance levels</w:t>
      </w:r>
      <w:r w:rsidR="00457B38">
        <w:t xml:space="preserve">, </w:t>
      </w:r>
      <w:r w:rsidR="005D4232">
        <w:t>the focal taxon</w:t>
      </w:r>
      <w:r w:rsidR="00364243">
        <w:t xml:space="preserve"> is considered </w:t>
      </w:r>
      <w:r w:rsidR="00E907AD">
        <w:t xml:space="preserve">strongly associated with shifts </w:t>
      </w:r>
      <w:r w:rsidR="0045102E">
        <w:t xml:space="preserve">in </w:t>
      </w:r>
      <w:r w:rsidR="00B73A3E">
        <w:t>assembly processes</w:t>
      </w:r>
      <w:r w:rsidR="0048550E">
        <w:t xml:space="preserve"> </w:t>
      </w:r>
      <w:r w:rsidR="001F1EDA" w:rsidRPr="008271D4">
        <w:t>(Fig. 1d–e).</w:t>
      </w:r>
      <w:r w:rsidR="007D3BE1">
        <w:t xml:space="preserve"> </w:t>
      </w:r>
      <w:r w:rsidR="0048550E">
        <w:t>In this analysis</w:t>
      </w:r>
      <w:r w:rsidR="00FF77CB">
        <w:t xml:space="preserve">, the relative abundance of </w:t>
      </w:r>
      <w:r w:rsidR="00B92940">
        <w:t xml:space="preserve">the focal taxon is treated as an external </w:t>
      </w:r>
      <w:r w:rsidR="00115032">
        <w:t xml:space="preserve">variable influencing </w:t>
      </w:r>
      <w:r w:rsidR="00485F11">
        <w:t xml:space="preserve">the </w:t>
      </w:r>
      <w:r w:rsidR="00D90929">
        <w:t xml:space="preserve">modeled </w:t>
      </w:r>
      <w:r w:rsidR="00485F11">
        <w:t>probabilit</w:t>
      </w:r>
      <w:r w:rsidR="00107015">
        <w:t xml:space="preserve">ies </w:t>
      </w:r>
      <w:r w:rsidR="00485F11">
        <w:t xml:space="preserve">of community states (i.e., </w:t>
      </w:r>
      <w:r w:rsidR="006F3999">
        <w:t xml:space="preserve">assembly </w:t>
      </w:r>
      <w:r w:rsidR="007E045C">
        <w:t>landscape architecture</w:t>
      </w:r>
      <w:r w:rsidR="00485F11">
        <w:t>)</w:t>
      </w:r>
      <w:r w:rsidR="007E045C">
        <w:t xml:space="preserve"> </w:t>
      </w:r>
      <w:r w:rsidR="00681B04">
        <w:t>for</w:t>
      </w:r>
      <w:r w:rsidRPr="00405E58">
        <w:t xml:space="preserve"> the remaining community members (Fig. 1f</w:t>
      </w:r>
      <w:r w:rsidR="00E15863">
        <w:t>–</w:t>
      </w:r>
      <w:r w:rsidRPr="00405E58">
        <w:t>g).</w:t>
      </w:r>
    </w:p>
    <w:p w14:paraId="4FE3EEA3" w14:textId="0067545F" w:rsidR="00581224" w:rsidRPr="00447290" w:rsidRDefault="00E67F81" w:rsidP="00D92581">
      <w:pPr>
        <w:tabs>
          <w:tab w:val="left" w:pos="426"/>
        </w:tabs>
        <w:spacing w:before="179"/>
        <w:rPr>
          <w:color w:val="000000" w:themeColor="text1"/>
        </w:rPr>
      </w:pPr>
      <w:r>
        <w:tab/>
      </w:r>
      <w:r w:rsidR="000371EA">
        <w:t>By</w:t>
      </w:r>
      <w:r>
        <w:t xml:space="preserve"> quantify</w:t>
      </w:r>
      <w:r w:rsidR="000371EA">
        <w:t>ing</w:t>
      </w:r>
      <w:r>
        <w:t xml:space="preserve"> these</w:t>
      </w:r>
      <w:r w:rsidR="002C1895">
        <w:t xml:space="preserve"> </w:t>
      </w:r>
      <w:r w:rsidR="00CF24BD">
        <w:t xml:space="preserve">patterns of </w:t>
      </w:r>
      <w:r w:rsidR="002C1895">
        <w:t>landscape reorganization</w:t>
      </w:r>
      <w:r w:rsidR="00837BBD">
        <w:t xml:space="preserve">, </w:t>
      </w:r>
      <w:r w:rsidR="00676F71">
        <w:t xml:space="preserve">we </w:t>
      </w:r>
      <w:r w:rsidR="00A65878">
        <w:t>introduced</w:t>
      </w:r>
      <w:r w:rsidR="00676F71">
        <w:t xml:space="preserve"> </w:t>
      </w:r>
      <w:r w:rsidR="00A65878">
        <w:t xml:space="preserve">two </w:t>
      </w:r>
      <w:r w:rsidR="00AE4AA9">
        <w:t>complementary</w:t>
      </w:r>
      <w:r w:rsidR="00EE63C2">
        <w:t xml:space="preserve"> indices</w:t>
      </w:r>
      <w:r w:rsidR="00796C11">
        <w:t xml:space="preserve"> of </w:t>
      </w:r>
      <w:r w:rsidR="00796C11" w:rsidRPr="00405E58">
        <w:t>“keystoneness”</w:t>
      </w:r>
      <w:r w:rsidR="00EE63C2">
        <w:t xml:space="preserve">. </w:t>
      </w:r>
      <w:r w:rsidR="00581224" w:rsidRPr="00405E58">
        <w:t>The first index</w:t>
      </w:r>
      <w:r w:rsidR="00D92581">
        <w:t xml:space="preserve">, </w:t>
      </w:r>
      <w:r w:rsidR="00D92581" w:rsidRPr="00405E58">
        <w:rPr>
          <w:i/>
          <w:iCs/>
        </w:rPr>
        <w:sym w:font="Symbol" w:char="F044"/>
      </w:r>
      <w:r w:rsidR="00D92581" w:rsidRPr="00405E58">
        <w:rPr>
          <w:i/>
          <w:iCs/>
        </w:rPr>
        <w:t>topography</w:t>
      </w:r>
      <w:r w:rsidR="00D92581">
        <w:t>, measures changes in topographical attributes of the assembly landscape, including</w:t>
      </w:r>
      <w:r w:rsidR="00153744">
        <w:t xml:space="preserve"> </w:t>
      </w:r>
      <w:r w:rsidR="00581224" w:rsidRPr="00405E58">
        <w:t xml:space="preserve">the number, positions, and </w:t>
      </w:r>
      <w:r w:rsidR="00D92581">
        <w:t xml:space="preserve">relative </w:t>
      </w:r>
      <w:r w:rsidR="00581224" w:rsidRPr="00405E58">
        <w:t>sizes of basins (Fig. 1d). The second index</w:t>
      </w:r>
      <w:r w:rsidR="00385C12">
        <w:t xml:space="preserve">, </w:t>
      </w:r>
      <w:r w:rsidR="00385C12" w:rsidRPr="00405E58">
        <w:rPr>
          <w:i/>
          <w:iCs/>
        </w:rPr>
        <w:sym w:font="Symbol" w:char="F044"/>
      </w:r>
      <w:r w:rsidR="00385C12" w:rsidRPr="00405E58">
        <w:rPr>
          <w:i/>
          <w:iCs/>
        </w:rPr>
        <w:t>evenness</w:t>
      </w:r>
      <w:r w:rsidR="00385C12">
        <w:t>,</w:t>
      </w:r>
      <w:r w:rsidR="00581224" w:rsidRPr="00405E58">
        <w:t xml:space="preserve"> captures changes in the evenness of </w:t>
      </w:r>
      <w:r w:rsidR="00455563">
        <w:t>the probability distribution of community states</w:t>
      </w:r>
      <w:r w:rsidR="00581224" w:rsidRPr="00405E58">
        <w:t xml:space="preserve"> along the abundance </w:t>
      </w:r>
      <w:r w:rsidR="00DD219C">
        <w:t>gradient</w:t>
      </w:r>
      <w:r w:rsidR="00581224" w:rsidRPr="00405E58">
        <w:t xml:space="preserve"> of the focal </w:t>
      </w:r>
      <w:r w:rsidR="000B2AD9">
        <w:t>taxon</w:t>
      </w:r>
      <w:r w:rsidR="00581224" w:rsidRPr="00405E58">
        <w:t xml:space="preserve"> (Fig. 1e). </w:t>
      </w:r>
      <w:r w:rsidR="00415235">
        <w:t xml:space="preserve">A </w:t>
      </w:r>
      <w:r w:rsidR="00415235">
        <w:rPr>
          <w:color w:val="000000" w:themeColor="text1"/>
        </w:rPr>
        <w:t>p</w:t>
      </w:r>
      <w:r w:rsidR="00581224" w:rsidRPr="00447290">
        <w:rPr>
          <w:color w:val="000000" w:themeColor="text1"/>
        </w:rPr>
        <w:t xml:space="preserve">ositive </w:t>
      </w:r>
      <w:r w:rsidR="00581224" w:rsidRPr="00447290">
        <w:rPr>
          <w:i/>
          <w:iCs/>
          <w:color w:val="000000" w:themeColor="text1"/>
        </w:rPr>
        <w:sym w:font="Symbol" w:char="F044"/>
      </w:r>
      <w:r w:rsidR="00581224" w:rsidRPr="00447290">
        <w:rPr>
          <w:i/>
          <w:iCs/>
          <w:color w:val="000000" w:themeColor="text1"/>
        </w:rPr>
        <w:t>evenness</w:t>
      </w:r>
      <w:r w:rsidR="00581224" w:rsidRPr="00447290">
        <w:rPr>
          <w:color w:val="000000" w:themeColor="text1"/>
        </w:rPr>
        <w:t xml:space="preserve"> valu</w:t>
      </w:r>
      <w:r w:rsidR="00415235">
        <w:rPr>
          <w:color w:val="000000" w:themeColor="text1"/>
        </w:rPr>
        <w:t>e</w:t>
      </w:r>
      <w:r w:rsidR="00581224" w:rsidRPr="00447290">
        <w:rPr>
          <w:color w:val="000000" w:themeColor="text1"/>
        </w:rPr>
        <w:t xml:space="preserve"> </w:t>
      </w:r>
      <w:r w:rsidR="00415235">
        <w:rPr>
          <w:color w:val="000000" w:themeColor="text1"/>
        </w:rPr>
        <w:t>is associated</w:t>
      </w:r>
      <w:r w:rsidR="00D962FF">
        <w:rPr>
          <w:color w:val="000000" w:themeColor="text1"/>
        </w:rPr>
        <w:t xml:space="preserve"> with redistribution toward </w:t>
      </w:r>
      <w:r w:rsidR="003903DA">
        <w:rPr>
          <w:color w:val="000000" w:themeColor="text1"/>
        </w:rPr>
        <w:t xml:space="preserve">many </w:t>
      </w:r>
      <w:r w:rsidR="00D962FF">
        <w:rPr>
          <w:color w:val="000000" w:themeColor="text1"/>
        </w:rPr>
        <w:t xml:space="preserve">narrower </w:t>
      </w:r>
      <w:r w:rsidR="002825E3">
        <w:rPr>
          <w:color w:val="000000" w:themeColor="text1"/>
        </w:rPr>
        <w:t>basins</w:t>
      </w:r>
      <w:r w:rsidR="00581224" w:rsidRPr="00447290">
        <w:rPr>
          <w:color w:val="000000" w:themeColor="text1"/>
        </w:rPr>
        <w:t xml:space="preserve">, </w:t>
      </w:r>
      <w:r w:rsidR="00415235">
        <w:rPr>
          <w:color w:val="000000" w:themeColor="text1"/>
        </w:rPr>
        <w:t>implying</w:t>
      </w:r>
      <w:r w:rsidR="00B56255">
        <w:rPr>
          <w:color w:val="000000" w:themeColor="text1"/>
        </w:rPr>
        <w:t xml:space="preserve"> the focal taxon's destabilizing effects on </w:t>
      </w:r>
      <w:r w:rsidR="00EB7402">
        <w:rPr>
          <w:color w:val="000000" w:themeColor="text1"/>
        </w:rPr>
        <w:t>community assembly</w:t>
      </w:r>
      <w:r w:rsidR="00581224" w:rsidRPr="00447290">
        <w:rPr>
          <w:color w:val="000000" w:themeColor="text1"/>
        </w:rPr>
        <w:t xml:space="preserve">. In contrast, </w:t>
      </w:r>
      <w:r w:rsidR="002473EC">
        <w:rPr>
          <w:color w:val="000000" w:themeColor="text1"/>
        </w:rPr>
        <w:t xml:space="preserve">a </w:t>
      </w:r>
      <w:r w:rsidR="00581224" w:rsidRPr="00447290">
        <w:rPr>
          <w:color w:val="000000" w:themeColor="text1"/>
        </w:rPr>
        <w:t xml:space="preserve">negative </w:t>
      </w:r>
      <w:r w:rsidR="00581224" w:rsidRPr="00447290">
        <w:rPr>
          <w:i/>
          <w:iCs/>
          <w:color w:val="000000" w:themeColor="text1"/>
        </w:rPr>
        <w:sym w:font="Symbol" w:char="F044"/>
      </w:r>
      <w:r w:rsidR="00581224" w:rsidRPr="00447290">
        <w:rPr>
          <w:i/>
          <w:iCs/>
          <w:color w:val="000000" w:themeColor="text1"/>
        </w:rPr>
        <w:t>evenness</w:t>
      </w:r>
      <w:r w:rsidR="00581224" w:rsidRPr="00447290">
        <w:rPr>
          <w:color w:val="000000" w:themeColor="text1"/>
        </w:rPr>
        <w:t xml:space="preserve"> value </w:t>
      </w:r>
      <w:r w:rsidR="002473EC">
        <w:rPr>
          <w:color w:val="000000" w:themeColor="text1"/>
        </w:rPr>
        <w:t xml:space="preserve">indicates </w:t>
      </w:r>
      <w:r w:rsidR="002A6B1C">
        <w:rPr>
          <w:color w:val="000000" w:themeColor="text1"/>
        </w:rPr>
        <w:t xml:space="preserve">assembly landscapes with </w:t>
      </w:r>
      <w:r w:rsidR="00B34130">
        <w:rPr>
          <w:color w:val="000000" w:themeColor="text1"/>
        </w:rPr>
        <w:t>fewer but broader basins</w:t>
      </w:r>
      <w:r w:rsidR="008B259A">
        <w:rPr>
          <w:color w:val="000000" w:themeColor="text1"/>
        </w:rPr>
        <w:t>,</w:t>
      </w:r>
      <w:r w:rsidR="002B4F99">
        <w:rPr>
          <w:color w:val="000000" w:themeColor="text1"/>
        </w:rPr>
        <w:t xml:space="preserve"> </w:t>
      </w:r>
      <w:r w:rsidR="00581224" w:rsidRPr="00447290">
        <w:rPr>
          <w:color w:val="000000" w:themeColor="text1"/>
        </w:rPr>
        <w:t xml:space="preserve">implying </w:t>
      </w:r>
      <w:r w:rsidR="00AB111B">
        <w:rPr>
          <w:color w:val="000000" w:themeColor="text1"/>
        </w:rPr>
        <w:t>increased dominance of major community states</w:t>
      </w:r>
      <w:r w:rsidR="00581224" w:rsidRPr="00447290">
        <w:rPr>
          <w:color w:val="000000" w:themeColor="text1"/>
        </w:rPr>
        <w:t xml:space="preserve">. </w:t>
      </w:r>
      <w:r w:rsidR="007E4409">
        <w:rPr>
          <w:color w:val="000000" w:themeColor="text1"/>
        </w:rPr>
        <w:t xml:space="preserve">Sequential evaluation of </w:t>
      </w:r>
      <w:r w:rsidR="00B8716A">
        <w:rPr>
          <w:color w:val="000000" w:themeColor="text1"/>
        </w:rPr>
        <w:t xml:space="preserve">these indices across taxa </w:t>
      </w:r>
      <w:r w:rsidR="00453EA4">
        <w:rPr>
          <w:color w:val="000000" w:themeColor="text1"/>
        </w:rPr>
        <w:t xml:space="preserve">enabled </w:t>
      </w:r>
      <w:r w:rsidR="00A7173E">
        <w:rPr>
          <w:color w:val="000000" w:themeColor="text1"/>
        </w:rPr>
        <w:t xml:space="preserve">systematic identification of candidate keystone organisms associated with </w:t>
      </w:r>
      <w:r w:rsidR="00382087">
        <w:rPr>
          <w:color w:val="000000" w:themeColor="text1"/>
        </w:rPr>
        <w:t xml:space="preserve">the </w:t>
      </w:r>
      <w:r w:rsidR="00A7173E">
        <w:rPr>
          <w:color w:val="000000" w:themeColor="text1"/>
        </w:rPr>
        <w:t>reorganization</w:t>
      </w:r>
      <w:r w:rsidR="00382087">
        <w:rPr>
          <w:color w:val="000000" w:themeColor="text1"/>
        </w:rPr>
        <w:t xml:space="preserve"> of assembly rules </w:t>
      </w:r>
      <w:r w:rsidR="006D6F0E" w:rsidRPr="00447290">
        <w:rPr>
          <w:color w:val="000000" w:themeColor="text1"/>
        </w:rPr>
        <w:t>(Fig. 1f–g</w:t>
      </w:r>
      <w:r w:rsidR="000913BD" w:rsidRPr="00447290">
        <w:rPr>
          <w:color w:val="000000" w:themeColor="text1"/>
        </w:rPr>
        <w:t>)</w:t>
      </w:r>
      <w:r w:rsidR="00581224" w:rsidRPr="00447290">
        <w:rPr>
          <w:color w:val="000000" w:themeColor="text1"/>
        </w:rPr>
        <w:t>.</w:t>
      </w:r>
    </w:p>
    <w:p w14:paraId="7F96AA67" w14:textId="61F59B21" w:rsidR="007D3BE1" w:rsidRDefault="00581224" w:rsidP="00D0212D">
      <w:pPr>
        <w:tabs>
          <w:tab w:val="left" w:pos="426"/>
        </w:tabs>
        <w:spacing w:before="179"/>
      </w:pPr>
      <w:r>
        <w:tab/>
      </w:r>
      <w:r w:rsidR="001A2BAB">
        <w:t xml:space="preserve">Before applying this framework to empirical microbiome data, we conducted </w:t>
      </w:r>
      <w:r w:rsidR="001A2BAB" w:rsidRPr="003C3270">
        <w:rPr>
          <w:i/>
          <w:iCs/>
        </w:rPr>
        <w:t>in silico</w:t>
      </w:r>
      <w:r w:rsidR="001A2BAB">
        <w:t xml:space="preserve"> benchmark analyses based on generalized Lotka</w:t>
      </w:r>
      <w:r w:rsidR="00EB4441">
        <w:t>–</w:t>
      </w:r>
      <w:r w:rsidR="001A2BAB">
        <w:t>Volterra models incorporating diverse types of microbial interactions (</w:t>
      </w:r>
      <w:r w:rsidR="004F15F0" w:rsidRPr="004F15F0">
        <w:rPr>
          <w:highlight w:val="magenta"/>
        </w:rPr>
        <w:t>Supplementary</w:t>
      </w:r>
      <w:r w:rsidR="001A2BAB">
        <w:t xml:space="preserve"> Fig. S</w:t>
      </w:r>
      <w:r w:rsidR="00EB4441">
        <w:t>6</w:t>
      </w:r>
      <w:r w:rsidR="001A2BAB">
        <w:t>). These simulations indicated that the proposed approach reproduced key features of multispecies community dynamics relevant to keystone-associated landscape reorganization (</w:t>
      </w:r>
      <w:r w:rsidR="004F15F0" w:rsidRPr="004F15F0">
        <w:rPr>
          <w:highlight w:val="magenta"/>
        </w:rPr>
        <w:t>Supplementary</w:t>
      </w:r>
      <w:r w:rsidR="001A2BAB">
        <w:t xml:space="preserve"> Figs. S</w:t>
      </w:r>
      <w:r w:rsidR="00EB4441">
        <w:t>7</w:t>
      </w:r>
      <w:r w:rsidR="005169FC">
        <w:t>–</w:t>
      </w:r>
      <w:r w:rsidR="001A2BAB">
        <w:t>S</w:t>
      </w:r>
      <w:r w:rsidR="00EB4441">
        <w:t>8</w:t>
      </w:r>
      <w:r w:rsidR="001A2BAB">
        <w:t xml:space="preserve">; see </w:t>
      </w:r>
      <w:r w:rsidR="004F15F0" w:rsidRPr="004F15F0">
        <w:rPr>
          <w:highlight w:val="magenta"/>
        </w:rPr>
        <w:t>Supplementary</w:t>
      </w:r>
      <w:r w:rsidR="001A2BAB">
        <w:t xml:space="preserve"> Results for details).</w:t>
      </w:r>
    </w:p>
    <w:p w14:paraId="140DD8CD" w14:textId="77777777" w:rsidR="0034612F" w:rsidRPr="00C8028B" w:rsidRDefault="0034612F" w:rsidP="00D0212D">
      <w:pPr>
        <w:tabs>
          <w:tab w:val="left" w:pos="426"/>
        </w:tabs>
        <w:spacing w:before="179"/>
        <w:rPr>
          <w:color w:val="EE0000"/>
        </w:rPr>
      </w:pPr>
    </w:p>
    <w:p w14:paraId="62561578" w14:textId="2ABD8549" w:rsidR="004F05CA" w:rsidRPr="00405E58" w:rsidRDefault="007B7EA6" w:rsidP="004F05CA">
      <w:pPr>
        <w:widowControl/>
        <w:tabs>
          <w:tab w:val="left" w:pos="426"/>
          <w:tab w:val="left" w:pos="567"/>
        </w:tabs>
        <w:spacing w:beforeLines="70" w:before="250" w:after="100" w:afterAutospacing="1"/>
        <w:outlineLvl w:val="3"/>
        <w:rPr>
          <w:rFonts w:eastAsia="ＭＳ Ｐゴシック"/>
          <w:b/>
          <w:bCs w:val="0"/>
          <w:kern w:val="0"/>
          <w14:ligatures w14:val="none"/>
        </w:rPr>
      </w:pPr>
      <w:r w:rsidRPr="00405E58">
        <w:rPr>
          <w:rFonts w:eastAsia="ＭＳ Ｐゴシック"/>
          <w:b/>
          <w:bCs w:val="0"/>
          <w:kern w:val="0"/>
          <w14:ligatures w14:val="none"/>
        </w:rPr>
        <w:t>A</w:t>
      </w:r>
      <w:r w:rsidR="001C22FE" w:rsidRPr="00405E58">
        <w:rPr>
          <w:rFonts w:eastAsia="ＭＳ Ｐゴシック"/>
          <w:b/>
          <w:bCs w:val="0"/>
          <w:kern w:val="0"/>
          <w14:ligatures w14:val="none"/>
        </w:rPr>
        <w:t>rchitecture</w:t>
      </w:r>
      <w:r w:rsidRPr="00405E58">
        <w:rPr>
          <w:rFonts w:eastAsia="ＭＳ Ｐゴシック"/>
          <w:b/>
          <w:bCs w:val="0"/>
          <w:kern w:val="0"/>
          <w14:ligatures w14:val="none"/>
        </w:rPr>
        <w:t xml:space="preserve"> of assembly landscapes</w:t>
      </w:r>
    </w:p>
    <w:p w14:paraId="6C1E5454" w14:textId="783BBAFA" w:rsidR="00FC282C" w:rsidRPr="00EB4441" w:rsidRDefault="00C8028B" w:rsidP="00D0212D">
      <w:pPr>
        <w:tabs>
          <w:tab w:val="left" w:pos="426"/>
        </w:tabs>
        <w:spacing w:before="179"/>
        <w:rPr>
          <w:color w:val="EE0000"/>
        </w:rPr>
      </w:pPr>
      <w:r w:rsidRPr="00AA1098">
        <w:t>To</w:t>
      </w:r>
      <w:r w:rsidR="00FE1F68" w:rsidRPr="00AA1098">
        <w:t xml:space="preserve"> explor</w:t>
      </w:r>
      <w:r w:rsidRPr="00AA1098">
        <w:t>e</w:t>
      </w:r>
      <w:r w:rsidR="00FE1F68" w:rsidRPr="00AA1098">
        <w:t xml:space="preserve"> potential keystone </w:t>
      </w:r>
      <w:r w:rsidRPr="00AA1098">
        <w:t>taxa of the forest root microbiome</w:t>
      </w:r>
      <w:r w:rsidR="00FE1F68" w:rsidRPr="00AA1098">
        <w:t xml:space="preserve">, we first characterized </w:t>
      </w:r>
      <w:r w:rsidR="009E2976">
        <w:t>the</w:t>
      </w:r>
      <w:r w:rsidR="00FE1F68" w:rsidRPr="00AA1098">
        <w:t xml:space="preserve"> overall </w:t>
      </w:r>
      <w:r w:rsidR="00FE1F68" w:rsidRPr="00AA1098">
        <w:lastRenderedPageBreak/>
        <w:t>architecture</w:t>
      </w:r>
      <w:r w:rsidRPr="00AA1098">
        <w:t xml:space="preserve"> of assembly landscapes</w:t>
      </w:r>
      <w:r w:rsidR="00FE1F68" w:rsidRPr="00AA1098">
        <w:t>. Sp</w:t>
      </w:r>
      <w:r w:rsidR="00FE1F68" w:rsidRPr="00405E58">
        <w:t xml:space="preserve">ecifically, the fungal and prokaryotic datasets were separately subjected to </w:t>
      </w:r>
      <w:r w:rsidR="002B0BA7">
        <w:t>assembly</w:t>
      </w:r>
      <w:r w:rsidR="00FE1F68" w:rsidRPr="00405E58">
        <w:t xml:space="preserve"> landscape analysis, in which host-plant identity was included as a categorical (dummy) variable</w:t>
      </w:r>
      <w:r w:rsidR="00BA1099">
        <w:t xml:space="preserve"> (see Methods for details)</w:t>
      </w:r>
      <w:r w:rsidR="00FE1F68" w:rsidRPr="00405E58">
        <w:t>.</w:t>
      </w:r>
      <w:r w:rsidR="00FC282C" w:rsidRPr="00405E58">
        <w:t xml:space="preserve"> To </w:t>
      </w:r>
      <w:r w:rsidR="00727E52" w:rsidRPr="00405E58">
        <w:t xml:space="preserve">focus on </w:t>
      </w:r>
      <w:r w:rsidR="00A655FC" w:rsidRPr="00405E58">
        <w:t xml:space="preserve">substantial events in community assembly </w:t>
      </w:r>
      <w:r w:rsidR="00266DC3" w:rsidRPr="00405E58">
        <w:t>while maintaining computational feasibility in exploring assembly graphs</w:t>
      </w:r>
      <w:r w:rsidR="00FC282C" w:rsidRPr="00405E58">
        <w:t xml:space="preserve"> (2</w:t>
      </w:r>
      <w:r w:rsidR="00FC282C" w:rsidRPr="00405E58">
        <w:rPr>
          <w:i/>
          <w:iCs/>
          <w:vertAlign w:val="superscript"/>
        </w:rPr>
        <w:t>S</w:t>
      </w:r>
      <w:r w:rsidR="00FC282C" w:rsidRPr="00405E58">
        <w:t xml:space="preserve"> possible community states in systems with </w:t>
      </w:r>
      <w:r w:rsidR="00FC282C" w:rsidRPr="00405E58">
        <w:rPr>
          <w:i/>
          <w:iCs/>
        </w:rPr>
        <w:t>S</w:t>
      </w:r>
      <w:r w:rsidR="00FC282C" w:rsidRPr="00405E58">
        <w:t xml:space="preserve"> taxa), community states were </w:t>
      </w:r>
      <w:r w:rsidR="00FC282C" w:rsidRPr="00EB4441">
        <w:t xml:space="preserve">defined by the family-level taxonomic compositions </w:t>
      </w:r>
      <w:r w:rsidR="00CD194E" w:rsidRPr="00EB4441">
        <w:t xml:space="preserve">of statistically selected 34 fungal and 45 prokaryotic taxa </w:t>
      </w:r>
      <w:r w:rsidR="00FC282C" w:rsidRPr="00EB4441">
        <w:t>(</w:t>
      </w:r>
      <w:r w:rsidR="004F15F0" w:rsidRPr="004F15F0">
        <w:rPr>
          <w:highlight w:val="magenta"/>
        </w:rPr>
        <w:t>Supplementary</w:t>
      </w:r>
      <w:r w:rsidR="00CD194E" w:rsidRPr="00EB4441">
        <w:t xml:space="preserve"> </w:t>
      </w:r>
      <w:r w:rsidR="006310F2" w:rsidRPr="00EB4441">
        <w:t>Figs. S</w:t>
      </w:r>
      <w:r w:rsidR="00EB4441" w:rsidRPr="00EB4441">
        <w:t>9</w:t>
      </w:r>
      <w:r w:rsidR="00891DFB" w:rsidRPr="00EB4441">
        <w:t>–</w:t>
      </w:r>
      <w:r w:rsidR="006310F2" w:rsidRPr="00EB4441">
        <w:t>S1</w:t>
      </w:r>
      <w:r w:rsidR="00EB4441" w:rsidRPr="00EB4441">
        <w:t>1</w:t>
      </w:r>
      <w:r w:rsidR="00FC282C" w:rsidRPr="00EB4441">
        <w:t xml:space="preserve">). </w:t>
      </w:r>
    </w:p>
    <w:p w14:paraId="6296122D" w14:textId="3CF9974F" w:rsidR="00FC282C" w:rsidRPr="00405E58" w:rsidRDefault="00FC282C" w:rsidP="00D0212D">
      <w:pPr>
        <w:tabs>
          <w:tab w:val="left" w:pos="426"/>
        </w:tabs>
        <w:spacing w:before="179"/>
      </w:pPr>
      <w:r w:rsidRPr="00EB4441">
        <w:tab/>
        <w:t xml:space="preserve">The </w:t>
      </w:r>
      <w:r w:rsidR="00126E66" w:rsidRPr="00EB4441">
        <w:t>reconstructed</w:t>
      </w:r>
      <w:r w:rsidRPr="00EB4441">
        <w:t xml:space="preserve"> </w:t>
      </w:r>
      <w:r w:rsidR="007B7EA6" w:rsidRPr="00EB4441">
        <w:t>assembly</w:t>
      </w:r>
      <w:r w:rsidRPr="00EB4441">
        <w:t xml:space="preserve"> landscape</w:t>
      </w:r>
      <w:r w:rsidR="00730F9C" w:rsidRPr="00EB4441">
        <w:t>s</w:t>
      </w:r>
      <w:r w:rsidRPr="00EB4441">
        <w:t xml:space="preserve"> of the root-associated fungal community </w:t>
      </w:r>
      <w:r w:rsidR="00323882" w:rsidRPr="00EB4441">
        <w:t xml:space="preserve">comprised </w:t>
      </w:r>
      <w:r w:rsidRPr="00EB4441">
        <w:t>seven basins differing in the properties of mycorrhizal symbiosis</w:t>
      </w:r>
      <w:r w:rsidR="00E64A5D" w:rsidRPr="00EB4441">
        <w:t xml:space="preserve"> (Fig. 2b</w:t>
      </w:r>
      <w:r w:rsidR="00610DA5" w:rsidRPr="00EB4441">
        <w:t>-</w:t>
      </w:r>
      <w:r w:rsidR="00CD194E" w:rsidRPr="00EB4441">
        <w:t>c</w:t>
      </w:r>
      <w:r w:rsidR="00E64A5D" w:rsidRPr="00EB4441">
        <w:t xml:space="preserve">; </w:t>
      </w:r>
      <w:r w:rsidR="004F15F0" w:rsidRPr="004F15F0">
        <w:rPr>
          <w:highlight w:val="magenta"/>
        </w:rPr>
        <w:t>Supplementary</w:t>
      </w:r>
      <w:r w:rsidR="00CD194E" w:rsidRPr="00EB4441">
        <w:t xml:space="preserve"> </w:t>
      </w:r>
      <w:r w:rsidR="006310F2" w:rsidRPr="00EB4441">
        <w:t>Fig. S</w:t>
      </w:r>
      <w:r w:rsidR="006310F2" w:rsidRPr="00EB4441">
        <w:rPr>
          <w:color w:val="000000" w:themeColor="text1"/>
        </w:rPr>
        <w:t>1</w:t>
      </w:r>
      <w:r w:rsidR="00EB4441" w:rsidRPr="00EB4441">
        <w:rPr>
          <w:color w:val="000000" w:themeColor="text1"/>
        </w:rPr>
        <w:t>2</w:t>
      </w:r>
      <w:r w:rsidR="00933FEB" w:rsidRPr="00EB4441">
        <w:rPr>
          <w:color w:val="000000" w:themeColor="text1"/>
        </w:rPr>
        <w:t>–</w:t>
      </w:r>
      <w:r w:rsidR="006310F2" w:rsidRPr="00EB4441">
        <w:rPr>
          <w:color w:val="000000" w:themeColor="text1"/>
        </w:rPr>
        <w:t>S1</w:t>
      </w:r>
      <w:r w:rsidR="00EB4441" w:rsidRPr="00EB4441">
        <w:rPr>
          <w:color w:val="000000" w:themeColor="text1"/>
        </w:rPr>
        <w:t>3</w:t>
      </w:r>
      <w:r w:rsidR="00E64A5D" w:rsidRPr="00EB4441">
        <w:rPr>
          <w:color w:val="000000" w:themeColor="text1"/>
        </w:rPr>
        <w:t>)</w:t>
      </w:r>
      <w:r w:rsidRPr="00EB4441">
        <w:rPr>
          <w:color w:val="000000" w:themeColor="text1"/>
        </w:rPr>
        <w:t xml:space="preserve">. </w:t>
      </w:r>
      <w:r w:rsidRPr="00EB4441">
        <w:t>Specifically, three bas</w:t>
      </w:r>
      <w:r w:rsidRPr="00405E58">
        <w:t>ins (</w:t>
      </w:r>
      <w:r w:rsidR="00EB5EB8" w:rsidRPr="00405E58">
        <w:t xml:space="preserve">basin </w:t>
      </w:r>
      <w:r w:rsidRPr="00405E58">
        <w:t>IDs, F_B1</w:t>
      </w:r>
      <w:r w:rsidR="00A9796A">
        <w:t>–</w:t>
      </w:r>
      <w:r w:rsidRPr="00405E58">
        <w:t xml:space="preserve">B3) were characterized by the presence of a </w:t>
      </w:r>
      <w:r w:rsidR="00F652C2" w:rsidRPr="00405E58">
        <w:t xml:space="preserve">dominant </w:t>
      </w:r>
      <w:r w:rsidRPr="00405E58">
        <w:t xml:space="preserve">ectomycorrhizal fungal family, Russulaceae, </w:t>
      </w:r>
      <w:r w:rsidR="00814CD0" w:rsidRPr="00405E58">
        <w:t xml:space="preserve">together with the endophytic–saprotrophic family </w:t>
      </w:r>
      <w:r w:rsidR="00814CD0" w:rsidRPr="00405E58">
        <w:rPr>
          <w:rStyle w:val="af3"/>
          <w:rFonts w:eastAsiaTheme="majorEastAsia"/>
          <w:i w:val="0"/>
          <w:iCs w:val="0"/>
        </w:rPr>
        <w:t>Mollisiaceae</w:t>
      </w:r>
      <w:r w:rsidRPr="00405E58">
        <w:t xml:space="preserve"> (Fig. 2c). These basins varied in their compositions of other ectomycorrhizal</w:t>
      </w:r>
      <w:r w:rsidR="00D72B24" w:rsidRPr="00405E58">
        <w:t>–saprotrophic</w:t>
      </w:r>
      <w:r w:rsidRPr="00405E58">
        <w:t xml:space="preserve"> (Thelephoraceae) and endophytic (Herpotrichiellaceae, Helotiaceae, and Archaeorhizomycetaceae) fungal families (Fig. 2c). In contrast, the basins </w:t>
      </w:r>
      <w:r w:rsidR="00F8134E" w:rsidRPr="00405E58">
        <w:t>F_</w:t>
      </w:r>
      <w:r w:rsidRPr="00405E58">
        <w:t xml:space="preserve">B4, </w:t>
      </w:r>
      <w:r w:rsidR="00F8134E" w:rsidRPr="00405E58">
        <w:t>F_</w:t>
      </w:r>
      <w:r w:rsidRPr="00405E58">
        <w:t xml:space="preserve">B5, and </w:t>
      </w:r>
      <w:r w:rsidR="00F8134E" w:rsidRPr="00405E58">
        <w:t>F_</w:t>
      </w:r>
      <w:r w:rsidRPr="00405E58">
        <w:t xml:space="preserve">B7 were characterized by </w:t>
      </w:r>
      <w:r w:rsidR="003B7F81" w:rsidRPr="00405E58">
        <w:t xml:space="preserve">the </w:t>
      </w:r>
      <w:r w:rsidRPr="00405E58">
        <w:t xml:space="preserve">arbuscular mycorrhizal family Glomeraceae and </w:t>
      </w:r>
      <w:r w:rsidR="003B7F81" w:rsidRPr="00405E58">
        <w:t>the</w:t>
      </w:r>
      <w:r w:rsidRPr="00405E58">
        <w:t xml:space="preserve"> saprotrophic family Clavariaceae</w:t>
      </w:r>
      <w:r w:rsidR="003B7F81" w:rsidRPr="00405E58">
        <w:t xml:space="preserve"> (</w:t>
      </w:r>
      <w:r w:rsidRPr="00405E58">
        <w:t xml:space="preserve">Fig. 2c). In addition to the “ectomycorrhizal” and “arbuscular-mycorrhizal” basins </w:t>
      </w:r>
      <w:r w:rsidR="00B64032" w:rsidRPr="00405E58">
        <w:t xml:space="preserve">described </w:t>
      </w:r>
      <w:r w:rsidRPr="00405E58">
        <w:t xml:space="preserve">above, </w:t>
      </w:r>
      <w:r w:rsidR="00D02ED4" w:rsidRPr="00405E58">
        <w:t>one</w:t>
      </w:r>
      <w:r w:rsidRPr="00405E58">
        <w:t xml:space="preserve"> basin with diverse endophytic</w:t>
      </w:r>
      <w:r w:rsidR="00E13253">
        <w:t>–</w:t>
      </w:r>
      <w:r w:rsidRPr="00405E58">
        <w:t>saprotrophic families was identified (</w:t>
      </w:r>
      <w:r w:rsidR="00FB3B61" w:rsidRPr="00405E58">
        <w:t>F_</w:t>
      </w:r>
      <w:r w:rsidRPr="00405E58">
        <w:t>B6).</w:t>
      </w:r>
    </w:p>
    <w:p w14:paraId="7B5917AD" w14:textId="21090D69" w:rsidR="00FC282C" w:rsidRPr="00EB4441" w:rsidRDefault="00FC282C" w:rsidP="00D0212D">
      <w:pPr>
        <w:tabs>
          <w:tab w:val="left" w:pos="426"/>
        </w:tabs>
        <w:spacing w:before="179"/>
      </w:pPr>
      <w:r w:rsidRPr="00405E58">
        <w:tab/>
      </w:r>
      <w:r w:rsidR="0042376F" w:rsidRPr="0042376F">
        <w:t>The topography of the fungal assembly landscape varied among host plants, suggesting that assembly rules differ depending on host ecological and physiological traits.</w:t>
      </w:r>
      <w:r w:rsidR="00631515" w:rsidRPr="00EB4441">
        <w:t xml:space="preserve"> When the ectomycorrhizal plant </w:t>
      </w:r>
      <w:r w:rsidR="00631515" w:rsidRPr="00EB4441">
        <w:rPr>
          <w:rStyle w:val="af3"/>
          <w:rFonts w:eastAsiaTheme="majorEastAsia"/>
        </w:rPr>
        <w:t>Pinus</w:t>
      </w:r>
      <w:r w:rsidR="00631515" w:rsidRPr="00EB4441">
        <w:t xml:space="preserve"> was assumed in the s</w:t>
      </w:r>
      <w:r w:rsidR="00631515" w:rsidRPr="00405E58">
        <w:t>tatistical model, three basins associated with ectomycorrhizal symbiosis (F_B1</w:t>
      </w:r>
      <w:r w:rsidR="00A9796A">
        <w:t>–</w:t>
      </w:r>
      <w:r w:rsidR="00631515" w:rsidRPr="00405E58">
        <w:t xml:space="preserve">B3) were </w:t>
      </w:r>
      <w:r w:rsidR="00877598">
        <w:t>identified</w:t>
      </w:r>
      <w:r w:rsidR="00631515" w:rsidRPr="00405E58">
        <w:t xml:space="preserve"> (Fig. 2b</w:t>
      </w:r>
      <w:r w:rsidR="00730F9C" w:rsidRPr="00405E58">
        <w:t>-</w:t>
      </w:r>
      <w:r w:rsidR="00631515" w:rsidRPr="00405E58">
        <w:t>left; Fig. 2c). Visualization of the relationships among the three basins in a "disconnectivity graph</w:t>
      </w:r>
      <w:r w:rsidR="00AD7427">
        <w:t>"</w:t>
      </w:r>
      <w:r w:rsidR="00E65D3B" w:rsidRPr="00405E58">
        <w:fldChar w:fldCharType="begin"/>
      </w:r>
      <w:r w:rsidR="00322545">
        <w:instrText xml:space="preserve"> ADDIN ZOTERO_ITEM CSL_CITATION {"citationID":"vzvZN1bb","properties":{"formattedCitation":"\\super 14\\nosupersub{}","plainCitation":"14","noteIndex":0},"citationItems":[{"id":811,"uris":["http://zotero.org/users/13996173/items/ZNRUPQST"],"itemData":{"id":811,"type":"article-journal","abstract":"Compositional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schema":"https://github.com/citation-style-language/schema/raw/master/csl-citation.json"} </w:instrText>
      </w:r>
      <w:r w:rsidR="00E65D3B" w:rsidRPr="00405E58">
        <w:fldChar w:fldCharType="separate"/>
      </w:r>
      <w:r w:rsidR="00322545" w:rsidRPr="00322545">
        <w:rPr>
          <w:kern w:val="0"/>
          <w:vertAlign w:val="superscript"/>
        </w:rPr>
        <w:t>14</w:t>
      </w:r>
      <w:r w:rsidR="00E65D3B" w:rsidRPr="00405E58">
        <w:fldChar w:fldCharType="end"/>
      </w:r>
      <w:r w:rsidR="00631515" w:rsidRPr="00405E58">
        <w:t xml:space="preserve"> indicated that F_B2 was the most probable, corresponding to t</w:t>
      </w:r>
      <w:r w:rsidR="00631515" w:rsidRPr="00EB4441">
        <w:t xml:space="preserve">he lowest energy score (Fig. 2b). When </w:t>
      </w:r>
      <w:r w:rsidR="00631515" w:rsidRPr="00EB4441">
        <w:rPr>
          <w:rStyle w:val="af3"/>
          <w:rFonts w:eastAsiaTheme="majorEastAsia"/>
        </w:rPr>
        <w:t>Betula</w:t>
      </w:r>
      <w:r w:rsidR="00631515" w:rsidRPr="00EB4441">
        <w:t xml:space="preserve"> was assumed as the host background, two basins with </w:t>
      </w:r>
      <w:r w:rsidR="00B17E9F" w:rsidRPr="00EB4441">
        <w:t>comparable</w:t>
      </w:r>
      <w:r w:rsidR="00631515" w:rsidRPr="00EB4441">
        <w:t xml:space="preserve"> energy scores were </w:t>
      </w:r>
      <w:r w:rsidR="00557143" w:rsidRPr="00EB4441">
        <w:t>characterized</w:t>
      </w:r>
      <w:r w:rsidR="00631515" w:rsidRPr="00EB4441">
        <w:t xml:space="preserve">, whereas for </w:t>
      </w:r>
      <w:r w:rsidR="00631515" w:rsidRPr="00EB4441">
        <w:rPr>
          <w:rStyle w:val="af3"/>
          <w:rFonts w:eastAsiaTheme="majorEastAsia"/>
        </w:rPr>
        <w:t>Larix</w:t>
      </w:r>
      <w:r w:rsidR="00631515" w:rsidRPr="00EB4441">
        <w:t xml:space="preserve">, only a single basin was </w:t>
      </w:r>
      <w:r w:rsidR="005535F4" w:rsidRPr="00EB4441">
        <w:t>identified</w:t>
      </w:r>
      <w:r w:rsidR="00631515" w:rsidRPr="00EB4441">
        <w:t xml:space="preserve"> (</w:t>
      </w:r>
      <w:r w:rsidR="004F15F0" w:rsidRPr="004F15F0">
        <w:rPr>
          <w:highlight w:val="magenta"/>
        </w:rPr>
        <w:t>Supplementary</w:t>
      </w:r>
      <w:r w:rsidR="00631515" w:rsidRPr="00EB4441">
        <w:t xml:space="preserve"> </w:t>
      </w:r>
      <w:r w:rsidR="006310F2" w:rsidRPr="00EB4441">
        <w:t>Fig. S1</w:t>
      </w:r>
      <w:r w:rsidR="00EB4441" w:rsidRPr="00EB4441">
        <w:t>3</w:t>
      </w:r>
      <w:r w:rsidR="00631515" w:rsidRPr="00EB4441">
        <w:t>).</w:t>
      </w:r>
    </w:p>
    <w:p w14:paraId="23EE33F9" w14:textId="42A93E04" w:rsidR="00FC282C" w:rsidRPr="00405E58" w:rsidRDefault="00117872" w:rsidP="00D0212D">
      <w:pPr>
        <w:tabs>
          <w:tab w:val="left" w:pos="426"/>
        </w:tabs>
        <w:spacing w:before="179"/>
      </w:pPr>
      <w:r w:rsidRPr="00EB4441">
        <w:tab/>
      </w:r>
      <w:r w:rsidR="006160C2" w:rsidRPr="00EB4441">
        <w:t xml:space="preserve">In contrast to the assembly landscapes </w:t>
      </w:r>
      <w:r w:rsidR="002E2E70" w:rsidRPr="00EB4441">
        <w:t>reconstructed</w:t>
      </w:r>
      <w:r w:rsidR="006160C2" w:rsidRPr="00EB4441">
        <w:t xml:space="preserve"> for ectomycorrhizal host backgrounds, those for dual-mycorrhizal host plants (</w:t>
      </w:r>
      <w:r w:rsidR="006160C2" w:rsidRPr="00EB4441">
        <w:rPr>
          <w:rStyle w:val="af3"/>
          <w:rFonts w:eastAsiaTheme="majorEastAsia"/>
        </w:rPr>
        <w:t>Acer</w:t>
      </w:r>
      <w:r w:rsidR="006160C2" w:rsidRPr="00EB4441">
        <w:t xml:space="preserve">, </w:t>
      </w:r>
      <w:r w:rsidR="006160C2" w:rsidRPr="00EB4441">
        <w:rPr>
          <w:rStyle w:val="af3"/>
          <w:rFonts w:eastAsiaTheme="majorEastAsia"/>
        </w:rPr>
        <w:t>Populus</w:t>
      </w:r>
      <w:r w:rsidR="006160C2" w:rsidRPr="00EB4441">
        <w:t xml:space="preserve">, and </w:t>
      </w:r>
      <w:r w:rsidR="006160C2" w:rsidRPr="00EB4441">
        <w:rPr>
          <w:rStyle w:val="af3"/>
          <w:rFonts w:eastAsiaTheme="majorEastAsia"/>
        </w:rPr>
        <w:t>Juglans</w:t>
      </w:r>
      <w:r w:rsidR="006160C2" w:rsidRPr="00EB4441">
        <w:t>) included both ectomycorrhizal (F_B1–B3) and arbuscular-mycorrhizal basins (F_B4, F_B5, and F_B7) (Fig. 2b</w:t>
      </w:r>
      <w:r w:rsidR="00FF4F23" w:rsidRPr="00EB4441">
        <w:t>–</w:t>
      </w:r>
      <w:r w:rsidR="006160C2" w:rsidRPr="00EB4441">
        <w:t xml:space="preserve">c; </w:t>
      </w:r>
      <w:r w:rsidR="004F15F0" w:rsidRPr="004F15F0">
        <w:rPr>
          <w:highlight w:val="magenta"/>
        </w:rPr>
        <w:t>Supplementary</w:t>
      </w:r>
      <w:r w:rsidR="006160C2" w:rsidRPr="00EB4441">
        <w:t xml:space="preserve"> </w:t>
      </w:r>
      <w:r w:rsidR="006310F2" w:rsidRPr="00EB4441">
        <w:t>Fig. S1</w:t>
      </w:r>
      <w:r w:rsidR="00EB4441" w:rsidRPr="00EB4441">
        <w:t>3</w:t>
      </w:r>
      <w:r w:rsidR="006160C2" w:rsidRPr="00EB4441">
        <w:t>). These results suggest that</w:t>
      </w:r>
      <w:r w:rsidR="006160C2" w:rsidRPr="00405E58">
        <w:t>, in the root systems of dual-mycorrhizal plants, community assembly can proceed toward either arbuscular-mycorrhizal symbios</w:t>
      </w:r>
      <w:r w:rsidR="00B32392">
        <w:t>i</w:t>
      </w:r>
      <w:r w:rsidR="006160C2" w:rsidRPr="00405E58">
        <w:t xml:space="preserve">s or distinct root states dominated by ectomycorrhizal fungi, representing alternative </w:t>
      </w:r>
      <w:r w:rsidR="00055271">
        <w:t>assembly outcomes</w:t>
      </w:r>
      <w:r w:rsidR="006160C2" w:rsidRPr="00405E58">
        <w:t>.</w:t>
      </w:r>
    </w:p>
    <w:p w14:paraId="1B6B66AC" w14:textId="77E5B8BC" w:rsidR="00463CDB" w:rsidRDefault="00FC282C" w:rsidP="005F4F21">
      <w:pPr>
        <w:tabs>
          <w:tab w:val="left" w:pos="426"/>
        </w:tabs>
        <w:spacing w:before="179"/>
      </w:pPr>
      <w:r w:rsidRPr="00405E58">
        <w:tab/>
      </w:r>
      <w:r w:rsidR="00527063" w:rsidRPr="00527063">
        <w:rPr>
          <w:bCs w:val="0"/>
        </w:rPr>
        <w:t xml:space="preserve">In the prokaryotic dataset, a total of 24 major basins were </w:t>
      </w:r>
      <w:r w:rsidR="000C51D7">
        <w:rPr>
          <w:bCs w:val="0"/>
        </w:rPr>
        <w:t>identified</w:t>
      </w:r>
      <w:r w:rsidR="00527063" w:rsidRPr="00527063">
        <w:rPr>
          <w:bCs w:val="0"/>
        </w:rPr>
        <w:t xml:space="preserve"> across the six host plant </w:t>
      </w:r>
      <w:r w:rsidR="00527063" w:rsidRPr="00527063">
        <w:rPr>
          <w:bCs w:val="0"/>
        </w:rPr>
        <w:lastRenderedPageBreak/>
        <w:t>backgrounds, each representing more than 1% of the samples (Fig. 3b</w:t>
      </w:r>
      <w:r w:rsidR="004316C1">
        <w:rPr>
          <w:bCs w:val="0"/>
        </w:rPr>
        <w:t>–</w:t>
      </w:r>
      <w:r w:rsidR="00527063" w:rsidRPr="00527063">
        <w:rPr>
          <w:bCs w:val="0"/>
        </w:rPr>
        <w:t xml:space="preserve">c; </w:t>
      </w:r>
      <w:r w:rsidR="004F15F0" w:rsidRPr="004F15F0">
        <w:rPr>
          <w:bCs w:val="0"/>
          <w:highlight w:val="magenta"/>
        </w:rPr>
        <w:t>Supplementary</w:t>
      </w:r>
      <w:r w:rsidR="00527063" w:rsidRPr="00527063">
        <w:rPr>
          <w:bCs w:val="0"/>
        </w:rPr>
        <w:t xml:space="preserve"> Figs. S1</w:t>
      </w:r>
      <w:r w:rsidR="00EB4441">
        <w:rPr>
          <w:bCs w:val="0"/>
        </w:rPr>
        <w:t>2</w:t>
      </w:r>
      <w:r w:rsidR="00527063" w:rsidRPr="00527063">
        <w:rPr>
          <w:bCs w:val="0"/>
        </w:rPr>
        <w:t xml:space="preserve"> and S1</w:t>
      </w:r>
      <w:r w:rsidR="00EB4441">
        <w:rPr>
          <w:bCs w:val="0"/>
        </w:rPr>
        <w:t>4</w:t>
      </w:r>
      <w:r w:rsidR="00527063" w:rsidRPr="00527063">
        <w:rPr>
          <w:bCs w:val="0"/>
        </w:rPr>
        <w:t>).</w:t>
      </w:r>
      <w:r w:rsidR="005F4F21" w:rsidRPr="00405E58">
        <w:t xml:space="preserve"> These basins were broadly grouped into three categories based on their taxonomic profiles. Group I (P_B16</w:t>
      </w:r>
      <w:r w:rsidR="00AD09C3">
        <w:t>–</w:t>
      </w:r>
      <w:r w:rsidR="005F4F21" w:rsidRPr="00405E58">
        <w:t>B24) comprised bacterial families commonly detected in root samples, whereas Groups II (P_B9</w:t>
      </w:r>
      <w:r w:rsidR="00AD09C3">
        <w:t>–</w:t>
      </w:r>
      <w:r w:rsidR="005F4F21" w:rsidRPr="00405E58">
        <w:t>B15) and III (P_B</w:t>
      </w:r>
      <w:r w:rsidR="00730F9C" w:rsidRPr="00405E58">
        <w:t>1</w:t>
      </w:r>
      <w:r w:rsidR="00AD09C3">
        <w:t>–</w:t>
      </w:r>
      <w:r w:rsidR="005F4F21" w:rsidRPr="00405E58">
        <w:t xml:space="preserve">B8) were characterized by additional </w:t>
      </w:r>
      <w:r w:rsidR="005F4F21" w:rsidRPr="00405E58">
        <w:rPr>
          <w:rStyle w:val="af3"/>
          <w:rFonts w:eastAsiaTheme="majorEastAsia"/>
          <w:i w:val="0"/>
          <w:iCs w:val="0"/>
        </w:rPr>
        <w:t>Pseudomonadota</w:t>
      </w:r>
      <w:r w:rsidR="005F4F21" w:rsidRPr="00405E58">
        <w:t xml:space="preserve"> and </w:t>
      </w:r>
      <w:r w:rsidR="005F4F21" w:rsidRPr="00405E58">
        <w:rPr>
          <w:rStyle w:val="af3"/>
          <w:rFonts w:eastAsiaTheme="majorEastAsia"/>
          <w:i w:val="0"/>
          <w:iCs w:val="0"/>
        </w:rPr>
        <w:t>Actinomycetota</w:t>
      </w:r>
      <w:r w:rsidR="005F4F21" w:rsidRPr="00405E58">
        <w:t xml:space="preserve"> families, respectively. These three basin groups appeared consistently across all six host-plant backgrounds (Fig. 3c). Thus, the assembly of root-associated prokaryotes on each host plant </w:t>
      </w:r>
      <w:r w:rsidR="001B48FE">
        <w:t>can be broadly</w:t>
      </w:r>
      <w:r w:rsidR="005F4F21" w:rsidRPr="00405E58">
        <w:t xml:space="preserve"> described as three alternative community states differing primarily in their </w:t>
      </w:r>
      <w:r w:rsidR="005F4F21" w:rsidRPr="00405E58">
        <w:rPr>
          <w:rStyle w:val="af3"/>
          <w:rFonts w:eastAsiaTheme="majorEastAsia"/>
          <w:i w:val="0"/>
          <w:iCs w:val="0"/>
        </w:rPr>
        <w:t>Pseudomonadota</w:t>
      </w:r>
      <w:r w:rsidR="005F4F21" w:rsidRPr="00405E58">
        <w:t xml:space="preserve"> and </w:t>
      </w:r>
      <w:r w:rsidR="005F4F21" w:rsidRPr="00405E58">
        <w:rPr>
          <w:rStyle w:val="af3"/>
          <w:rFonts w:eastAsiaTheme="majorEastAsia"/>
          <w:i w:val="0"/>
          <w:iCs w:val="0"/>
        </w:rPr>
        <w:t>Actinomycetota</w:t>
      </w:r>
      <w:r w:rsidR="005F4F21" w:rsidRPr="00405E58">
        <w:t xml:space="preserve"> repertoires.</w:t>
      </w:r>
      <w:r w:rsidR="006310F2">
        <w:t xml:space="preserve"> </w:t>
      </w:r>
    </w:p>
    <w:p w14:paraId="09836720" w14:textId="6C52860F" w:rsidR="005F4F21" w:rsidRPr="00E76D09" w:rsidRDefault="005F4F21" w:rsidP="00E76D09">
      <w:pPr>
        <w:tabs>
          <w:tab w:val="left" w:pos="426"/>
        </w:tabs>
        <w:spacing w:before="179"/>
        <w:rPr>
          <w:rFonts w:eastAsia="ＭＳ Ｐゴシック"/>
          <w:kern w:val="0"/>
          <w14:ligatures w14:val="none"/>
        </w:rPr>
      </w:pPr>
    </w:p>
    <w:p w14:paraId="2B383F68" w14:textId="508F3387" w:rsidR="00FC282C" w:rsidRPr="00405E58" w:rsidRDefault="00102506" w:rsidP="00E20869">
      <w:pPr>
        <w:widowControl/>
        <w:tabs>
          <w:tab w:val="left" w:pos="426"/>
          <w:tab w:val="left" w:pos="567"/>
        </w:tabs>
        <w:spacing w:beforeLines="70" w:before="250" w:after="100" w:afterAutospacing="1"/>
        <w:outlineLvl w:val="2"/>
        <w:rPr>
          <w:rFonts w:eastAsia="ＭＳ Ｐゴシック"/>
          <w:b/>
          <w:bCs w:val="0"/>
          <w:kern w:val="0"/>
          <w14:ligatures w14:val="none"/>
        </w:rPr>
      </w:pPr>
      <w:r>
        <w:rPr>
          <w:rFonts w:eastAsia="ＭＳ Ｐゴシック"/>
          <w:b/>
          <w:bCs w:val="0"/>
          <w:kern w:val="0"/>
          <w14:ligatures w14:val="none"/>
        </w:rPr>
        <w:t>Taxa r</w:t>
      </w:r>
      <w:r w:rsidR="00AD7427">
        <w:rPr>
          <w:rFonts w:eastAsia="ＭＳ Ｐゴシック"/>
          <w:b/>
          <w:bCs w:val="0"/>
          <w:kern w:val="0"/>
          <w14:ligatures w14:val="none"/>
        </w:rPr>
        <w:t xml:space="preserve">eshaping fungal </w:t>
      </w:r>
      <w:r w:rsidR="00CF528B" w:rsidRPr="00405E58">
        <w:rPr>
          <w:rFonts w:eastAsia="ＭＳ Ｐゴシック"/>
          <w:b/>
          <w:bCs w:val="0"/>
          <w:kern w:val="0"/>
          <w14:ligatures w14:val="none"/>
        </w:rPr>
        <w:t>assembly landscape</w:t>
      </w:r>
      <w:r w:rsidR="00E43B31" w:rsidRPr="00405E58">
        <w:rPr>
          <w:rFonts w:eastAsia="ＭＳ Ｐゴシック"/>
          <w:b/>
          <w:bCs w:val="0"/>
          <w:kern w:val="0"/>
          <w14:ligatures w14:val="none"/>
        </w:rPr>
        <w:t>s</w:t>
      </w:r>
    </w:p>
    <w:p w14:paraId="022046A6" w14:textId="1B9D802C" w:rsidR="00AC520E" w:rsidRPr="00AC520E" w:rsidRDefault="00FC282C" w:rsidP="00AC520E">
      <w:pPr>
        <w:tabs>
          <w:tab w:val="left" w:pos="426"/>
        </w:tabs>
        <w:spacing w:before="179"/>
        <w:rPr>
          <w:rFonts w:eastAsia="ＭＳ Ｐゴシック"/>
          <w:bCs w:val="0"/>
          <w:color w:val="EE0000"/>
        </w:rPr>
      </w:pPr>
      <w:r w:rsidRPr="00405E58">
        <w:rPr>
          <w:rFonts w:eastAsia="ＭＳ Ｐゴシック"/>
          <w:bCs w:val="0"/>
        </w:rPr>
        <w:t xml:space="preserve">We then explored potential keystone taxa by </w:t>
      </w:r>
      <w:r w:rsidR="001806E0" w:rsidRPr="00405E58">
        <w:rPr>
          <w:rFonts w:eastAsia="ＭＳ Ｐゴシック"/>
          <w:bCs w:val="0"/>
        </w:rPr>
        <w:t>calculating</w:t>
      </w:r>
      <w:r w:rsidRPr="00405E58">
        <w:rPr>
          <w:rFonts w:eastAsia="ＭＳ Ｐゴシック"/>
          <w:bCs w:val="0"/>
        </w:rPr>
        <w:t xml:space="preserve"> the </w:t>
      </w:r>
      <w:r w:rsidRPr="00405E58">
        <w:rPr>
          <w:rFonts w:eastAsia="ＭＳ Ｐゴシック"/>
          <w:bCs w:val="0"/>
          <w:i/>
          <w:iCs/>
        </w:rPr>
        <w:sym w:font="Symbol" w:char="F044"/>
      </w:r>
      <w:r w:rsidRPr="00405E58">
        <w:rPr>
          <w:rFonts w:eastAsia="ＭＳ Ｐゴシック"/>
          <w:bCs w:val="0"/>
          <w:i/>
          <w:iCs/>
        </w:rPr>
        <w:t>topography</w:t>
      </w:r>
      <w:r w:rsidRPr="00405E58">
        <w:rPr>
          <w:rFonts w:eastAsia="ＭＳ Ｐゴシック"/>
          <w:bCs w:val="0"/>
        </w:rPr>
        <w:t xml:space="preserve"> and</w:t>
      </w:r>
      <w:r w:rsidR="00C860DE" w:rsidRPr="00405E58">
        <w:rPr>
          <w:rFonts w:eastAsia="ＭＳ Ｐゴシック"/>
          <w:bCs w:val="0"/>
        </w:rPr>
        <w:t xml:space="preserve"> </w:t>
      </w:r>
      <w:r w:rsidR="00C860DE" w:rsidRPr="00405E58">
        <w:rPr>
          <w:rFonts w:eastAsia="ＭＳ Ｐゴシック"/>
          <w:bCs w:val="0"/>
          <w:i/>
          <w:iCs/>
        </w:rPr>
        <w:sym w:font="Symbol" w:char="F044"/>
      </w:r>
      <w:r w:rsidR="00C860DE" w:rsidRPr="00405E58">
        <w:rPr>
          <w:rFonts w:eastAsia="ＭＳ Ｐゴシック"/>
          <w:bCs w:val="0"/>
          <w:i/>
          <w:iCs/>
        </w:rPr>
        <w:t>evenness</w:t>
      </w:r>
      <w:r w:rsidR="00C860DE" w:rsidRPr="00405E58">
        <w:rPr>
          <w:rFonts w:eastAsia="ＭＳ Ｐゴシック"/>
          <w:bCs w:val="0"/>
        </w:rPr>
        <w:t xml:space="preserve"> </w:t>
      </w:r>
      <w:r w:rsidRPr="00405E58">
        <w:rPr>
          <w:rFonts w:eastAsia="ＭＳ Ｐゴシック"/>
          <w:bCs w:val="0"/>
        </w:rPr>
        <w:t>indices defined above</w:t>
      </w:r>
      <w:r w:rsidR="00AC520E" w:rsidRPr="00AC520E">
        <w:rPr>
          <w:rFonts w:eastAsia="ＭＳ Ｐゴシック"/>
          <w:bCs w:val="0"/>
          <w:color w:val="EE0000"/>
        </w:rPr>
        <w:t xml:space="preserve"> </w:t>
      </w:r>
      <w:r w:rsidR="00AC4589" w:rsidRPr="00405E58">
        <w:rPr>
          <w:rFonts w:eastAsia="ＭＳ Ｐゴシック"/>
          <w:bCs w:val="0"/>
        </w:rPr>
        <w:t>(Fig. 1</w:t>
      </w:r>
      <w:r w:rsidR="00E65D3B" w:rsidRPr="00405E58">
        <w:rPr>
          <w:rFonts w:eastAsia="ＭＳ Ｐゴシック"/>
          <w:bCs w:val="0"/>
        </w:rPr>
        <w:t>d</w:t>
      </w:r>
      <w:r w:rsidR="00B35973">
        <w:rPr>
          <w:rFonts w:eastAsia="ＭＳ Ｐゴシック"/>
          <w:bCs w:val="0"/>
        </w:rPr>
        <w:t>–</w:t>
      </w:r>
      <w:r w:rsidR="00E65D3B" w:rsidRPr="00405E58">
        <w:rPr>
          <w:rFonts w:eastAsia="ＭＳ Ｐゴシック"/>
          <w:bCs w:val="0"/>
        </w:rPr>
        <w:t>g</w:t>
      </w:r>
      <w:r w:rsidR="00AC4589" w:rsidRPr="00405E58">
        <w:rPr>
          <w:rFonts w:eastAsia="ＭＳ Ｐゴシック"/>
          <w:bCs w:val="0"/>
        </w:rPr>
        <w:t>)</w:t>
      </w:r>
      <w:r w:rsidRPr="00405E58">
        <w:rPr>
          <w:rFonts w:eastAsia="ＭＳ Ｐゴシック"/>
          <w:bCs w:val="0"/>
        </w:rPr>
        <w:t xml:space="preserve">. Because it was impractical to apply the computationally intensive approach to </w:t>
      </w:r>
      <w:r w:rsidR="00D75A14" w:rsidRPr="00405E58">
        <w:rPr>
          <w:rFonts w:eastAsia="ＭＳ Ｐゴシック"/>
          <w:bCs w:val="0"/>
        </w:rPr>
        <w:t>numerous</w:t>
      </w:r>
      <w:r w:rsidRPr="00405E58">
        <w:rPr>
          <w:rFonts w:eastAsia="ＭＳ Ｐゴシック"/>
          <w:bCs w:val="0"/>
        </w:rPr>
        <w:t xml:space="preserve"> microbial OTUs, we focused on </w:t>
      </w:r>
      <w:r w:rsidR="00D975D9" w:rsidRPr="00405E58">
        <w:rPr>
          <w:rFonts w:eastAsia="ＭＳ Ｐゴシック"/>
          <w:bCs w:val="0"/>
        </w:rPr>
        <w:t>genus-level ecological propert</w:t>
      </w:r>
      <w:r w:rsidR="00BD0E0A" w:rsidRPr="00405E58">
        <w:rPr>
          <w:rFonts w:eastAsia="ＭＳ Ｐゴシック"/>
          <w:bCs w:val="0"/>
        </w:rPr>
        <w:t xml:space="preserve">ies. </w:t>
      </w:r>
    </w:p>
    <w:p w14:paraId="30099E7F" w14:textId="559E7998" w:rsidR="00A943D2" w:rsidRPr="00D36DFF" w:rsidRDefault="00842054" w:rsidP="00AC520E">
      <w:pPr>
        <w:tabs>
          <w:tab w:val="left" w:pos="426"/>
        </w:tabs>
        <w:spacing w:before="179"/>
        <w:rPr>
          <w:rFonts w:eastAsia="ＭＳ Ｐゴシック"/>
          <w:bCs w:val="0"/>
          <w:color w:val="000000" w:themeColor="text1"/>
          <w:kern w:val="0"/>
          <w14:ligatures w14:val="none"/>
        </w:rPr>
      </w:pPr>
      <w:r w:rsidRPr="00405E58">
        <w:rPr>
          <w:rFonts w:eastAsia="ＭＳ Ｐゴシック"/>
          <w:bCs w:val="0"/>
          <w:kern w:val="0"/>
          <w14:ligatures w14:val="none"/>
        </w:rPr>
        <w:tab/>
      </w:r>
      <w:r w:rsidR="00FC282C" w:rsidRPr="00405E58">
        <w:rPr>
          <w:rFonts w:eastAsia="ＭＳ Ｐゴシック"/>
          <w:bCs w:val="0"/>
          <w:kern w:val="0"/>
          <w14:ligatures w14:val="none"/>
        </w:rPr>
        <w:t xml:space="preserve">We found that </w:t>
      </w:r>
      <w:r w:rsidR="00786388" w:rsidRPr="00405E58">
        <w:rPr>
          <w:rFonts w:eastAsia="ＭＳ Ｐゴシック"/>
          <w:bCs w:val="0"/>
          <w:kern w:val="0"/>
          <w14:ligatures w14:val="none"/>
        </w:rPr>
        <w:t xml:space="preserve">diverse </w:t>
      </w:r>
      <w:r w:rsidR="00FC282C" w:rsidRPr="00405E58">
        <w:rPr>
          <w:rFonts w:eastAsia="ＭＳ Ｐゴシック"/>
          <w:bCs w:val="0"/>
          <w:kern w:val="0"/>
          <w14:ligatures w14:val="none"/>
        </w:rPr>
        <w:t xml:space="preserve">fungal and bacterial genera </w:t>
      </w:r>
      <w:r w:rsidR="00A9664E">
        <w:rPr>
          <w:rFonts w:eastAsia="ＭＳ Ｐゴシック"/>
          <w:bCs w:val="0"/>
          <w:kern w:val="0"/>
          <w14:ligatures w14:val="none"/>
        </w:rPr>
        <w:t>showed</w:t>
      </w:r>
      <w:r w:rsidR="00FC282C" w:rsidRPr="00405E58">
        <w:rPr>
          <w:rFonts w:eastAsia="ＭＳ Ｐゴシック"/>
          <w:bCs w:val="0"/>
          <w:kern w:val="0"/>
          <w14:ligatures w14:val="none"/>
        </w:rPr>
        <w:t xml:space="preserve"> statistically significant influence on the </w:t>
      </w:r>
      <w:r w:rsidR="00CF528B" w:rsidRPr="00405E58">
        <w:rPr>
          <w:rFonts w:eastAsia="ＭＳ Ｐゴシック"/>
          <w:bCs w:val="0"/>
          <w:kern w:val="0"/>
          <w14:ligatures w14:val="none"/>
        </w:rPr>
        <w:t>assembly</w:t>
      </w:r>
      <w:r w:rsidR="00FC282C" w:rsidRPr="00405E58">
        <w:rPr>
          <w:rFonts w:eastAsia="ＭＳ Ｐゴシック"/>
          <w:bCs w:val="0"/>
          <w:kern w:val="0"/>
          <w14:ligatures w14:val="none"/>
        </w:rPr>
        <w:t xml:space="preserve"> landscape topography of fungal communities</w:t>
      </w:r>
      <w:r w:rsidR="00AD1754" w:rsidRPr="00405E58">
        <w:rPr>
          <w:rFonts w:eastAsia="ＭＳ Ｐゴシック"/>
          <w:bCs w:val="0"/>
          <w:kern w:val="0"/>
          <w14:ligatures w14:val="none"/>
        </w:rPr>
        <w:t xml:space="preserve"> (Fig. 4a</w:t>
      </w:r>
      <w:r w:rsidR="004A5E2E">
        <w:rPr>
          <w:rFonts w:eastAsia="ＭＳ Ｐゴシック"/>
          <w:bCs w:val="0"/>
          <w:kern w:val="0"/>
          <w14:ligatures w14:val="none"/>
        </w:rPr>
        <w:t xml:space="preserve">; </w:t>
      </w:r>
      <w:r w:rsidR="004F15F0" w:rsidRPr="004F15F0">
        <w:rPr>
          <w:rFonts w:eastAsia="ＭＳ Ｐゴシック"/>
          <w:bCs w:val="0"/>
          <w:kern w:val="0"/>
          <w:highlight w:val="magenta"/>
          <w14:ligatures w14:val="none"/>
        </w:rPr>
        <w:t>Supplementary</w:t>
      </w:r>
      <w:r w:rsidR="004A5E2E" w:rsidRPr="00A867AE">
        <w:rPr>
          <w:rFonts w:eastAsia="ＭＳ Ｐゴシック"/>
          <w:bCs w:val="0"/>
          <w:kern w:val="0"/>
          <w:highlight w:val="yellow"/>
          <w14:ligatures w14:val="none"/>
        </w:rPr>
        <w:t xml:space="preserve"> Table S</w:t>
      </w:r>
      <w:r w:rsidR="004A5E2E">
        <w:rPr>
          <w:rFonts w:eastAsia="ＭＳ Ｐゴシック"/>
          <w:bCs w:val="0"/>
          <w:kern w:val="0"/>
          <w14:ligatures w14:val="none"/>
        </w:rPr>
        <w:t>1</w:t>
      </w:r>
      <w:r w:rsidR="00AD1754" w:rsidRPr="00405E58">
        <w:rPr>
          <w:rFonts w:eastAsia="ＭＳ Ｐゴシック"/>
          <w:bCs w:val="0"/>
          <w:kern w:val="0"/>
          <w14:ligatures w14:val="none"/>
        </w:rPr>
        <w:t>)</w:t>
      </w:r>
      <w:r w:rsidR="00385DF5" w:rsidRPr="00405E58">
        <w:rPr>
          <w:rFonts w:eastAsia="ＭＳ Ｐゴシック"/>
          <w:bCs w:val="0"/>
          <w:kern w:val="0"/>
          <w14:ligatures w14:val="none"/>
        </w:rPr>
        <w:t xml:space="preserve">. </w:t>
      </w:r>
      <w:r w:rsidR="00F27ED8" w:rsidRPr="00405E58">
        <w:rPr>
          <w:rFonts w:eastAsia="ＭＳ Ｐゴシック"/>
          <w:bCs w:val="0"/>
          <w:kern w:val="0"/>
          <w14:ligatures w14:val="none"/>
        </w:rPr>
        <w:t xml:space="preserve">In total, </w:t>
      </w:r>
      <w:r w:rsidR="001C4818" w:rsidRPr="00405E58">
        <w:rPr>
          <w:rFonts w:eastAsia="ＭＳ Ｐゴシック"/>
          <w:bCs w:val="0"/>
          <w:kern w:val="0"/>
          <w14:ligatures w14:val="none"/>
        </w:rPr>
        <w:t>30</w:t>
      </w:r>
      <w:r w:rsidR="00F27ED8" w:rsidRPr="00405E58">
        <w:rPr>
          <w:rFonts w:eastAsia="ＭＳ Ｐゴシック"/>
          <w:bCs w:val="0"/>
          <w:kern w:val="0"/>
          <w14:ligatures w14:val="none"/>
        </w:rPr>
        <w:t xml:space="preserve"> of </w:t>
      </w:r>
      <w:r w:rsidR="001C4818" w:rsidRPr="00405E58">
        <w:rPr>
          <w:rFonts w:eastAsia="ＭＳ Ｐゴシック"/>
          <w:bCs w:val="0"/>
          <w:kern w:val="0"/>
          <w14:ligatures w14:val="none"/>
        </w:rPr>
        <w:t>33</w:t>
      </w:r>
      <w:r w:rsidR="00F27ED8" w:rsidRPr="00405E58">
        <w:rPr>
          <w:rFonts w:eastAsia="ＭＳ Ｐゴシック"/>
          <w:bCs w:val="0"/>
          <w:kern w:val="0"/>
          <w14:ligatures w14:val="none"/>
        </w:rPr>
        <w:t xml:space="preserve"> fungal genera</w:t>
      </w:r>
      <w:r w:rsidR="00FF3156" w:rsidRPr="00405E58">
        <w:rPr>
          <w:rFonts w:eastAsia="ＭＳ Ｐゴシック"/>
          <w:bCs w:val="0"/>
          <w:kern w:val="0"/>
          <w14:ligatures w14:val="none"/>
        </w:rPr>
        <w:t xml:space="preserve"> (</w:t>
      </w:r>
      <w:r w:rsidR="001C4818" w:rsidRPr="00405E58">
        <w:rPr>
          <w:rFonts w:eastAsia="ＭＳ Ｐゴシック"/>
          <w:bCs w:val="0"/>
          <w:kern w:val="0"/>
          <w14:ligatures w14:val="none"/>
        </w:rPr>
        <w:t>90.9</w:t>
      </w:r>
      <w:r w:rsidR="00FF3156" w:rsidRPr="00405E58">
        <w:rPr>
          <w:rFonts w:eastAsia="ＭＳ Ｐゴシック"/>
          <w:bCs w:val="0"/>
          <w:kern w:val="0"/>
          <w14:ligatures w14:val="none"/>
        </w:rPr>
        <w:t>%)</w:t>
      </w:r>
      <w:r w:rsidR="00F27ED8" w:rsidRPr="00405E58">
        <w:rPr>
          <w:rFonts w:eastAsia="ＭＳ Ｐゴシック"/>
          <w:bCs w:val="0"/>
          <w:kern w:val="0"/>
          <w14:ligatures w14:val="none"/>
        </w:rPr>
        <w:t xml:space="preserve"> and </w:t>
      </w:r>
      <w:r w:rsidR="001C4818" w:rsidRPr="00405E58">
        <w:rPr>
          <w:rFonts w:eastAsia="ＭＳ Ｐゴシック"/>
          <w:bCs w:val="0"/>
          <w:kern w:val="0"/>
          <w14:ligatures w14:val="none"/>
        </w:rPr>
        <w:t>91</w:t>
      </w:r>
      <w:r w:rsidR="00F27ED8" w:rsidRPr="00405E58">
        <w:rPr>
          <w:rFonts w:eastAsia="ＭＳ Ｐゴシック"/>
          <w:bCs w:val="0"/>
          <w:kern w:val="0"/>
          <w14:ligatures w14:val="none"/>
        </w:rPr>
        <w:t xml:space="preserve"> of </w:t>
      </w:r>
      <w:r w:rsidR="001C4818" w:rsidRPr="00405E58">
        <w:rPr>
          <w:rFonts w:eastAsia="ＭＳ Ｐゴシック"/>
          <w:bCs w:val="0"/>
          <w:kern w:val="0"/>
          <w14:ligatures w14:val="none"/>
        </w:rPr>
        <w:t>143</w:t>
      </w:r>
      <w:r w:rsidR="00F27ED8" w:rsidRPr="00405E58">
        <w:rPr>
          <w:rFonts w:eastAsia="ＭＳ Ｐゴシック"/>
          <w:bCs w:val="0"/>
          <w:kern w:val="0"/>
          <w14:ligatures w14:val="none"/>
        </w:rPr>
        <w:t xml:space="preserve"> prokaryotic genera</w:t>
      </w:r>
      <w:r w:rsidR="00A70B9A" w:rsidRPr="00405E58">
        <w:rPr>
          <w:rFonts w:eastAsia="ＭＳ Ｐゴシック"/>
          <w:bCs w:val="0"/>
          <w:kern w:val="0"/>
          <w14:ligatures w14:val="none"/>
        </w:rPr>
        <w:t xml:space="preserve"> </w:t>
      </w:r>
      <w:r w:rsidR="00FF3156" w:rsidRPr="00405E58">
        <w:rPr>
          <w:rFonts w:eastAsia="ＭＳ Ｐゴシック"/>
          <w:bCs w:val="0"/>
          <w:kern w:val="0"/>
          <w14:ligatures w14:val="none"/>
        </w:rPr>
        <w:t>(</w:t>
      </w:r>
      <w:r w:rsidR="001C4818" w:rsidRPr="00405E58">
        <w:rPr>
          <w:rFonts w:eastAsia="ＭＳ Ｐゴシック"/>
          <w:bCs w:val="0"/>
          <w:kern w:val="0"/>
          <w14:ligatures w14:val="none"/>
        </w:rPr>
        <w:t>63.6</w:t>
      </w:r>
      <w:r w:rsidR="00FF3156" w:rsidRPr="00405E58">
        <w:rPr>
          <w:rFonts w:eastAsia="ＭＳ Ｐゴシック"/>
          <w:bCs w:val="0"/>
          <w:kern w:val="0"/>
          <w14:ligatures w14:val="none"/>
        </w:rPr>
        <w:t xml:space="preserve">%) </w:t>
      </w:r>
      <w:r w:rsidR="006B5A78" w:rsidRPr="00405E58">
        <w:rPr>
          <w:rFonts w:eastAsia="ＭＳ Ｐゴシック"/>
          <w:bCs w:val="0"/>
          <w:kern w:val="0"/>
          <w14:ligatures w14:val="none"/>
        </w:rPr>
        <w:t xml:space="preserve">exhibited significant </w:t>
      </w:r>
      <w:r w:rsidR="009A074B" w:rsidRPr="00405E58">
        <w:rPr>
          <w:rFonts w:eastAsia="ＭＳ Ｐゴシック"/>
          <w:bCs w:val="0"/>
          <w:i/>
          <w:iCs/>
          <w:kern w:val="0"/>
          <w14:ligatures w14:val="none"/>
        </w:rPr>
        <w:sym w:font="Symbol" w:char="F044"/>
      </w:r>
      <w:r w:rsidR="009A074B" w:rsidRPr="00405E58">
        <w:rPr>
          <w:rFonts w:eastAsia="ＭＳ Ｐゴシック"/>
          <w:bCs w:val="0"/>
          <w:i/>
          <w:iCs/>
          <w:kern w:val="0"/>
          <w14:ligatures w14:val="none"/>
        </w:rPr>
        <w:t>topography</w:t>
      </w:r>
      <w:r w:rsidR="00F821A4" w:rsidRPr="00405E58">
        <w:rPr>
          <w:rFonts w:eastAsia="ＭＳ Ｐゴシック"/>
          <w:bCs w:val="0"/>
          <w:kern w:val="0"/>
          <w14:ligatures w14:val="none"/>
        </w:rPr>
        <w:t xml:space="preserve"> values </w:t>
      </w:r>
      <w:r w:rsidR="00D21EB2" w:rsidRPr="00405E58">
        <w:rPr>
          <w:rFonts w:eastAsia="ＭＳ Ｐゴシック"/>
          <w:bCs w:val="0"/>
          <w:kern w:val="0"/>
          <w14:ligatures w14:val="none"/>
        </w:rPr>
        <w:t xml:space="preserve">[false discovery </w:t>
      </w:r>
      <w:r w:rsidR="00490B1A" w:rsidRPr="00405E58">
        <w:rPr>
          <w:rFonts w:eastAsia="ＭＳ Ｐゴシック"/>
          <w:bCs w:val="0"/>
          <w:kern w:val="0"/>
          <w14:ligatures w14:val="none"/>
        </w:rPr>
        <w:t>r</w:t>
      </w:r>
      <w:r w:rsidR="00D21EB2" w:rsidRPr="00405E58">
        <w:rPr>
          <w:rFonts w:eastAsia="ＭＳ Ｐゴシック"/>
          <w:bCs w:val="0"/>
          <w:kern w:val="0"/>
          <w14:ligatures w14:val="none"/>
        </w:rPr>
        <w:t>ate (</w:t>
      </w:r>
      <w:r w:rsidR="006029C6" w:rsidRPr="00405E58">
        <w:rPr>
          <w:rFonts w:eastAsia="ＭＳ Ｐゴシック"/>
          <w:bCs w:val="0"/>
          <w:i/>
          <w:iCs/>
          <w:kern w:val="0"/>
          <w14:ligatures w14:val="none"/>
        </w:rPr>
        <w:t>q-</w:t>
      </w:r>
      <w:r w:rsidR="006029C6" w:rsidRPr="00405E58">
        <w:rPr>
          <w:rFonts w:eastAsia="ＭＳ Ｐゴシック"/>
          <w:bCs w:val="0"/>
          <w:kern w:val="0"/>
          <w14:ligatures w14:val="none"/>
        </w:rPr>
        <w:t>value</w:t>
      </w:r>
      <w:r w:rsidR="00D21EB2" w:rsidRPr="00405E58">
        <w:rPr>
          <w:rFonts w:eastAsia="ＭＳ Ｐゴシック"/>
          <w:bCs w:val="0"/>
          <w:kern w:val="0"/>
          <w14:ligatures w14:val="none"/>
        </w:rPr>
        <w:t xml:space="preserve">) &lt; </w:t>
      </w:r>
      <w:r w:rsidR="00A97C96" w:rsidRPr="00405E58">
        <w:rPr>
          <w:rFonts w:eastAsia="ＭＳ Ｐゴシック"/>
          <w:bCs w:val="0"/>
          <w:kern w:val="0"/>
          <w14:ligatures w14:val="none"/>
        </w:rPr>
        <w:t>0.05</w:t>
      </w:r>
      <w:r w:rsidR="008F47D2" w:rsidRPr="00405E58">
        <w:rPr>
          <w:rFonts w:eastAsia="ＭＳ Ｐゴシック"/>
          <w:bCs w:val="0"/>
          <w:kern w:val="0"/>
          <w14:ligatures w14:val="none"/>
        </w:rPr>
        <w:t>; one-tailed test</w:t>
      </w:r>
      <w:r w:rsidR="00D21EB2" w:rsidRPr="00405E58">
        <w:rPr>
          <w:rFonts w:eastAsia="ＭＳ Ｐゴシック"/>
          <w:bCs w:val="0"/>
          <w:kern w:val="0"/>
          <w14:ligatures w14:val="none"/>
        </w:rPr>
        <w:t xml:space="preserve">] </w:t>
      </w:r>
      <w:r w:rsidR="00F821A4" w:rsidRPr="00405E58">
        <w:rPr>
          <w:rFonts w:eastAsia="ＭＳ Ｐゴシック"/>
          <w:bCs w:val="0"/>
          <w:kern w:val="0"/>
          <w14:ligatures w14:val="none"/>
        </w:rPr>
        <w:t>in</w:t>
      </w:r>
      <w:r w:rsidR="00FB520B" w:rsidRPr="00405E58">
        <w:rPr>
          <w:rFonts w:eastAsia="ＭＳ Ｐゴシック"/>
          <w:bCs w:val="0"/>
          <w:kern w:val="0"/>
          <w14:ligatures w14:val="none"/>
        </w:rPr>
        <w:t xml:space="preserve"> at least one</w:t>
      </w:r>
      <w:r w:rsidR="00A4216E" w:rsidRPr="00405E58">
        <w:rPr>
          <w:rFonts w:eastAsia="ＭＳ Ｐゴシック"/>
          <w:bCs w:val="0"/>
          <w:kern w:val="0"/>
          <w14:ligatures w14:val="none"/>
        </w:rPr>
        <w:t xml:space="preserve"> </w:t>
      </w:r>
      <w:r w:rsidR="00F27ED8" w:rsidRPr="00405E58">
        <w:rPr>
          <w:rFonts w:eastAsia="ＭＳ Ｐゴシック"/>
          <w:bCs w:val="0"/>
          <w:kern w:val="0"/>
          <w14:ligatures w14:val="none"/>
        </w:rPr>
        <w:t>host</w:t>
      </w:r>
      <w:r w:rsidR="00BA6D53" w:rsidRPr="00405E58">
        <w:rPr>
          <w:rFonts w:eastAsia="ＭＳ Ｐゴシック"/>
          <w:bCs w:val="0"/>
          <w:kern w:val="0"/>
          <w14:ligatures w14:val="none"/>
        </w:rPr>
        <w:t>-</w:t>
      </w:r>
      <w:r w:rsidR="00F27ED8" w:rsidRPr="00405E58">
        <w:rPr>
          <w:rFonts w:eastAsia="ＭＳ Ｐゴシック"/>
          <w:bCs w:val="0"/>
          <w:kern w:val="0"/>
          <w14:ligatures w14:val="none"/>
        </w:rPr>
        <w:t>plant back</w:t>
      </w:r>
      <w:r w:rsidR="00C45B4B" w:rsidRPr="00405E58">
        <w:rPr>
          <w:rFonts w:eastAsia="ＭＳ Ｐゴシック"/>
          <w:bCs w:val="0"/>
          <w:kern w:val="0"/>
          <w14:ligatures w14:val="none"/>
        </w:rPr>
        <w:t>g</w:t>
      </w:r>
      <w:r w:rsidR="00F27ED8" w:rsidRPr="00405E58">
        <w:rPr>
          <w:rFonts w:eastAsia="ＭＳ Ｐゴシック"/>
          <w:bCs w:val="0"/>
          <w:kern w:val="0"/>
          <w14:ligatures w14:val="none"/>
        </w:rPr>
        <w:t>round</w:t>
      </w:r>
      <w:r w:rsidR="000E4067" w:rsidRPr="00405E58">
        <w:rPr>
          <w:rFonts w:eastAsia="ＭＳ Ｐゴシック"/>
          <w:bCs w:val="0"/>
          <w:kern w:val="0"/>
          <w14:ligatures w14:val="none"/>
        </w:rPr>
        <w:t xml:space="preserve">, </w:t>
      </w:r>
      <w:r w:rsidR="00BA6D53" w:rsidRPr="00405E58">
        <w:t>indicating their potential to reshape the overall architecture of the assembly landscapes</w:t>
      </w:r>
      <w:r w:rsidR="0093459B" w:rsidRPr="00405E58">
        <w:rPr>
          <w:rFonts w:eastAsia="ＭＳ Ｐゴシック"/>
          <w:bCs w:val="0"/>
          <w:kern w:val="0"/>
          <w14:ligatures w14:val="none"/>
        </w:rPr>
        <w:t xml:space="preserve">. </w:t>
      </w:r>
      <w:r w:rsidR="00ED7C6F" w:rsidRPr="00405E58">
        <w:rPr>
          <w:rFonts w:eastAsia="ＭＳ Ｐゴシック"/>
          <w:bCs w:val="0"/>
          <w:kern w:val="0"/>
          <w14:ligatures w14:val="none"/>
        </w:rPr>
        <w:t>Meanwhile</w:t>
      </w:r>
      <w:r w:rsidR="00B004D3" w:rsidRPr="00405E58">
        <w:rPr>
          <w:rFonts w:eastAsia="ＭＳ Ｐゴシック"/>
          <w:bCs w:val="0"/>
          <w:kern w:val="0"/>
          <w14:ligatures w14:val="none"/>
        </w:rPr>
        <w:t xml:space="preserve">, </w:t>
      </w:r>
      <w:r w:rsidR="001C4818" w:rsidRPr="00405E58">
        <w:rPr>
          <w:rFonts w:eastAsia="ＭＳ Ｐゴシック"/>
          <w:bCs w:val="0"/>
          <w:kern w:val="0"/>
          <w14:ligatures w14:val="none"/>
        </w:rPr>
        <w:t>19</w:t>
      </w:r>
      <w:r w:rsidR="003B1046" w:rsidRPr="00405E58">
        <w:rPr>
          <w:rFonts w:eastAsia="ＭＳ Ｐゴシック"/>
          <w:bCs w:val="0"/>
          <w:kern w:val="0"/>
          <w14:ligatures w14:val="none"/>
        </w:rPr>
        <w:t xml:space="preserve"> fungal genera (</w:t>
      </w:r>
      <w:r w:rsidR="001C4818" w:rsidRPr="00405E58">
        <w:rPr>
          <w:rFonts w:eastAsia="ＭＳ Ｐゴシック"/>
          <w:bCs w:val="0"/>
          <w:kern w:val="0"/>
          <w14:ligatures w14:val="none"/>
        </w:rPr>
        <w:t>57.6</w:t>
      </w:r>
      <w:r w:rsidR="003B1046" w:rsidRPr="00405E58">
        <w:rPr>
          <w:rFonts w:eastAsia="ＭＳ Ｐゴシック"/>
          <w:bCs w:val="0"/>
          <w:kern w:val="0"/>
          <w14:ligatures w14:val="none"/>
        </w:rPr>
        <w:t xml:space="preserve">%) and </w:t>
      </w:r>
      <w:r w:rsidR="001C4818" w:rsidRPr="00405E58">
        <w:rPr>
          <w:rFonts w:eastAsia="ＭＳ Ｐゴシック"/>
          <w:bCs w:val="0"/>
          <w:kern w:val="0"/>
          <w14:ligatures w14:val="none"/>
        </w:rPr>
        <w:t>29</w:t>
      </w:r>
      <w:r w:rsidR="003B1046" w:rsidRPr="00405E58">
        <w:rPr>
          <w:rFonts w:eastAsia="ＭＳ Ｐゴシック"/>
          <w:bCs w:val="0"/>
          <w:kern w:val="0"/>
          <w14:ligatures w14:val="none"/>
        </w:rPr>
        <w:t xml:space="preserve"> prokaryotic genera (</w:t>
      </w:r>
      <w:r w:rsidR="001C4818" w:rsidRPr="00405E58">
        <w:rPr>
          <w:rFonts w:eastAsia="ＭＳ Ｐゴシック"/>
          <w:bCs w:val="0"/>
          <w:kern w:val="0"/>
          <w14:ligatures w14:val="none"/>
        </w:rPr>
        <w:t>20.3</w:t>
      </w:r>
      <w:r w:rsidR="003B1046" w:rsidRPr="00405E58">
        <w:rPr>
          <w:rFonts w:eastAsia="ＭＳ Ｐゴシック"/>
          <w:bCs w:val="0"/>
          <w:kern w:val="0"/>
          <w14:ligatures w14:val="none"/>
        </w:rPr>
        <w:t xml:space="preserve">%) showed </w:t>
      </w:r>
      <w:r w:rsidR="005D3882" w:rsidRPr="00405E58">
        <w:rPr>
          <w:rFonts w:eastAsia="ＭＳ Ｐゴシック"/>
          <w:bCs w:val="0"/>
          <w:kern w:val="0"/>
          <w14:ligatures w14:val="none"/>
        </w:rPr>
        <w:t xml:space="preserve">significant </w:t>
      </w:r>
      <w:r w:rsidR="00445642" w:rsidRPr="00405E58">
        <w:rPr>
          <w:bCs w:val="0"/>
          <w:i/>
          <w:iCs/>
          <w:szCs w:val="24"/>
        </w:rPr>
        <w:sym w:font="Symbol" w:char="F044"/>
      </w:r>
      <w:r w:rsidR="00445642" w:rsidRPr="00405E58">
        <w:rPr>
          <w:bCs w:val="0"/>
          <w:i/>
          <w:iCs/>
          <w:szCs w:val="24"/>
        </w:rPr>
        <w:t>evenne</w:t>
      </w:r>
      <w:r w:rsidR="00584D96" w:rsidRPr="00405E58">
        <w:rPr>
          <w:bCs w:val="0"/>
          <w:i/>
          <w:iCs/>
          <w:szCs w:val="24"/>
        </w:rPr>
        <w:t>s</w:t>
      </w:r>
      <w:r w:rsidR="00445642" w:rsidRPr="00405E58">
        <w:rPr>
          <w:bCs w:val="0"/>
          <w:i/>
          <w:iCs/>
          <w:szCs w:val="24"/>
        </w:rPr>
        <w:t>s</w:t>
      </w:r>
      <w:r w:rsidR="00445642" w:rsidRPr="00405E58">
        <w:rPr>
          <w:rFonts w:eastAsia="ＭＳ Ｐゴシック"/>
          <w:bCs w:val="0"/>
          <w:kern w:val="0"/>
          <w14:ligatures w14:val="none"/>
        </w:rPr>
        <w:t xml:space="preserve"> (</w:t>
      </w:r>
      <w:r w:rsidR="00445642" w:rsidRPr="00405E58">
        <w:rPr>
          <w:rFonts w:eastAsia="ＭＳ Ｐゴシック"/>
          <w:bCs w:val="0"/>
          <w:i/>
          <w:iCs/>
          <w:kern w:val="0"/>
          <w14:ligatures w14:val="none"/>
        </w:rPr>
        <w:t>q-</w:t>
      </w:r>
      <w:r w:rsidR="00445642" w:rsidRPr="00405E58">
        <w:rPr>
          <w:rFonts w:eastAsia="ＭＳ Ｐゴシック"/>
          <w:bCs w:val="0"/>
          <w:kern w:val="0"/>
          <w14:ligatures w14:val="none"/>
        </w:rPr>
        <w:t>value</w:t>
      </w:r>
      <w:r w:rsidR="006356BF" w:rsidRPr="00405E58">
        <w:rPr>
          <w:rFonts w:eastAsia="ＭＳ Ｐゴシック"/>
          <w:bCs w:val="0"/>
          <w:kern w:val="0"/>
          <w14:ligatures w14:val="none"/>
        </w:rPr>
        <w:t xml:space="preserve"> </w:t>
      </w:r>
      <w:r w:rsidR="00445642" w:rsidRPr="00405E58">
        <w:rPr>
          <w:rFonts w:eastAsia="ＭＳ Ｐゴシック"/>
          <w:bCs w:val="0"/>
          <w:kern w:val="0"/>
          <w14:ligatures w14:val="none"/>
        </w:rPr>
        <w:t xml:space="preserve">&lt; </w:t>
      </w:r>
      <w:r w:rsidR="00A97C96" w:rsidRPr="00405E58">
        <w:rPr>
          <w:rFonts w:eastAsia="ＭＳ Ｐゴシック"/>
          <w:bCs w:val="0"/>
          <w:kern w:val="0"/>
          <w14:ligatures w14:val="none"/>
        </w:rPr>
        <w:t>0.05</w:t>
      </w:r>
      <w:r w:rsidR="00445642" w:rsidRPr="00405E58">
        <w:rPr>
          <w:rFonts w:eastAsia="ＭＳ Ｐゴシック"/>
          <w:bCs w:val="0"/>
          <w:kern w:val="0"/>
          <w14:ligatures w14:val="none"/>
        </w:rPr>
        <w:t>; two-tailed test)</w:t>
      </w:r>
      <w:r w:rsidR="007A6C90" w:rsidRPr="00405E58">
        <w:rPr>
          <w:rFonts w:eastAsia="ＭＳ Ｐゴシック"/>
          <w:bCs w:val="0"/>
          <w:kern w:val="0"/>
          <w14:ligatures w14:val="none"/>
        </w:rPr>
        <w:t>,</w:t>
      </w:r>
      <w:r w:rsidR="00F00D88" w:rsidRPr="00405E58">
        <w:rPr>
          <w:rFonts w:eastAsia="ＭＳ Ｐゴシック"/>
          <w:bCs w:val="0"/>
          <w:kern w:val="0"/>
          <w14:ligatures w14:val="none"/>
        </w:rPr>
        <w:t xml:space="preserve"> suggesting </w:t>
      </w:r>
      <w:r w:rsidR="00ED7C6F" w:rsidRPr="00405E58">
        <w:rPr>
          <w:rFonts w:eastAsia="ＭＳ Ｐゴシック"/>
          <w:bCs w:val="0"/>
          <w:kern w:val="0"/>
          <w14:ligatures w14:val="none"/>
        </w:rPr>
        <w:t xml:space="preserve">their </w:t>
      </w:r>
      <w:r w:rsidR="00D1638B" w:rsidRPr="00405E58">
        <w:t>influence on higher-order</w:t>
      </w:r>
      <w:r w:rsidR="00D1638B" w:rsidRPr="00D36DFF">
        <w:rPr>
          <w:color w:val="000000" w:themeColor="text1"/>
        </w:rPr>
        <w:t xml:space="preserve"> properties of fungal community assembly, such as the evenness of </w:t>
      </w:r>
      <w:r w:rsidR="00597BC3" w:rsidRPr="00D36DFF">
        <w:rPr>
          <w:color w:val="000000" w:themeColor="text1"/>
        </w:rPr>
        <w:t xml:space="preserve">basin </w:t>
      </w:r>
      <w:r w:rsidR="00D1638B" w:rsidRPr="00D36DFF">
        <w:rPr>
          <w:color w:val="000000" w:themeColor="text1"/>
        </w:rPr>
        <w:t>frequencies</w:t>
      </w:r>
      <w:r w:rsidR="0009705B" w:rsidRPr="00D36DFF">
        <w:rPr>
          <w:rFonts w:eastAsia="ＭＳ Ｐゴシック"/>
          <w:bCs w:val="0"/>
          <w:color w:val="000000" w:themeColor="text1"/>
          <w:kern w:val="0"/>
          <w14:ligatures w14:val="none"/>
        </w:rPr>
        <w:t>.</w:t>
      </w:r>
      <w:r w:rsidR="00767202" w:rsidRPr="00D36DFF">
        <w:rPr>
          <w:rFonts w:eastAsia="ＭＳ Ｐゴシック"/>
          <w:bCs w:val="0"/>
          <w:color w:val="000000" w:themeColor="text1"/>
          <w:kern w:val="0"/>
          <w14:ligatures w14:val="none"/>
        </w:rPr>
        <w:t xml:space="preserve"> </w:t>
      </w:r>
      <w:r w:rsidR="002B7B83" w:rsidRPr="00D36DFF">
        <w:rPr>
          <w:rFonts w:eastAsia="ＭＳ Ｐゴシック"/>
          <w:bCs w:val="0"/>
          <w:color w:val="000000" w:themeColor="text1"/>
          <w:kern w:val="0"/>
          <w14:ligatures w14:val="none"/>
        </w:rPr>
        <w:t>Notably, genera showing relatively strong effects on these indices were not necessarily those that were highly prevalent or abundant in the root microbiome dataset (</w:t>
      </w:r>
      <w:r w:rsidR="004F15F0" w:rsidRPr="004F15F0">
        <w:rPr>
          <w:rFonts w:eastAsia="ＭＳ Ｐゴシック"/>
          <w:bCs w:val="0"/>
          <w:color w:val="000000" w:themeColor="text1"/>
          <w:kern w:val="0"/>
          <w:highlight w:val="magenta"/>
          <w14:ligatures w14:val="none"/>
        </w:rPr>
        <w:t>Supplementary</w:t>
      </w:r>
      <w:r w:rsidR="002B7B83" w:rsidRPr="00D36DFF">
        <w:rPr>
          <w:rFonts w:eastAsia="ＭＳ Ｐゴシック"/>
          <w:bCs w:val="0"/>
          <w:color w:val="000000" w:themeColor="text1"/>
          <w:kern w:val="0"/>
          <w14:ligatures w14:val="none"/>
        </w:rPr>
        <w:t xml:space="preserve"> Figs. </w:t>
      </w:r>
      <w:r w:rsidR="00D36DFF">
        <w:rPr>
          <w:rFonts w:eastAsia="ＭＳ Ｐゴシック"/>
          <w:bCs w:val="0"/>
          <w:color w:val="000000" w:themeColor="text1"/>
          <w:kern w:val="0"/>
          <w14:ligatures w14:val="none"/>
        </w:rPr>
        <w:t>S</w:t>
      </w:r>
      <w:r w:rsidR="007553F3">
        <w:rPr>
          <w:rFonts w:eastAsia="ＭＳ Ｐゴシック"/>
          <w:bCs w:val="0"/>
          <w:color w:val="000000" w:themeColor="text1"/>
          <w:kern w:val="0"/>
          <w14:ligatures w14:val="none"/>
        </w:rPr>
        <w:t>15</w:t>
      </w:r>
      <w:r w:rsidR="00D3663D" w:rsidRPr="00D36DFF">
        <w:rPr>
          <w:rFonts w:eastAsia="ＭＳ Ｐゴシック"/>
          <w:bCs w:val="0"/>
          <w:color w:val="000000" w:themeColor="text1"/>
          <w:kern w:val="0"/>
          <w14:ligatures w14:val="none"/>
        </w:rPr>
        <w:t>–</w:t>
      </w:r>
      <w:r w:rsidR="007553F3">
        <w:rPr>
          <w:rFonts w:eastAsia="ＭＳ Ｐゴシック"/>
          <w:bCs w:val="0"/>
          <w:color w:val="000000" w:themeColor="text1"/>
          <w:kern w:val="0"/>
          <w14:ligatures w14:val="none"/>
        </w:rPr>
        <w:t>S18</w:t>
      </w:r>
      <w:r w:rsidR="002B7B83" w:rsidRPr="00D36DFF">
        <w:rPr>
          <w:rFonts w:eastAsia="ＭＳ Ｐゴシック"/>
          <w:bCs w:val="0"/>
          <w:color w:val="000000" w:themeColor="text1"/>
          <w:kern w:val="0"/>
          <w14:ligatures w14:val="none"/>
        </w:rPr>
        <w:t>).</w:t>
      </w:r>
    </w:p>
    <w:p w14:paraId="56E3D23C" w14:textId="135037D1" w:rsidR="00FC282C" w:rsidRDefault="00A943D2" w:rsidP="002079B1">
      <w:pPr>
        <w:tabs>
          <w:tab w:val="left" w:pos="426"/>
        </w:tabs>
        <w:spacing w:before="179"/>
        <w:rPr>
          <w:rFonts w:eastAsia="ＭＳ Ｐゴシック"/>
          <w:bCs w:val="0"/>
          <w:kern w:val="0"/>
          <w14:ligatures w14:val="none"/>
        </w:rPr>
      </w:pPr>
      <w:r w:rsidRPr="00D36DFF">
        <w:rPr>
          <w:rFonts w:eastAsia="ＭＳ Ｐゴシック"/>
          <w:bCs w:val="0"/>
          <w:color w:val="000000" w:themeColor="text1"/>
          <w:kern w:val="0"/>
          <w14:ligatures w14:val="none"/>
        </w:rPr>
        <w:tab/>
      </w:r>
      <w:r w:rsidR="00BC6629" w:rsidRPr="00D36DFF">
        <w:rPr>
          <w:rFonts w:eastAsia="ＭＳ Ｐゴシック"/>
          <w:bCs w:val="0"/>
          <w:color w:val="000000" w:themeColor="text1"/>
          <w:kern w:val="0"/>
          <w14:ligatures w14:val="none"/>
        </w:rPr>
        <w:t xml:space="preserve">Among the </w:t>
      </w:r>
      <w:r w:rsidR="0080695A" w:rsidRPr="00D36DFF">
        <w:rPr>
          <w:rFonts w:eastAsia="ＭＳ Ｐゴシック"/>
          <w:bCs w:val="0"/>
          <w:color w:val="000000" w:themeColor="text1"/>
          <w:kern w:val="0"/>
          <w14:ligatures w14:val="none"/>
        </w:rPr>
        <w:t>examined microbes,</w:t>
      </w:r>
      <w:r w:rsidR="00C2525C" w:rsidRPr="00D36DFF">
        <w:rPr>
          <w:rFonts w:eastAsia="ＭＳ Ｐゴシック"/>
          <w:bCs w:val="0"/>
          <w:color w:val="000000" w:themeColor="text1"/>
          <w:kern w:val="0"/>
          <w14:ligatures w14:val="none"/>
        </w:rPr>
        <w:t xml:space="preserve"> </w:t>
      </w:r>
      <w:r w:rsidR="00FC282C" w:rsidRPr="00D36DFF">
        <w:rPr>
          <w:rFonts w:eastAsia="ＭＳ Ｐゴシック"/>
          <w:bCs w:val="0"/>
          <w:color w:val="000000" w:themeColor="text1"/>
          <w:kern w:val="0"/>
          <w14:ligatures w14:val="none"/>
        </w:rPr>
        <w:t xml:space="preserve">several </w:t>
      </w:r>
      <w:r w:rsidR="00C2525C" w:rsidRPr="00D36DFF">
        <w:rPr>
          <w:rFonts w:eastAsia="ＭＳ Ｐゴシック"/>
          <w:bCs w:val="0"/>
          <w:color w:val="000000" w:themeColor="text1"/>
          <w:kern w:val="0"/>
          <w14:ligatures w14:val="none"/>
        </w:rPr>
        <w:t xml:space="preserve">genera of </w:t>
      </w:r>
      <w:r w:rsidR="00FC282C" w:rsidRPr="00D36DFF">
        <w:rPr>
          <w:rFonts w:eastAsia="ＭＳ Ｐゴシック"/>
          <w:bCs w:val="0"/>
          <w:color w:val="000000" w:themeColor="text1"/>
          <w:kern w:val="0"/>
          <w14:ligatures w14:val="none"/>
        </w:rPr>
        <w:t xml:space="preserve">root endophytic fungi </w:t>
      </w:r>
      <w:r w:rsidR="00060AD4" w:rsidRPr="00D36DFF">
        <w:rPr>
          <w:rFonts w:eastAsia="ＭＳ Ｐゴシック"/>
          <w:bCs w:val="0"/>
          <w:color w:val="000000" w:themeColor="text1"/>
          <w:kern w:val="0"/>
          <w14:ligatures w14:val="none"/>
        </w:rPr>
        <w:t>were significantly associated with</w:t>
      </w:r>
      <w:r w:rsidR="00CE60AC" w:rsidRPr="00D36DFF">
        <w:rPr>
          <w:rFonts w:eastAsia="ＭＳ Ｐゴシック"/>
          <w:bCs w:val="0"/>
          <w:color w:val="000000" w:themeColor="text1"/>
          <w:kern w:val="0"/>
          <w14:ligatures w14:val="none"/>
        </w:rPr>
        <w:t xml:space="preserve"> </w:t>
      </w:r>
      <w:r w:rsidR="00ED4B09" w:rsidRPr="00D36DFF">
        <w:rPr>
          <w:color w:val="000000" w:themeColor="text1"/>
        </w:rPr>
        <w:t xml:space="preserve">both the </w:t>
      </w:r>
      <w:r w:rsidR="00ED4B09" w:rsidRPr="00EB4441">
        <w:rPr>
          <w:color w:val="000000" w:themeColor="text1"/>
        </w:rPr>
        <w:t>overall architecture and higher-order properties of fungal assembly land</w:t>
      </w:r>
      <w:r w:rsidR="00ED4B09" w:rsidRPr="00EB4441">
        <w:t>scapes</w:t>
      </w:r>
      <w:r w:rsidR="00ED4B09" w:rsidRPr="00EB4441">
        <w:rPr>
          <w:rFonts w:eastAsia="ＭＳ Ｐゴシック"/>
          <w:bCs w:val="0"/>
          <w:kern w:val="0"/>
          <w14:ligatures w14:val="none"/>
        </w:rPr>
        <w:t xml:space="preserve"> </w:t>
      </w:r>
      <w:r w:rsidR="008E5942" w:rsidRPr="00EB4441">
        <w:rPr>
          <w:rFonts w:eastAsia="ＭＳ Ｐゴシック"/>
          <w:bCs w:val="0"/>
          <w:kern w:val="0"/>
          <w14:ligatures w14:val="none"/>
        </w:rPr>
        <w:t>(Fig. 4b)</w:t>
      </w:r>
      <w:r w:rsidR="004938DC" w:rsidRPr="00EB4441">
        <w:rPr>
          <w:rFonts w:eastAsia="ＭＳ Ｐゴシック"/>
          <w:bCs w:val="0"/>
          <w:kern w:val="0"/>
          <w14:ligatures w14:val="none"/>
        </w:rPr>
        <w:t xml:space="preserve">. </w:t>
      </w:r>
      <w:r w:rsidR="00FC282C" w:rsidRPr="00EB4441">
        <w:rPr>
          <w:rFonts w:eastAsia="ＭＳ Ｐゴシック"/>
          <w:bCs w:val="0"/>
          <w:kern w:val="0"/>
          <w14:ligatures w14:val="none"/>
        </w:rPr>
        <w:t>For in</w:t>
      </w:r>
      <w:r w:rsidR="00FC282C" w:rsidRPr="00405E58">
        <w:rPr>
          <w:rFonts w:eastAsia="ＭＳ Ｐゴシック"/>
          <w:bCs w:val="0"/>
          <w:kern w:val="0"/>
          <w14:ligatures w14:val="none"/>
        </w:rPr>
        <w:t xml:space="preserve">stance, </w:t>
      </w:r>
      <w:r w:rsidR="00FC282C" w:rsidRPr="00405E58">
        <w:rPr>
          <w:rFonts w:eastAsia="ＭＳ Ｐゴシック"/>
          <w:bCs w:val="0"/>
          <w:i/>
          <w:iCs/>
          <w:kern w:val="0"/>
          <w14:ligatures w14:val="none"/>
        </w:rPr>
        <w:t>Oidiodendron</w:t>
      </w:r>
      <w:r w:rsidR="007C70CF" w:rsidRPr="00405E58">
        <w:rPr>
          <w:rFonts w:eastAsia="ＭＳ Ｐゴシック"/>
          <w:bCs w:val="0"/>
          <w:kern w:val="0"/>
          <w14:ligatures w14:val="none"/>
        </w:rPr>
        <w:t xml:space="preserve"> (Ascomycota; </w:t>
      </w:r>
      <w:r w:rsidR="00FE6A77" w:rsidRPr="00405E58">
        <w:rPr>
          <w:rFonts w:eastAsia="ＭＳ Ｐゴシック"/>
          <w:bCs w:val="0"/>
          <w:kern w:val="0"/>
          <w14:ligatures w14:val="none"/>
        </w:rPr>
        <w:t>Helotiales</w:t>
      </w:r>
      <w:r w:rsidR="007C70CF" w:rsidRPr="00405E58">
        <w:rPr>
          <w:rFonts w:eastAsia="ＭＳ Ｐゴシック"/>
          <w:bCs w:val="0"/>
          <w:kern w:val="0"/>
          <w14:ligatures w14:val="none"/>
        </w:rPr>
        <w:t>)</w:t>
      </w:r>
      <w:r w:rsidR="00811587" w:rsidRPr="00405E58">
        <w:rPr>
          <w:rFonts w:eastAsia="ＭＳ Ｐゴシック"/>
          <w:bCs w:val="0"/>
          <w:kern w:val="0"/>
          <w14:ligatures w14:val="none"/>
        </w:rPr>
        <w:t xml:space="preserve">, known as </w:t>
      </w:r>
      <w:r w:rsidR="00041814" w:rsidRPr="00405E58">
        <w:rPr>
          <w:rFonts w:eastAsia="ＭＳ Ｐゴシック"/>
          <w:bCs w:val="0"/>
          <w:kern w:val="0"/>
          <w14:ligatures w14:val="none"/>
        </w:rPr>
        <w:t xml:space="preserve">a </w:t>
      </w:r>
      <w:r w:rsidR="00811587" w:rsidRPr="00405E58">
        <w:rPr>
          <w:rFonts w:eastAsia="ＭＳ Ｐゴシック"/>
          <w:bCs w:val="0"/>
          <w:kern w:val="0"/>
          <w14:ligatures w14:val="none"/>
        </w:rPr>
        <w:t>"dark septate endophyte</w:t>
      </w:r>
      <w:r w:rsidR="006F16DC">
        <w:rPr>
          <w:rFonts w:eastAsia="ＭＳ Ｐゴシック"/>
          <w:bCs w:val="0"/>
          <w:kern w:val="0"/>
          <w14:ligatures w14:val="none"/>
        </w:rPr>
        <w:t>"</w:t>
      </w:r>
      <w:r w:rsidR="009E2B08" w:rsidRPr="00405E58">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{"citationID":"6bXfnPy0","properties":{"formattedCitation":"\\super 32,33\\nosupersub{}","plainCitation":"32,33","noteIndex":0},"citationItems":[{"id":1700,"uris":["http://zotero.org/users/13996173/items/NCZ3XQMG"],"itemData":{"id":1700,"type":"article-journal","abstract":"Dark septate root endophytes (DSE) are conidial or sterile fungi (Deuteromycotina, Fungi Imperfecti) likely to be ascomycetous and colonizing plant roots. They have been reported for nearly 600 plant species representing about 320 genera and 100 families. DSE fungi occur from the tropics to arctic and alpine habitats and comprise a heterogeneous group that functionally and ecologically overlaps with soil fungi, saprotrophic rhizoplaneinhabiting fungi, obligately and facultatively pathogenic fungi and mycorrhizal fungi. Numerous species of undescribed sterile and anamorphic taxa may also await discovery. Although DSE are abundant in washed root and soil samples from various habitats, and are easily isolated from surface-sterilized roots of ecto-, ectendo-, endo- and non-mycorrhizal host species, their ecological functions are little understood. Studies of DSE thus far have yielded inconsistent results and only poorly illustrate the role of DSE in their natural habitats. These inconsistencies are largely due to the uncertain taxonomic aﬃnities of the strains of DSE used. In addition, because diﬀerent strains of a single anamorph taxon seem to vary greatly in function, no clear generalizations on their ecological role have been drawn. This paper reviews the current literature on DSE and the ecology and discusses the need for and direction of future research.","container-title":"New Phytologist","DOI":"10.1046/j.1469-8137.1998.00265.x","ISSN":"0028-646X, 1469-8137","issue":"2","journalAbbreviation":"New Phytologist","language":"en","license":"http://onlinelibrary.wiley.com/termsAndConditions#vor","page":"295-310","source":"DOI.org (Crossref)","title":"Dark septate endophytes: a review of facultative biotrophi</w:instrText>
      </w:r>
      <w:r w:rsidR="00322545">
        <w:rPr>
          <w:rFonts w:eastAsia="ＭＳ Ｐゴシック" w:hint="eastAsia"/>
          <w:bCs w:val="0"/>
          <w:kern w:val="0"/>
          <w14:ligatures w14:val="none"/>
        </w:rPr>
        <w:instrText>c root</w:instrText>
      </w:r>
      <w:r w:rsidR="00322545">
        <w:rPr>
          <w:rFonts w:eastAsia="ＭＳ Ｐゴシック" w:hint="eastAsia"/>
          <w:bCs w:val="0"/>
          <w:kern w:val="0"/>
          <w14:ligatures w14:val="none"/>
        </w:rPr>
        <w:instrText>‐</w:instrText>
      </w:r>
      <w:r w:rsidR="00322545">
        <w:rPr>
          <w:rFonts w:eastAsia="ＭＳ Ｐゴシック" w:hint="eastAsia"/>
          <w:bCs w:val="0"/>
          <w:kern w:val="0"/>
          <w14:ligatures w14:val="none"/>
        </w:rPr>
        <w:instrText>colonizing fungi","title-short":"Dark septate endophytes","URL":"https://nph.onlinelibrary.wiley.com/doi/10.1046/j.1469-8137.1998.00265.x","volume":"140","author":[{"family":"Jumpponen","given":"Ari"},{"family":"Trappe","given":"James M."}],"access</w:instrText>
      </w:r>
      <w:r w:rsidR="00322545">
        <w:rPr>
          <w:rFonts w:eastAsia="ＭＳ Ｐゴシック"/>
          <w:bCs w:val="0"/>
          <w:kern w:val="0"/>
          <w14:ligatures w14:val="none"/>
        </w:rPr>
        <w:instrText xml:space="preserve">ed":{"date-parts":[["2025",2,5]]},"issued":{"date-parts":[["1998",10]]}}},{"id":1793,"uris":["http://zotero.org/users/13996173/items/B3L43EHG"],"itemData":{"id":1793,"type":"chapter","abstract":"Dark septate endophytes (DSE) are among the most abundant colonizers of plant roots. The form taxon DSE includes a broad range of fungal species that are only distantly related and the taxonomy of DSE has puzzled mycologists for years. In the following chapter we discuss the structure of diversity in dark septate endophytes. In the first part, we give an overview of the taxonomic placement of DSE and present a reference dataset of ITS sequences of well-characterized DSE taxa that can be used to classify DSE in future studies. The second part is dedicated to the diversity in the Phialocephala fortinii s.l. – Acephala applanata species complex (PAC), which includes some of the most frequent and widespread DSE. Diversity of PAC is discussed on various levels ranging from single root segments to continents and from communities to genes.","container-title":"Endophytes of Forest Trees: Biology and Applications","event-place":"Dordrecht","ISBN":"978-94-007-1599-8","language":"en","note":"DOI: 10.1007/978-94-007-1599-8_1","page":"3-30","publisher":"Springer Netherlands","publisher-place":"Dordrecht","source":"Springer Link","title":"Structure of Diversity in Dark Septate Endophytes: From Species to Genes","title-short":"Structure of Diversity in Dark Septate Endophytes","URL":"https://doi.org/10.1007/978-94-007-1599-8_1","author":[{"family":"Grünig","given":"Christoph R."},{"family":"Queloz","given":"Valentin"},{"family":"Sieber","given":"Thomas N."}],"editor":[{"family":"Pirttilä","given":"Anna Maria"},{"family":"Frank","given":"A. Carolin"}],"accessed":{"date-parts":[["2025",3,23]]},"issued":{"date-parts":[["2011"]]}}}],"schema":"https://github.com/citation-style-language/schema/raw/master/csl-citation.json"} </w:instrText>
      </w:r>
      <w:r w:rsidR="009E2B08" w:rsidRPr="00405E58">
        <w:rPr>
          <w:rFonts w:eastAsia="ＭＳ Ｐゴシック"/>
          <w:bCs w:val="0"/>
          <w:kern w:val="0"/>
          <w14:ligatures w14:val="none"/>
        </w:rPr>
        <w:fldChar w:fldCharType="separate"/>
      </w:r>
      <w:r w:rsidR="00322545" w:rsidRPr="00322545">
        <w:rPr>
          <w:kern w:val="0"/>
          <w:vertAlign w:val="superscript"/>
        </w:rPr>
        <w:t>32,33</w:t>
      </w:r>
      <w:r w:rsidR="009E2B08" w:rsidRPr="00405E58">
        <w:rPr>
          <w:rFonts w:eastAsia="ＭＳ Ｐゴシック"/>
          <w:bCs w:val="0"/>
          <w:kern w:val="0"/>
          <w14:ligatures w14:val="none"/>
        </w:rPr>
        <w:fldChar w:fldCharType="end"/>
      </w:r>
      <w:r w:rsidR="00ED4B09" w:rsidRPr="00405E58">
        <w:rPr>
          <w:rFonts w:eastAsia="ＭＳ Ｐゴシック"/>
          <w:bCs w:val="0"/>
          <w:kern w:val="0"/>
          <w14:ligatures w14:val="none"/>
        </w:rPr>
        <w:t xml:space="preserve"> taxon</w:t>
      </w:r>
      <w:r w:rsidR="00811587" w:rsidRPr="00405E58">
        <w:rPr>
          <w:rFonts w:eastAsia="ＭＳ Ｐゴシック"/>
          <w:bCs w:val="0"/>
          <w:kern w:val="0"/>
          <w14:ligatures w14:val="none"/>
        </w:rPr>
        <w:t xml:space="preserve">, </w:t>
      </w:r>
      <w:r w:rsidR="00994F40">
        <w:t>exhibited</w:t>
      </w:r>
      <w:r w:rsidR="001F2FA8" w:rsidRPr="00405E58">
        <w:t xml:space="preserve"> the strongest influence on fungal community assembly within the root systems of</w:t>
      </w:r>
      <w:r w:rsidR="006C36B8" w:rsidRPr="00405E58">
        <w:rPr>
          <w:rFonts w:eastAsia="ＭＳ Ｐゴシック"/>
          <w:bCs w:val="0"/>
          <w:kern w:val="0"/>
          <w14:ligatures w14:val="none"/>
        </w:rPr>
        <w:t xml:space="preserve"> </w:t>
      </w:r>
      <w:r w:rsidR="00FC282C" w:rsidRPr="00405E58">
        <w:rPr>
          <w:rFonts w:eastAsia="ＭＳ Ｐゴシック"/>
          <w:bCs w:val="0"/>
          <w:i/>
          <w:iCs/>
          <w:kern w:val="0"/>
          <w14:ligatures w14:val="none"/>
        </w:rPr>
        <w:t>Larix</w:t>
      </w:r>
      <w:r w:rsidR="00FC282C" w:rsidRPr="00405E58">
        <w:rPr>
          <w:rFonts w:eastAsia="ＭＳ Ｐゴシック"/>
          <w:bCs w:val="0"/>
          <w:kern w:val="0"/>
          <w14:ligatures w14:val="none"/>
        </w:rPr>
        <w:t xml:space="preserve"> and </w:t>
      </w:r>
      <w:r w:rsidR="00FC282C" w:rsidRPr="00405E58">
        <w:rPr>
          <w:rFonts w:eastAsia="ＭＳ Ｐゴシック"/>
          <w:bCs w:val="0"/>
          <w:i/>
          <w:iCs/>
          <w:kern w:val="0"/>
          <w14:ligatures w14:val="none"/>
        </w:rPr>
        <w:t>Acer</w:t>
      </w:r>
      <w:r w:rsidR="00FC282C" w:rsidRPr="00405E58">
        <w:rPr>
          <w:rFonts w:eastAsia="ＭＳ Ｐゴシック"/>
          <w:bCs w:val="0"/>
          <w:kern w:val="0"/>
          <w14:ligatures w14:val="none"/>
        </w:rPr>
        <w:t xml:space="preserve">. </w:t>
      </w:r>
      <w:r w:rsidR="00641AFB">
        <w:rPr>
          <w:rFonts w:eastAsia="ＭＳ Ｐゴシック"/>
          <w:bCs w:val="0"/>
          <w:kern w:val="0"/>
          <w14:ligatures w14:val="none"/>
        </w:rPr>
        <w:t>T</w:t>
      </w:r>
      <w:r w:rsidR="00F033ED" w:rsidRPr="00405E58">
        <w:rPr>
          <w:rFonts w:eastAsia="ＭＳ Ｐゴシック"/>
          <w:bCs w:val="0"/>
          <w:kern w:val="0"/>
          <w14:ligatures w14:val="none"/>
        </w:rPr>
        <w:t>his</w:t>
      </w:r>
      <w:r w:rsidR="000D4689" w:rsidRPr="00405E58">
        <w:rPr>
          <w:rFonts w:eastAsia="ＭＳ Ｐゴシック"/>
          <w:bCs w:val="0"/>
          <w:kern w:val="0"/>
          <w14:ligatures w14:val="none"/>
        </w:rPr>
        <w:t xml:space="preserve"> taxon </w:t>
      </w:r>
      <w:r w:rsidR="001B7FD6">
        <w:rPr>
          <w:rFonts w:eastAsia="ＭＳ Ｐゴシック"/>
          <w:bCs w:val="0"/>
          <w:kern w:val="0"/>
          <w14:ligatures w14:val="none"/>
        </w:rPr>
        <w:t xml:space="preserve">showed patterns consistent with destabilization of </w:t>
      </w:r>
      <w:r w:rsidR="00D72D66" w:rsidRPr="00405E58">
        <w:rPr>
          <w:rFonts w:eastAsia="ＭＳ Ｐゴシック"/>
          <w:bCs w:val="0"/>
          <w:kern w:val="0"/>
          <w14:ligatures w14:val="none"/>
        </w:rPr>
        <w:t xml:space="preserve">community </w:t>
      </w:r>
      <w:r w:rsidR="00740E33" w:rsidRPr="00405E58">
        <w:rPr>
          <w:rFonts w:eastAsia="ＭＳ Ｐゴシック"/>
          <w:bCs w:val="0"/>
          <w:kern w:val="0"/>
          <w14:ligatures w14:val="none"/>
        </w:rPr>
        <w:t xml:space="preserve">processes </w:t>
      </w:r>
      <w:r w:rsidR="00F033ED" w:rsidRPr="00405E58">
        <w:rPr>
          <w:rFonts w:eastAsia="ＭＳ Ｐゴシック"/>
          <w:bCs w:val="0"/>
          <w:kern w:val="0"/>
          <w14:ligatures w14:val="none"/>
        </w:rPr>
        <w:t>in</w:t>
      </w:r>
      <w:r w:rsidR="00316655" w:rsidRPr="00405E58">
        <w:rPr>
          <w:rFonts w:eastAsia="ＭＳ Ｐゴシック"/>
          <w:bCs w:val="0"/>
          <w:kern w:val="0"/>
          <w14:ligatures w14:val="none"/>
        </w:rPr>
        <w:t xml:space="preserve"> </w:t>
      </w:r>
      <w:r w:rsidR="00316655" w:rsidRPr="00405E58">
        <w:rPr>
          <w:rFonts w:eastAsia="ＭＳ Ｐゴシック"/>
          <w:bCs w:val="0"/>
          <w:i/>
          <w:iCs/>
          <w:kern w:val="0"/>
          <w14:ligatures w14:val="none"/>
        </w:rPr>
        <w:t>Larix</w:t>
      </w:r>
      <w:r w:rsidR="00F033ED" w:rsidRPr="00405E58">
        <w:rPr>
          <w:rFonts w:eastAsia="ＭＳ Ｐゴシック"/>
          <w:bCs w:val="0"/>
          <w:kern w:val="0"/>
          <w14:ligatures w14:val="none"/>
        </w:rPr>
        <w:t xml:space="preserve"> roots</w:t>
      </w:r>
      <w:r w:rsidR="00D34324" w:rsidRPr="00405E58">
        <w:rPr>
          <w:rFonts w:eastAsia="ＭＳ Ｐゴシック"/>
          <w:bCs w:val="0"/>
          <w:kern w:val="0"/>
          <w14:ligatures w14:val="none"/>
        </w:rPr>
        <w:t xml:space="preserve"> </w:t>
      </w:r>
      <w:r w:rsidR="00D34324" w:rsidRPr="00405E58">
        <w:t xml:space="preserve">while exhibiting stabilizing </w:t>
      </w:r>
      <w:r w:rsidR="004543D5">
        <w:t>tendencies</w:t>
      </w:r>
      <w:r w:rsidR="00D34324" w:rsidRPr="00405E58">
        <w:t xml:space="preserve"> in </w:t>
      </w:r>
      <w:r w:rsidR="00D34324" w:rsidRPr="00405E58">
        <w:rPr>
          <w:rStyle w:val="af3"/>
          <w:rFonts w:eastAsiaTheme="majorEastAsia"/>
        </w:rPr>
        <w:t>Pinus</w:t>
      </w:r>
      <w:r w:rsidR="00D34324" w:rsidRPr="00405E58">
        <w:t xml:space="preserve"> roots</w:t>
      </w:r>
      <w:r w:rsidR="00FC282C" w:rsidRPr="00405E58">
        <w:rPr>
          <w:rFonts w:eastAsia="ＭＳ Ｐゴシック"/>
          <w:bCs w:val="0"/>
          <w:kern w:val="0"/>
          <w14:ligatures w14:val="none"/>
        </w:rPr>
        <w:t>.</w:t>
      </w:r>
      <w:r w:rsidR="00DC00F7" w:rsidRPr="00405E58">
        <w:rPr>
          <w:rFonts w:eastAsia="ＭＳ Ｐゴシック"/>
          <w:bCs w:val="0"/>
          <w:kern w:val="0"/>
          <w14:ligatures w14:val="none"/>
        </w:rPr>
        <w:t xml:space="preserve"> </w:t>
      </w:r>
      <w:r w:rsidR="00D047EF" w:rsidRPr="00405E58">
        <w:t>Another dark septate endophytic genus,</w:t>
      </w:r>
      <w:r w:rsidR="00962D11" w:rsidRPr="00405E58">
        <w:rPr>
          <w:rFonts w:eastAsia="ＭＳ Ｐゴシック"/>
          <w:bCs w:val="0"/>
          <w:kern w:val="0"/>
          <w14:ligatures w14:val="none"/>
        </w:rPr>
        <w:t xml:space="preserve"> </w:t>
      </w:r>
      <w:r w:rsidR="00FC282C" w:rsidRPr="00405E58">
        <w:rPr>
          <w:rFonts w:eastAsia="ＭＳ Ｐゴシック"/>
          <w:bCs w:val="0"/>
          <w:i/>
          <w:iCs/>
          <w:kern w:val="0"/>
          <w14:ligatures w14:val="none"/>
        </w:rPr>
        <w:t>Cladophialophora</w:t>
      </w:r>
      <w:r w:rsidR="00E0474E" w:rsidRPr="00405E58">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{"citationID":"P3ye7quS","properties":{"formattedCitation":"\\super 33\\nosupersub{}","plainCitation":"33","noteIndex":0},"citationItems":[{"id":1793,"uris":["http://zotero.org/users/13996173/items/B3L43EHG"],"itemData":{"id":1793,"type":"chapter","abstract":"Dark septate endophytes (DSE) are among the most abundant colonizers of plant roots. The form taxon DSE includes a broad range of fungal species that are only distantly related and the taxonomy of DSE has puzzled mycologists for years. In the following chapter we discuss the structure of diversity in dark septate endophytes. In the first part, we give an overview of the taxonomic placement of DSE and present a reference dataset of ITS sequences of well-characterized DSE taxa that can be used to classify DSE in future studies. The second part is dedicated to the diversity in the Phialocephala fortinii s.l. – Acephala applanata species complex (PAC), which includes some of the most frequent and widespread DSE. Diversity of PAC is discussed on various levels ranging from single root segments to continents and from communities to genes.","container-title":"Endophytes of Forest Trees: Biology and Applications","event-place":"Dordrecht","ISBN":"978-94-007-1599-8","language":"en","note":"DOI: 10.1007/978-94-007-1599-8_1","page":"3-30","publisher":"Springer Netherlands","publisher-place":"Dordrecht","source":"Springer Link","title":"Structure of Diversity in Dark Septate Endophytes: From Species to Genes","title-short":"Structure of Diversity in Dark Septate Endophytes","URL":"https://doi.org/10.1007/978-94-007-1599-8_1","author":[{"family":"Grünig","given":"Christoph R."},{"family":"Queloz","given":"Valentin"},{"family":"Sieber","given":"Thomas N."}],"editor":[{"family":"Pirttilä","given":"Anna Maria"},{"family":"Frank","given":"A. Carolin"}],"accessed":{"date-parts":[["2025",3,23]]},"issued":{"date-parts":[["2011"]]}}}],"schema":"https://github.com/citation-style-language/schema/raw/master/csl-citation.json"} </w:instrText>
      </w:r>
      <w:r w:rsidR="00E0474E" w:rsidRPr="00405E58">
        <w:rPr>
          <w:rFonts w:eastAsia="ＭＳ Ｐゴシック"/>
          <w:bCs w:val="0"/>
          <w:kern w:val="0"/>
          <w14:ligatures w14:val="none"/>
        </w:rPr>
        <w:fldChar w:fldCharType="separate"/>
      </w:r>
      <w:r w:rsidR="00322545" w:rsidRPr="00322545">
        <w:rPr>
          <w:kern w:val="0"/>
          <w:vertAlign w:val="superscript"/>
        </w:rPr>
        <w:t>33</w:t>
      </w:r>
      <w:r w:rsidR="00E0474E" w:rsidRPr="00405E58">
        <w:rPr>
          <w:rFonts w:eastAsia="ＭＳ Ｐゴシック"/>
          <w:bCs w:val="0"/>
          <w:kern w:val="0"/>
          <w14:ligatures w14:val="none"/>
        </w:rPr>
        <w:fldChar w:fldCharType="end"/>
      </w:r>
      <w:r w:rsidR="00FE6A77" w:rsidRPr="00405E58">
        <w:rPr>
          <w:rFonts w:eastAsia="ＭＳ Ｐゴシック"/>
          <w:bCs w:val="0"/>
          <w:kern w:val="0"/>
          <w14:ligatures w14:val="none"/>
        </w:rPr>
        <w:t xml:space="preserve"> (Ascomycota; Chaetothyriales),</w:t>
      </w:r>
      <w:r w:rsidR="00C9325D" w:rsidRPr="00405E58">
        <w:rPr>
          <w:rFonts w:eastAsia="ＭＳ Ｐゴシック"/>
          <w:bCs w:val="0"/>
          <w:kern w:val="0"/>
          <w14:ligatures w14:val="none"/>
        </w:rPr>
        <w:t xml:space="preserve"> showed </w:t>
      </w:r>
      <w:r w:rsidR="009E0945" w:rsidRPr="00405E58">
        <w:rPr>
          <w:rFonts w:eastAsia="ＭＳ Ｐゴシック"/>
          <w:bCs w:val="0"/>
          <w:kern w:val="0"/>
          <w14:ligatures w14:val="none"/>
        </w:rPr>
        <w:t xml:space="preserve">greatest </w:t>
      </w:r>
      <w:r w:rsidR="00AD1316" w:rsidRPr="00405E58">
        <w:rPr>
          <w:rFonts w:eastAsia="ＭＳ Ｐゴシック"/>
          <w:bCs w:val="0"/>
          <w:kern w:val="0"/>
          <w14:ligatures w14:val="none"/>
        </w:rPr>
        <w:t xml:space="preserve">impacts on </w:t>
      </w:r>
      <w:r w:rsidR="00C24E9A" w:rsidRPr="00405E58">
        <w:rPr>
          <w:rFonts w:eastAsia="ＭＳ Ｐゴシック"/>
          <w:bCs w:val="0"/>
          <w:kern w:val="0"/>
          <w14:ligatures w14:val="none"/>
        </w:rPr>
        <w:t xml:space="preserve">fungal </w:t>
      </w:r>
      <w:r w:rsidR="00CF528B" w:rsidRPr="00405E58">
        <w:rPr>
          <w:rFonts w:eastAsia="ＭＳ Ｐゴシック"/>
          <w:bCs w:val="0"/>
          <w:kern w:val="0"/>
          <w14:ligatures w14:val="none"/>
        </w:rPr>
        <w:t>assembly</w:t>
      </w:r>
      <w:r w:rsidR="00C24E9A" w:rsidRPr="00405E58">
        <w:rPr>
          <w:rFonts w:eastAsia="ＭＳ Ｐゴシック"/>
          <w:bCs w:val="0"/>
          <w:kern w:val="0"/>
          <w14:ligatures w14:val="none"/>
        </w:rPr>
        <w:t xml:space="preserve"> landsc</w:t>
      </w:r>
      <w:r w:rsidR="00924AA4" w:rsidRPr="00405E58">
        <w:rPr>
          <w:rFonts w:eastAsia="ＭＳ Ｐゴシック"/>
          <w:bCs w:val="0"/>
          <w:kern w:val="0"/>
          <w14:ligatures w14:val="none"/>
        </w:rPr>
        <w:t>apes</w:t>
      </w:r>
      <w:r w:rsidR="00031706" w:rsidRPr="00405E58">
        <w:rPr>
          <w:rFonts w:eastAsia="ＭＳ Ｐゴシック"/>
          <w:bCs w:val="0"/>
          <w:kern w:val="0"/>
          <w14:ligatures w14:val="none"/>
        </w:rPr>
        <w:t xml:space="preserve"> within</w:t>
      </w:r>
      <w:r w:rsidR="00185E33" w:rsidRPr="00405E58">
        <w:rPr>
          <w:rFonts w:eastAsia="ＭＳ Ｐゴシック"/>
          <w:bCs w:val="0"/>
          <w:kern w:val="0"/>
          <w14:ligatures w14:val="none"/>
        </w:rPr>
        <w:t xml:space="preserve"> the</w:t>
      </w:r>
      <w:r w:rsidR="00ED3E7D" w:rsidRPr="00405E58">
        <w:rPr>
          <w:rFonts w:eastAsia="ＭＳ Ｐゴシック"/>
          <w:bCs w:val="0"/>
          <w:kern w:val="0"/>
          <w14:ligatures w14:val="none"/>
        </w:rPr>
        <w:t xml:space="preserve"> root systems of the</w:t>
      </w:r>
      <w:r w:rsidR="00185E33" w:rsidRPr="00405E58">
        <w:rPr>
          <w:rFonts w:eastAsia="ＭＳ Ｐゴシック"/>
          <w:bCs w:val="0"/>
          <w:kern w:val="0"/>
          <w14:ligatures w14:val="none"/>
        </w:rPr>
        <w:t xml:space="preserve"> three </w:t>
      </w:r>
      <w:r w:rsidR="009124CC" w:rsidRPr="00405E58">
        <w:rPr>
          <w:rFonts w:eastAsia="ＭＳ Ｐゴシック"/>
          <w:bCs w:val="0"/>
          <w:kern w:val="0"/>
          <w14:ligatures w14:val="none"/>
        </w:rPr>
        <w:t>dual</w:t>
      </w:r>
      <w:r w:rsidR="00126DA1" w:rsidRPr="00405E58">
        <w:rPr>
          <w:rFonts w:eastAsia="ＭＳ Ｐゴシック"/>
          <w:bCs w:val="0"/>
          <w:kern w:val="0"/>
          <w14:ligatures w14:val="none"/>
        </w:rPr>
        <w:t>-</w:t>
      </w:r>
      <w:r w:rsidR="00185E33" w:rsidRPr="00405E58">
        <w:rPr>
          <w:rFonts w:eastAsia="ＭＳ Ｐゴシック"/>
          <w:bCs w:val="0"/>
          <w:kern w:val="0"/>
          <w14:ligatures w14:val="none"/>
        </w:rPr>
        <w:t xml:space="preserve">mycorrhizal plant </w:t>
      </w:r>
      <w:r w:rsidR="00185E33" w:rsidRPr="00405E58">
        <w:rPr>
          <w:rFonts w:eastAsia="ＭＳ Ｐゴシック"/>
          <w:bCs w:val="0"/>
          <w:kern w:val="0"/>
          <w14:ligatures w14:val="none"/>
        </w:rPr>
        <w:lastRenderedPageBreak/>
        <w:t>species examined (</w:t>
      </w:r>
      <w:r w:rsidR="00185E33" w:rsidRPr="00405E58">
        <w:rPr>
          <w:rFonts w:eastAsia="ＭＳ Ｐゴシック"/>
          <w:bCs w:val="0"/>
          <w:i/>
          <w:iCs/>
          <w:kern w:val="0"/>
          <w14:ligatures w14:val="none"/>
        </w:rPr>
        <w:t>Acer</w:t>
      </w:r>
      <w:r w:rsidR="00185E33" w:rsidRPr="00405E58">
        <w:rPr>
          <w:rFonts w:eastAsia="ＭＳ Ｐゴシック"/>
          <w:bCs w:val="0"/>
          <w:kern w:val="0"/>
          <w14:ligatures w14:val="none"/>
        </w:rPr>
        <w:t xml:space="preserve">, </w:t>
      </w:r>
      <w:r w:rsidR="00185E33" w:rsidRPr="00405E58">
        <w:rPr>
          <w:rFonts w:eastAsia="ＭＳ Ｐゴシック"/>
          <w:bCs w:val="0"/>
          <w:i/>
          <w:iCs/>
          <w:kern w:val="0"/>
          <w14:ligatures w14:val="none"/>
        </w:rPr>
        <w:t>Juglans</w:t>
      </w:r>
      <w:r w:rsidR="00185E33" w:rsidRPr="00405E58">
        <w:rPr>
          <w:rFonts w:eastAsia="ＭＳ Ｐゴシック"/>
          <w:bCs w:val="0"/>
          <w:kern w:val="0"/>
          <w14:ligatures w14:val="none"/>
        </w:rPr>
        <w:t xml:space="preserve">, and </w:t>
      </w:r>
      <w:r w:rsidR="00185E33" w:rsidRPr="00405E58">
        <w:rPr>
          <w:rFonts w:eastAsia="ＭＳ Ｐゴシック"/>
          <w:bCs w:val="0"/>
          <w:i/>
          <w:iCs/>
          <w:kern w:val="0"/>
          <w14:ligatures w14:val="none"/>
        </w:rPr>
        <w:t>Populus</w:t>
      </w:r>
      <w:r w:rsidR="00000F36" w:rsidRPr="00405E58">
        <w:rPr>
          <w:rFonts w:eastAsia="ＭＳ Ｐゴシック"/>
          <w:bCs w:val="0"/>
          <w:kern w:val="0"/>
          <w14:ligatures w14:val="none"/>
        </w:rPr>
        <w:t>; Fig. 4b)</w:t>
      </w:r>
      <w:r w:rsidR="00B0591E" w:rsidRPr="00405E58">
        <w:rPr>
          <w:rFonts w:eastAsia="ＭＳ Ｐゴシック"/>
          <w:bCs w:val="0"/>
          <w:kern w:val="0"/>
          <w14:ligatures w14:val="none"/>
        </w:rPr>
        <w:t>.</w:t>
      </w:r>
      <w:r w:rsidR="003E2BCD" w:rsidRPr="00405E58">
        <w:rPr>
          <w:rFonts w:eastAsia="ＭＳ Ｐゴシック"/>
          <w:bCs w:val="0"/>
          <w:kern w:val="0"/>
          <w14:ligatures w14:val="none"/>
        </w:rPr>
        <w:t xml:space="preserve"> </w:t>
      </w:r>
      <w:r w:rsidR="002D4BB0">
        <w:rPr>
          <w:rFonts w:eastAsia="ＭＳ Ｐゴシック"/>
          <w:bCs w:val="0"/>
          <w:kern w:val="0"/>
          <w14:ligatures w14:val="none"/>
        </w:rPr>
        <w:t>T</w:t>
      </w:r>
      <w:r w:rsidR="00E8216E" w:rsidRPr="00405E58">
        <w:rPr>
          <w:rFonts w:eastAsia="ＭＳ Ｐゴシック"/>
          <w:bCs w:val="0"/>
          <w:kern w:val="0"/>
          <w14:ligatures w14:val="none"/>
        </w:rPr>
        <w:t>his</w:t>
      </w:r>
      <w:r w:rsidR="00D77A13" w:rsidRPr="00405E58">
        <w:rPr>
          <w:rFonts w:eastAsia="ＭＳ Ｐゴシック"/>
          <w:bCs w:val="0"/>
          <w:kern w:val="0"/>
          <w14:ligatures w14:val="none"/>
        </w:rPr>
        <w:t xml:space="preserve"> </w:t>
      </w:r>
      <w:r w:rsidR="001A4BCC" w:rsidRPr="00405E58">
        <w:rPr>
          <w:rFonts w:eastAsia="ＭＳ Ｐゴシック"/>
          <w:bCs w:val="0"/>
          <w:kern w:val="0"/>
          <w14:ligatures w14:val="none"/>
        </w:rPr>
        <w:t xml:space="preserve">taxon </w:t>
      </w:r>
      <w:r w:rsidR="000930EF" w:rsidRPr="00405E58">
        <w:rPr>
          <w:rFonts w:eastAsia="ＭＳ Ｐゴシック"/>
          <w:bCs w:val="0"/>
          <w:kern w:val="0"/>
          <w14:ligatures w14:val="none"/>
        </w:rPr>
        <w:t xml:space="preserve">consistently </w:t>
      </w:r>
      <w:r w:rsidR="008D7AB2" w:rsidRPr="00405E58">
        <w:rPr>
          <w:rFonts w:eastAsia="ＭＳ Ｐゴシック"/>
          <w:bCs w:val="0"/>
          <w:kern w:val="0"/>
          <w14:ligatures w14:val="none"/>
        </w:rPr>
        <w:t>exhibited</w:t>
      </w:r>
      <w:r w:rsidR="003A15DC" w:rsidRPr="00405E58">
        <w:rPr>
          <w:rFonts w:eastAsia="ＭＳ Ｐゴシック"/>
          <w:bCs w:val="0"/>
          <w:kern w:val="0"/>
          <w14:ligatures w14:val="none"/>
        </w:rPr>
        <w:t xml:space="preserve"> </w:t>
      </w:r>
      <w:r w:rsidR="00A83933" w:rsidRPr="00405E58">
        <w:rPr>
          <w:rFonts w:eastAsia="ＭＳ Ｐゴシック"/>
          <w:bCs w:val="0"/>
          <w:kern w:val="0"/>
          <w14:ligatures w14:val="none"/>
        </w:rPr>
        <w:t xml:space="preserve">destabilizing </w:t>
      </w:r>
      <w:r w:rsidR="00514AFB" w:rsidRPr="00405E58">
        <w:rPr>
          <w:rFonts w:eastAsia="ＭＳ Ｐゴシック"/>
          <w:bCs w:val="0"/>
          <w:kern w:val="0"/>
          <w14:ligatures w14:val="none"/>
        </w:rPr>
        <w:t xml:space="preserve">influence on </w:t>
      </w:r>
      <w:r w:rsidR="00942DD6" w:rsidRPr="00405E58">
        <w:rPr>
          <w:rFonts w:eastAsia="ＭＳ Ｐゴシック"/>
          <w:bCs w:val="0"/>
          <w:kern w:val="0"/>
          <w14:ligatures w14:val="none"/>
        </w:rPr>
        <w:t>community assembly</w:t>
      </w:r>
      <w:r w:rsidR="00BE5EC3" w:rsidRPr="00405E58">
        <w:rPr>
          <w:rFonts w:eastAsia="ＭＳ Ｐゴシック"/>
          <w:bCs w:val="0"/>
          <w:kern w:val="0"/>
          <w14:ligatures w14:val="none"/>
        </w:rPr>
        <w:t xml:space="preserve"> across the host</w:t>
      </w:r>
      <w:r w:rsidR="00C14AC5" w:rsidRPr="00405E58">
        <w:rPr>
          <w:rFonts w:eastAsia="ＭＳ Ｐゴシック"/>
          <w:bCs w:val="0"/>
          <w:kern w:val="0"/>
          <w14:ligatures w14:val="none"/>
        </w:rPr>
        <w:t>-</w:t>
      </w:r>
      <w:r w:rsidR="00BE5EC3" w:rsidRPr="00405E58">
        <w:rPr>
          <w:rFonts w:eastAsia="ＭＳ Ｐゴシック"/>
          <w:bCs w:val="0"/>
          <w:kern w:val="0"/>
          <w14:ligatures w14:val="none"/>
        </w:rPr>
        <w:t>plant backgrounds</w:t>
      </w:r>
      <w:r w:rsidR="00C14AC5" w:rsidRPr="00405E58">
        <w:rPr>
          <w:rFonts w:eastAsia="ＭＳ Ｐゴシック"/>
          <w:bCs w:val="0"/>
          <w:kern w:val="0"/>
          <w14:ligatures w14:val="none"/>
        </w:rPr>
        <w:t xml:space="preserve"> examined</w:t>
      </w:r>
      <w:r w:rsidR="00BE5EC3" w:rsidRPr="00405E58">
        <w:rPr>
          <w:rFonts w:eastAsia="ＭＳ Ｐゴシック"/>
          <w:bCs w:val="0"/>
          <w:kern w:val="0"/>
          <w14:ligatures w14:val="none"/>
        </w:rPr>
        <w:t xml:space="preserve">. </w:t>
      </w:r>
      <w:r w:rsidR="00962A99" w:rsidRPr="00405E58">
        <w:rPr>
          <w:rFonts w:eastAsia="ＭＳ Ｐゴシック"/>
          <w:bCs w:val="0"/>
          <w:kern w:val="0"/>
          <w14:ligatures w14:val="none"/>
        </w:rPr>
        <w:t>Some o</w:t>
      </w:r>
      <w:r w:rsidR="008845A6" w:rsidRPr="00405E58">
        <w:rPr>
          <w:rFonts w:eastAsia="ＭＳ Ｐゴシック"/>
          <w:bCs w:val="0"/>
          <w:kern w:val="0"/>
          <w14:ligatures w14:val="none"/>
        </w:rPr>
        <w:t xml:space="preserve">ther </w:t>
      </w:r>
      <w:r w:rsidR="00BC1688" w:rsidRPr="00405E58">
        <w:rPr>
          <w:rFonts w:eastAsia="ＭＳ Ｐゴシック"/>
          <w:bCs w:val="0"/>
          <w:kern w:val="0"/>
          <w14:ligatures w14:val="none"/>
        </w:rPr>
        <w:t>endophytic</w:t>
      </w:r>
      <w:r w:rsidR="008845A6" w:rsidRPr="00405E58">
        <w:rPr>
          <w:rFonts w:eastAsia="ＭＳ Ｐゴシック"/>
          <w:bCs w:val="0"/>
          <w:kern w:val="0"/>
          <w14:ligatures w14:val="none"/>
        </w:rPr>
        <w:t xml:space="preserve"> </w:t>
      </w:r>
      <w:r w:rsidR="0007477B" w:rsidRPr="00405E58">
        <w:rPr>
          <w:rFonts w:eastAsia="ＭＳ Ｐゴシック"/>
          <w:bCs w:val="0"/>
          <w:kern w:val="0"/>
          <w14:ligatures w14:val="none"/>
        </w:rPr>
        <w:t>genera</w:t>
      </w:r>
      <w:r w:rsidR="00962A99" w:rsidRPr="00405E58">
        <w:rPr>
          <w:rFonts w:eastAsia="ＭＳ Ｐゴシック"/>
          <w:bCs w:val="0"/>
          <w:kern w:val="0"/>
          <w14:ligatures w14:val="none"/>
        </w:rPr>
        <w:t xml:space="preserve"> in the A</w:t>
      </w:r>
      <w:r w:rsidR="00537897" w:rsidRPr="00405E58">
        <w:rPr>
          <w:rFonts w:eastAsia="ＭＳ Ｐゴシック"/>
          <w:bCs w:val="0"/>
          <w:kern w:val="0"/>
          <w14:ligatures w14:val="none"/>
        </w:rPr>
        <w:t>scomycota order Helotiales</w:t>
      </w:r>
      <w:r w:rsidR="00BC2C4C" w:rsidRPr="00405E58">
        <w:rPr>
          <w:rFonts w:eastAsia="ＭＳ Ｐゴシック"/>
          <w:bCs w:val="0"/>
          <w:kern w:val="0"/>
          <w14:ligatures w14:val="none"/>
        </w:rPr>
        <w:t xml:space="preserve">, such as </w:t>
      </w:r>
      <w:r w:rsidR="00710550" w:rsidRPr="00405E58">
        <w:rPr>
          <w:rFonts w:eastAsia="ＭＳ Ｐゴシック"/>
          <w:bCs w:val="0"/>
          <w:i/>
          <w:iCs/>
          <w:kern w:val="0"/>
          <w14:ligatures w14:val="none"/>
        </w:rPr>
        <w:t>Phialocephala</w:t>
      </w:r>
      <w:r w:rsidR="00710550" w:rsidRPr="00405E58">
        <w:rPr>
          <w:rFonts w:eastAsia="ＭＳ Ｐゴシック"/>
          <w:bCs w:val="0"/>
          <w:kern w:val="0"/>
          <w14:ligatures w14:val="none"/>
        </w:rPr>
        <w:t xml:space="preserve">, </w:t>
      </w:r>
      <w:r w:rsidR="00B15858" w:rsidRPr="00405E58">
        <w:rPr>
          <w:rFonts w:eastAsia="ＭＳ Ｐゴシック"/>
          <w:bCs w:val="0"/>
          <w:i/>
          <w:iCs/>
          <w:kern w:val="0"/>
          <w14:ligatures w14:val="none"/>
        </w:rPr>
        <w:t>Hyaloscypha</w:t>
      </w:r>
      <w:r w:rsidR="00B15858" w:rsidRPr="00405E58">
        <w:rPr>
          <w:rFonts w:eastAsia="ＭＳ Ｐゴシック"/>
          <w:bCs w:val="0"/>
          <w:kern w:val="0"/>
          <w14:ligatures w14:val="none"/>
        </w:rPr>
        <w:t xml:space="preserve">, </w:t>
      </w:r>
      <w:r w:rsidR="00B15858" w:rsidRPr="00405E58">
        <w:rPr>
          <w:rFonts w:eastAsia="ＭＳ Ｐゴシック"/>
          <w:bCs w:val="0"/>
          <w:i/>
          <w:iCs/>
          <w:kern w:val="0"/>
          <w14:ligatures w14:val="none"/>
        </w:rPr>
        <w:t>Meliniomyces</w:t>
      </w:r>
      <w:r w:rsidR="00B27D2F" w:rsidRPr="00405E58">
        <w:rPr>
          <w:rFonts w:eastAsia="ＭＳ Ｐゴシック"/>
          <w:bCs w:val="0"/>
          <w:kern w:val="0"/>
          <w14:ligatures w14:val="none"/>
        </w:rPr>
        <w:t xml:space="preserve">, and </w:t>
      </w:r>
      <w:r w:rsidR="00151163" w:rsidRPr="00405E58">
        <w:rPr>
          <w:rFonts w:eastAsia="ＭＳ Ｐゴシック"/>
          <w:bCs w:val="0"/>
          <w:i/>
          <w:iCs/>
          <w:kern w:val="0"/>
          <w14:ligatures w14:val="none"/>
        </w:rPr>
        <w:t>Pezicula</w:t>
      </w:r>
      <w:r w:rsidR="00151163" w:rsidRPr="00405E58">
        <w:rPr>
          <w:rFonts w:eastAsia="ＭＳ Ｐゴシック"/>
          <w:bCs w:val="0"/>
          <w:kern w:val="0"/>
          <w14:ligatures w14:val="none"/>
        </w:rPr>
        <w:t xml:space="preserve">, </w:t>
      </w:r>
      <w:r w:rsidR="007B34E4" w:rsidRPr="00405E58">
        <w:rPr>
          <w:rFonts w:eastAsia="ＭＳ Ｐゴシック"/>
          <w:bCs w:val="0"/>
          <w:kern w:val="0"/>
          <w14:ligatures w14:val="none"/>
        </w:rPr>
        <w:t xml:space="preserve">were </w:t>
      </w:r>
      <w:r w:rsidR="00C9463B">
        <w:rPr>
          <w:rFonts w:eastAsia="ＭＳ Ｐゴシック"/>
          <w:bCs w:val="0"/>
          <w:kern w:val="0"/>
          <w14:ligatures w14:val="none"/>
        </w:rPr>
        <w:t>highlighted</w:t>
      </w:r>
      <w:r w:rsidR="007B34E4" w:rsidRPr="00405E58">
        <w:rPr>
          <w:rFonts w:eastAsia="ＭＳ Ｐゴシック"/>
          <w:bCs w:val="0"/>
          <w:kern w:val="0"/>
          <w14:ligatures w14:val="none"/>
        </w:rPr>
        <w:t xml:space="preserve"> as</w:t>
      </w:r>
      <w:r w:rsidR="00D04C10" w:rsidRPr="00405E58">
        <w:rPr>
          <w:rFonts w:eastAsia="ＭＳ Ｐゴシック"/>
          <w:bCs w:val="0"/>
          <w:kern w:val="0"/>
          <w14:ligatures w14:val="none"/>
        </w:rPr>
        <w:t xml:space="preserve"> major </w:t>
      </w:r>
      <w:r w:rsidR="00C9463B">
        <w:rPr>
          <w:rFonts w:eastAsia="ＭＳ Ｐゴシック"/>
          <w:bCs w:val="0"/>
          <w:kern w:val="0"/>
          <w14:ligatures w14:val="none"/>
        </w:rPr>
        <w:t>candidates</w:t>
      </w:r>
      <w:r w:rsidR="0026429B" w:rsidRPr="00405E58">
        <w:rPr>
          <w:rFonts w:eastAsia="ＭＳ Ｐゴシック"/>
          <w:bCs w:val="0"/>
          <w:kern w:val="0"/>
          <w14:ligatures w14:val="none"/>
        </w:rPr>
        <w:t xml:space="preserve"> </w:t>
      </w:r>
      <w:r w:rsidR="00C9463B">
        <w:rPr>
          <w:rFonts w:eastAsia="ＭＳ Ｐゴシック"/>
          <w:bCs w:val="0"/>
          <w:kern w:val="0"/>
          <w14:ligatures w14:val="none"/>
        </w:rPr>
        <w:t>organizing</w:t>
      </w:r>
      <w:r w:rsidR="0026429B" w:rsidRPr="00405E58">
        <w:rPr>
          <w:rFonts w:eastAsia="ＭＳ Ｐゴシック"/>
          <w:bCs w:val="0"/>
          <w:kern w:val="0"/>
          <w14:ligatures w14:val="none"/>
        </w:rPr>
        <w:t xml:space="preserve"> </w:t>
      </w:r>
      <w:r w:rsidR="001F0994" w:rsidRPr="00405E58">
        <w:rPr>
          <w:rFonts w:eastAsia="ＭＳ Ｐゴシック"/>
          <w:bCs w:val="0"/>
          <w:kern w:val="0"/>
          <w14:ligatures w14:val="none"/>
        </w:rPr>
        <w:t xml:space="preserve">fungal </w:t>
      </w:r>
      <w:r w:rsidR="00CF528B" w:rsidRPr="00405E58">
        <w:rPr>
          <w:rFonts w:eastAsia="ＭＳ Ｐゴシック"/>
          <w:bCs w:val="0"/>
          <w:kern w:val="0"/>
          <w14:ligatures w14:val="none"/>
        </w:rPr>
        <w:t>assembly</w:t>
      </w:r>
      <w:r w:rsidR="001F0994" w:rsidRPr="00405E58">
        <w:rPr>
          <w:rFonts w:eastAsia="ＭＳ Ｐゴシック"/>
          <w:bCs w:val="0"/>
          <w:kern w:val="0"/>
          <w14:ligatures w14:val="none"/>
        </w:rPr>
        <w:t xml:space="preserve"> landscapes</w:t>
      </w:r>
      <w:r w:rsidR="001A05A8" w:rsidRPr="00405E58">
        <w:rPr>
          <w:rFonts w:eastAsia="ＭＳ Ｐゴシック"/>
          <w:bCs w:val="0"/>
          <w:kern w:val="0"/>
          <w14:ligatures w14:val="none"/>
        </w:rPr>
        <w:t xml:space="preserve"> (Fig. 4b). </w:t>
      </w:r>
      <w:r w:rsidR="00F23CE5" w:rsidRPr="00405E58">
        <w:rPr>
          <w:rFonts w:eastAsia="ＭＳ Ｐゴシック"/>
          <w:bCs w:val="0"/>
          <w:kern w:val="0"/>
          <w14:ligatures w14:val="none"/>
        </w:rPr>
        <w:t xml:space="preserve">The analysis also </w:t>
      </w:r>
      <w:r w:rsidR="00FF5998" w:rsidRPr="00405E58">
        <w:rPr>
          <w:rFonts w:eastAsia="ＭＳ Ｐゴシック"/>
          <w:bCs w:val="0"/>
          <w:kern w:val="0"/>
          <w14:ligatures w14:val="none"/>
        </w:rPr>
        <w:t>suggested that</w:t>
      </w:r>
      <w:r w:rsidR="00A323D0" w:rsidRPr="00405E58">
        <w:rPr>
          <w:rFonts w:eastAsia="ＭＳ Ｐゴシック"/>
          <w:bCs w:val="0"/>
          <w:kern w:val="0"/>
          <w14:ligatures w14:val="none"/>
        </w:rPr>
        <w:t xml:space="preserve"> some</w:t>
      </w:r>
      <w:r w:rsidR="00F23CE5" w:rsidRPr="00405E58">
        <w:rPr>
          <w:rFonts w:eastAsia="ＭＳ Ｐゴシック"/>
          <w:bCs w:val="0"/>
          <w:kern w:val="0"/>
          <w14:ligatures w14:val="none"/>
        </w:rPr>
        <w:t xml:space="preserve"> </w:t>
      </w:r>
      <w:r w:rsidR="00431A78" w:rsidRPr="00405E58">
        <w:rPr>
          <w:rFonts w:eastAsia="ＭＳ Ｐゴシック"/>
          <w:bCs w:val="0"/>
          <w:kern w:val="0"/>
          <w14:ligatures w14:val="none"/>
        </w:rPr>
        <w:t xml:space="preserve">Mortierellaceae </w:t>
      </w:r>
      <w:r w:rsidR="007D1E07" w:rsidRPr="00405E58">
        <w:rPr>
          <w:rFonts w:eastAsia="ＭＳ Ｐゴシック"/>
          <w:bCs w:val="0"/>
          <w:kern w:val="0"/>
          <w14:ligatures w14:val="none"/>
        </w:rPr>
        <w:t xml:space="preserve">(Mortierellomycota) </w:t>
      </w:r>
      <w:r w:rsidR="00BA00A8" w:rsidRPr="00405E58">
        <w:rPr>
          <w:rFonts w:eastAsia="ＭＳ Ｐゴシック"/>
          <w:bCs w:val="0"/>
          <w:kern w:val="0"/>
          <w14:ligatures w14:val="none"/>
        </w:rPr>
        <w:t>fungi</w:t>
      </w:r>
      <w:r w:rsidR="00260855" w:rsidRPr="00405E58">
        <w:rPr>
          <w:rFonts w:eastAsia="ＭＳ Ｐゴシック"/>
          <w:bCs w:val="0"/>
          <w:kern w:val="0"/>
          <w14:ligatures w14:val="none"/>
        </w:rPr>
        <w:t xml:space="preserve">, which have been known </w:t>
      </w:r>
      <w:r w:rsidR="00FE0B4A">
        <w:rPr>
          <w:rFonts w:eastAsia="ＭＳ Ｐゴシック"/>
          <w:bCs w:val="0"/>
          <w:kern w:val="0"/>
          <w14:ligatures w14:val="none"/>
        </w:rPr>
        <w:t>for their</w:t>
      </w:r>
      <w:r w:rsidR="00260855" w:rsidRPr="00405E58">
        <w:rPr>
          <w:rFonts w:eastAsia="ＭＳ Ｐゴシック"/>
          <w:bCs w:val="0"/>
          <w:kern w:val="0"/>
          <w14:ligatures w14:val="none"/>
        </w:rPr>
        <w:t xml:space="preserve"> saprotrophic and </w:t>
      </w:r>
      <w:r w:rsidR="00535B2D" w:rsidRPr="00405E58">
        <w:rPr>
          <w:rFonts w:eastAsia="ＭＳ Ｐゴシック"/>
          <w:bCs w:val="0"/>
          <w:kern w:val="0"/>
          <w14:ligatures w14:val="none"/>
        </w:rPr>
        <w:t xml:space="preserve">endophytic </w:t>
      </w:r>
      <w:r w:rsidR="00FE0B4A">
        <w:rPr>
          <w:rFonts w:eastAsia="ＭＳ Ｐゴシック"/>
          <w:bCs w:val="0"/>
          <w:kern w:val="0"/>
          <w14:ligatures w14:val="none"/>
        </w:rPr>
        <w:t>lifestyles</w:t>
      </w:r>
      <w:r w:rsidR="00B0221F" w:rsidRPr="00405E58">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{"citationID":"HLHg8fOQ","properties":{"formattedCitation":"\\super 34\\nosupersub{}","plainCitation":"34","noteIndex":0},"citationItems":[{"id":2139,"uris":["http://zotero.org/users/13996173/items/DZ3QLL57"],"itemData":{"id":2139,"type":"article-journal","abstract":"In the most recent scientific reports based on the DNA or RNA-analyses a widespread presence of the filamentous fungi, Mortierella in various environments has been shown. Some strains of this genus belong to the plant growth-promoting fungi (PGPF) and are found in the bulk soil, rhizosphere and plants tissues. These microorganisms are also often found in the extremely hostile environments, responsible for improving access to the bioavailable forms of P and Fe in the soils, the synthesis of phytohormones and 1-aminocyclopropane-1-carboxylate (ACC) deaminase, and last but not least the protection of agricultural plants from pathogens. Furthermore, earlier reports classified Mortierella spp. as the saprotrophic microorganisms isolated from the forest litter, and nowadays their status as a very valuable decomposers in the agricultural soils was confirmed. The key features like the ability to survive under very unfavorable environmental conditions and the utilization of carbon sources contained in polymers like cellulose, hemicellulose, chitin make these fungi efficient as the agricultural inoculants. The growing interest in the application of Mortierella spp. is mainly due to the potential use of this genus in the increase of the nutrient uptake efficiency, positive effect in crop protection against adverse conditions, and reduction of chemical fertilizers and pesticides applied. Moreover, activities of Mortierella species selected from the wild or cultivated plants influence the soil microbiota and support the performance of the beneficial microorganisms enhancing significantly crop yield.","container-title":"Agriculture","DOI":"10.3390/agriculture11010007","ISSN":"2077-0472","issue":"1","language":"en","license":"http://creativecommons.org/licenses/by/3.0/","note":"publisher: Multidisciplinary Digital Publishing Institute","page":"7","source":"www.mdpi.com","title":"Mortierella Species as the Plant Growth-Promoting Fungi Present in the Agricultural Soils","URL":"https://www.mdpi.com/2077-0472/11/1/7","volume":"11","author":[{"family":"Ozimek","given":"Ewa"},{"family":"Hanaka","given":"Agnieszka"}],"accessed":{"date-parts":[["2025",8,23]]},"issued":{"date-parts":[["2021",1]]}}}],"schema":"https://github.com/citation-style-language/schema/raw/master/csl-citation.json"} </w:instrText>
      </w:r>
      <w:r w:rsidR="00B0221F" w:rsidRPr="00405E58">
        <w:rPr>
          <w:rFonts w:eastAsia="ＭＳ Ｐゴシック"/>
          <w:bCs w:val="0"/>
          <w:kern w:val="0"/>
          <w14:ligatures w14:val="none"/>
        </w:rPr>
        <w:fldChar w:fldCharType="separate"/>
      </w:r>
      <w:r w:rsidR="00322545" w:rsidRPr="00322545">
        <w:rPr>
          <w:kern w:val="0"/>
          <w:vertAlign w:val="superscript"/>
        </w:rPr>
        <w:t>34</w:t>
      </w:r>
      <w:r w:rsidR="00B0221F" w:rsidRPr="00405E58">
        <w:rPr>
          <w:rFonts w:eastAsia="ＭＳ Ｐゴシック"/>
          <w:bCs w:val="0"/>
          <w:kern w:val="0"/>
          <w14:ligatures w14:val="none"/>
        </w:rPr>
        <w:fldChar w:fldCharType="end"/>
      </w:r>
      <w:r w:rsidR="00535B2D" w:rsidRPr="00405E58">
        <w:rPr>
          <w:rFonts w:eastAsia="ＭＳ Ｐゴシック"/>
          <w:bCs w:val="0"/>
          <w:kern w:val="0"/>
          <w14:ligatures w14:val="none"/>
        </w:rPr>
        <w:t xml:space="preserve">, </w:t>
      </w:r>
      <w:r w:rsidR="000E2D25">
        <w:rPr>
          <w:rFonts w:eastAsia="ＭＳ Ｐゴシック"/>
          <w:bCs w:val="0"/>
          <w:kern w:val="0"/>
          <w14:ligatures w14:val="none"/>
        </w:rPr>
        <w:t xml:space="preserve">showed </w:t>
      </w:r>
      <w:r w:rsidR="00C713C9">
        <w:rPr>
          <w:rFonts w:eastAsia="ＭＳ Ｐゴシック"/>
          <w:bCs w:val="0"/>
          <w:kern w:val="0"/>
          <w14:ligatures w14:val="none"/>
        </w:rPr>
        <w:t xml:space="preserve">significant </w:t>
      </w:r>
      <w:r w:rsidR="00C713C9" w:rsidRPr="00405E58">
        <w:rPr>
          <w:rFonts w:eastAsia="ＭＳ Ｐゴシック"/>
          <w:bCs w:val="0"/>
          <w:i/>
          <w:iCs/>
        </w:rPr>
        <w:sym w:font="Symbol" w:char="F044"/>
      </w:r>
      <w:r w:rsidR="00C713C9" w:rsidRPr="00405E58">
        <w:rPr>
          <w:rFonts w:eastAsia="ＭＳ Ｐゴシック"/>
          <w:bCs w:val="0"/>
          <w:i/>
          <w:iCs/>
        </w:rPr>
        <w:t>topography</w:t>
      </w:r>
      <w:r w:rsidR="00C713C9" w:rsidRPr="00405E58">
        <w:rPr>
          <w:rFonts w:eastAsia="ＭＳ Ｐゴシック"/>
          <w:bCs w:val="0"/>
        </w:rPr>
        <w:t xml:space="preserve"> and</w:t>
      </w:r>
      <w:r w:rsidR="00C713C9">
        <w:rPr>
          <w:rFonts w:eastAsia="ＭＳ Ｐゴシック"/>
          <w:bCs w:val="0"/>
        </w:rPr>
        <w:t>/or</w:t>
      </w:r>
      <w:r w:rsidR="00C713C9" w:rsidRPr="00405E58">
        <w:rPr>
          <w:rFonts w:eastAsia="ＭＳ Ｐゴシック"/>
          <w:bCs w:val="0"/>
        </w:rPr>
        <w:t xml:space="preserve"> </w:t>
      </w:r>
      <w:r w:rsidR="00C713C9" w:rsidRPr="00405E58">
        <w:rPr>
          <w:rFonts w:eastAsia="ＭＳ Ｐゴシック"/>
          <w:bCs w:val="0"/>
          <w:i/>
          <w:iCs/>
        </w:rPr>
        <w:sym w:font="Symbol" w:char="F044"/>
      </w:r>
      <w:r w:rsidR="00C713C9" w:rsidRPr="00405E58">
        <w:rPr>
          <w:rFonts w:eastAsia="ＭＳ Ｐゴシック"/>
          <w:bCs w:val="0"/>
          <w:i/>
          <w:iCs/>
        </w:rPr>
        <w:t>evenness</w:t>
      </w:r>
      <w:r w:rsidR="00280F31">
        <w:rPr>
          <w:rFonts w:eastAsia="ＭＳ Ｐゴシック"/>
          <w:bCs w:val="0"/>
          <w:kern w:val="0"/>
          <w14:ligatures w14:val="none"/>
        </w:rPr>
        <w:t xml:space="preserve"> values</w:t>
      </w:r>
      <w:r w:rsidR="009C793E" w:rsidRPr="00405E58">
        <w:rPr>
          <w:rFonts w:eastAsia="ＭＳ Ｐゴシック"/>
          <w:bCs w:val="0"/>
          <w:kern w:val="0"/>
          <w14:ligatures w14:val="none"/>
        </w:rPr>
        <w:t xml:space="preserve"> (e.g., </w:t>
      </w:r>
      <w:r w:rsidR="009A72EE" w:rsidRPr="00405E58">
        <w:rPr>
          <w:rFonts w:eastAsia="ＭＳ Ｐゴシック"/>
          <w:bCs w:val="0"/>
          <w:i/>
          <w:iCs/>
          <w:kern w:val="0"/>
          <w14:ligatures w14:val="none"/>
        </w:rPr>
        <w:t>Podila</w:t>
      </w:r>
      <w:r w:rsidR="009A72EE" w:rsidRPr="00405E58">
        <w:rPr>
          <w:rFonts w:eastAsia="ＭＳ Ｐゴシック"/>
          <w:bCs w:val="0"/>
          <w:kern w:val="0"/>
          <w14:ligatures w14:val="none"/>
        </w:rPr>
        <w:t xml:space="preserve"> </w:t>
      </w:r>
      <w:r w:rsidR="00DB27B4" w:rsidRPr="00405E58">
        <w:rPr>
          <w:rFonts w:eastAsia="ＭＳ Ｐゴシック"/>
          <w:bCs w:val="0"/>
          <w:kern w:val="0"/>
          <w14:ligatures w14:val="none"/>
        </w:rPr>
        <w:t xml:space="preserve">and </w:t>
      </w:r>
      <w:r w:rsidR="00BA00A8" w:rsidRPr="00405E58">
        <w:rPr>
          <w:rFonts w:eastAsia="ＭＳ Ｐゴシック"/>
          <w:bCs w:val="0"/>
          <w:i/>
          <w:iCs/>
          <w:kern w:val="0"/>
          <w14:ligatures w14:val="none"/>
        </w:rPr>
        <w:t>Mortierella</w:t>
      </w:r>
      <w:r w:rsidR="00BA00A8" w:rsidRPr="00405E58">
        <w:rPr>
          <w:rFonts w:eastAsia="ＭＳ Ｐゴシック"/>
          <w:bCs w:val="0"/>
          <w:kern w:val="0"/>
          <w14:ligatures w14:val="none"/>
        </w:rPr>
        <w:t xml:space="preserve"> </w:t>
      </w:r>
      <w:r w:rsidR="009A72EE" w:rsidRPr="00405E58">
        <w:rPr>
          <w:rFonts w:eastAsia="ＭＳ Ｐゴシック"/>
          <w:bCs w:val="0"/>
          <w:kern w:val="0"/>
          <w14:ligatures w14:val="none"/>
        </w:rPr>
        <w:t xml:space="preserve">on </w:t>
      </w:r>
      <w:r w:rsidR="00DB27B4" w:rsidRPr="00405E58">
        <w:rPr>
          <w:rFonts w:eastAsia="ＭＳ Ｐゴシック"/>
          <w:bCs w:val="0"/>
          <w:i/>
          <w:iCs/>
          <w:kern w:val="0"/>
          <w14:ligatures w14:val="none"/>
        </w:rPr>
        <w:t>Pinus</w:t>
      </w:r>
      <w:r w:rsidR="00DB27B4" w:rsidRPr="00405E58">
        <w:rPr>
          <w:rFonts w:eastAsia="ＭＳ Ｐゴシック"/>
          <w:bCs w:val="0"/>
          <w:kern w:val="0"/>
          <w14:ligatures w14:val="none"/>
        </w:rPr>
        <w:t xml:space="preserve"> and </w:t>
      </w:r>
      <w:r w:rsidR="009A72EE" w:rsidRPr="00405E58">
        <w:rPr>
          <w:rFonts w:eastAsia="ＭＳ Ｐゴシック"/>
          <w:bCs w:val="0"/>
          <w:i/>
          <w:iCs/>
          <w:kern w:val="0"/>
          <w14:ligatures w14:val="none"/>
        </w:rPr>
        <w:t>Populus</w:t>
      </w:r>
      <w:r w:rsidR="00BC6E93" w:rsidRPr="00405E58">
        <w:rPr>
          <w:rFonts w:eastAsia="ＭＳ Ｐゴシック"/>
          <w:bCs w:val="0"/>
          <w:kern w:val="0"/>
          <w14:ligatures w14:val="none"/>
        </w:rPr>
        <w:t xml:space="preserve"> </w:t>
      </w:r>
      <w:r w:rsidR="00DB27B4" w:rsidRPr="00405E58">
        <w:rPr>
          <w:rFonts w:eastAsia="ＭＳ Ｐゴシック"/>
          <w:bCs w:val="0"/>
          <w:kern w:val="0"/>
          <w14:ligatures w14:val="none"/>
        </w:rPr>
        <w:t>plants, respectively</w:t>
      </w:r>
      <w:r w:rsidR="004116BC" w:rsidRPr="00405E58">
        <w:rPr>
          <w:rFonts w:eastAsia="ＭＳ Ｐゴシック"/>
          <w:bCs w:val="0"/>
          <w:kern w:val="0"/>
          <w14:ligatures w14:val="none"/>
        </w:rPr>
        <w:t>; Fig. 4b</w:t>
      </w:r>
      <w:r w:rsidR="009A72EE" w:rsidRPr="00405E58">
        <w:rPr>
          <w:rFonts w:eastAsia="ＭＳ Ｐゴシック"/>
          <w:bCs w:val="0"/>
          <w:kern w:val="0"/>
          <w14:ligatures w14:val="none"/>
        </w:rPr>
        <w:t>)</w:t>
      </w:r>
      <w:r w:rsidR="00BC6E93" w:rsidRPr="00405E58">
        <w:rPr>
          <w:rFonts w:eastAsia="ＭＳ Ｐゴシック"/>
          <w:bCs w:val="0"/>
          <w:kern w:val="0"/>
          <w14:ligatures w14:val="none"/>
        </w:rPr>
        <w:t xml:space="preserve">. </w:t>
      </w:r>
      <w:r w:rsidR="00FB507E" w:rsidRPr="00405E58">
        <w:rPr>
          <w:rFonts w:eastAsia="ＭＳ Ｐゴシック"/>
          <w:bCs w:val="0"/>
          <w:kern w:val="0"/>
          <w14:ligatures w14:val="none"/>
        </w:rPr>
        <w:t>E</w:t>
      </w:r>
      <w:r w:rsidR="00FC282C" w:rsidRPr="00405E58">
        <w:rPr>
          <w:rFonts w:eastAsia="ＭＳ Ｐゴシック"/>
          <w:bCs w:val="0"/>
          <w:kern w:val="0"/>
          <w14:ligatures w14:val="none"/>
        </w:rPr>
        <w:t xml:space="preserve">ctomycorrhizal fungi such as </w:t>
      </w:r>
      <w:r w:rsidR="00FC282C" w:rsidRPr="00405E58">
        <w:rPr>
          <w:rFonts w:eastAsia="ＭＳ Ｐゴシック"/>
          <w:bCs w:val="0"/>
          <w:i/>
          <w:iCs/>
          <w:kern w:val="0"/>
          <w14:ligatures w14:val="none"/>
        </w:rPr>
        <w:t>Russula</w:t>
      </w:r>
      <w:r w:rsidR="00FC282C" w:rsidRPr="00405E58">
        <w:rPr>
          <w:rFonts w:eastAsia="ＭＳ Ｐゴシック"/>
          <w:bCs w:val="0"/>
          <w:kern w:val="0"/>
          <w14:ligatures w14:val="none"/>
        </w:rPr>
        <w:t xml:space="preserve">, </w:t>
      </w:r>
      <w:r w:rsidR="00FC282C" w:rsidRPr="00405E58">
        <w:rPr>
          <w:rFonts w:eastAsia="ＭＳ Ｐゴシック"/>
          <w:bCs w:val="0"/>
          <w:i/>
          <w:iCs/>
          <w:kern w:val="0"/>
          <w14:ligatures w14:val="none"/>
        </w:rPr>
        <w:t>Tomentella</w:t>
      </w:r>
      <w:r w:rsidR="00082FBD" w:rsidRPr="00405E58">
        <w:rPr>
          <w:rFonts w:eastAsia="ＭＳ Ｐゴシック"/>
          <w:bCs w:val="0"/>
          <w:kern w:val="0"/>
          <w14:ligatures w14:val="none"/>
        </w:rPr>
        <w:t xml:space="preserve">, and </w:t>
      </w:r>
      <w:r w:rsidR="00082FBD" w:rsidRPr="00405E58">
        <w:rPr>
          <w:rFonts w:eastAsia="ＭＳ Ｐゴシック"/>
          <w:bCs w:val="0"/>
          <w:i/>
          <w:iCs/>
          <w:kern w:val="0"/>
          <w14:ligatures w14:val="none"/>
        </w:rPr>
        <w:t>Amanita</w:t>
      </w:r>
      <w:r w:rsidR="00082FBD" w:rsidRPr="00405E58">
        <w:rPr>
          <w:rFonts w:eastAsia="ＭＳ Ｐゴシック"/>
          <w:bCs w:val="0"/>
          <w:kern w:val="0"/>
          <w14:ligatures w14:val="none"/>
        </w:rPr>
        <w:t xml:space="preserve"> </w:t>
      </w:r>
      <w:r w:rsidR="00D07785" w:rsidRPr="00405E58">
        <w:rPr>
          <w:rFonts w:eastAsia="ＭＳ Ｐゴシック"/>
          <w:bCs w:val="0"/>
          <w:kern w:val="0"/>
          <w14:ligatures w14:val="none"/>
        </w:rPr>
        <w:t xml:space="preserve">showed significant influence on </w:t>
      </w:r>
      <w:r w:rsidR="00787A4D" w:rsidRPr="00405E58">
        <w:rPr>
          <w:rFonts w:eastAsia="ＭＳ Ｐゴシック"/>
          <w:bCs w:val="0"/>
          <w:kern w:val="0"/>
          <w14:ligatures w14:val="none"/>
        </w:rPr>
        <w:t xml:space="preserve">the </w:t>
      </w:r>
      <w:r w:rsidR="00CF528B" w:rsidRPr="00405E58">
        <w:rPr>
          <w:rFonts w:eastAsia="ＭＳ Ｐゴシック"/>
          <w:bCs w:val="0"/>
          <w:kern w:val="0"/>
          <w14:ligatures w14:val="none"/>
        </w:rPr>
        <w:t>assembly</w:t>
      </w:r>
      <w:r w:rsidR="00787A4D" w:rsidRPr="00405E58">
        <w:rPr>
          <w:rFonts w:eastAsia="ＭＳ Ｐゴシック"/>
          <w:bCs w:val="0"/>
          <w:kern w:val="0"/>
          <w14:ligatures w14:val="none"/>
        </w:rPr>
        <w:t xml:space="preserve"> landscapes </w:t>
      </w:r>
      <w:r w:rsidR="00787A4D" w:rsidRPr="004A5E2E">
        <w:rPr>
          <w:rFonts w:eastAsia="ＭＳ Ｐゴシック"/>
          <w:bCs w:val="0"/>
          <w:kern w:val="0"/>
          <w14:ligatures w14:val="none"/>
        </w:rPr>
        <w:t xml:space="preserve">of </w:t>
      </w:r>
      <w:r w:rsidR="004056AC" w:rsidRPr="004A5E2E">
        <w:rPr>
          <w:rFonts w:eastAsia="ＭＳ Ｐゴシック"/>
          <w:bCs w:val="0"/>
          <w:kern w:val="0"/>
          <w14:ligatures w14:val="none"/>
        </w:rPr>
        <w:t>fungal communities</w:t>
      </w:r>
      <w:r w:rsidR="00EE583A" w:rsidRPr="004A5E2E">
        <w:rPr>
          <w:rFonts w:eastAsia="ＭＳ Ｐゴシック"/>
          <w:bCs w:val="0"/>
          <w:kern w:val="0"/>
          <w14:ligatures w14:val="none"/>
        </w:rPr>
        <w:t xml:space="preserve"> </w:t>
      </w:r>
      <w:r w:rsidR="00FB507E" w:rsidRPr="004A5E2E">
        <w:rPr>
          <w:rFonts w:eastAsia="ＭＳ Ｐゴシック"/>
          <w:bCs w:val="0"/>
          <w:kern w:val="0"/>
          <w14:ligatures w14:val="none"/>
        </w:rPr>
        <w:t>as well</w:t>
      </w:r>
      <w:r w:rsidR="002E2197" w:rsidRPr="004A5E2E">
        <w:rPr>
          <w:rFonts w:eastAsia="ＭＳ Ｐゴシック"/>
          <w:bCs w:val="0"/>
          <w:kern w:val="0"/>
          <w14:ligatures w14:val="none"/>
        </w:rPr>
        <w:t xml:space="preserve"> </w:t>
      </w:r>
      <w:r w:rsidR="00EA632F" w:rsidRPr="004A5E2E">
        <w:rPr>
          <w:rFonts w:eastAsia="ＭＳ Ｐゴシック"/>
          <w:bCs w:val="0"/>
          <w:kern w:val="0"/>
          <w14:ligatures w14:val="none"/>
        </w:rPr>
        <w:t>(</w:t>
      </w:r>
      <w:r w:rsidR="004F15F0" w:rsidRPr="004F15F0">
        <w:rPr>
          <w:rFonts w:eastAsia="ＭＳ Ｐゴシック"/>
          <w:bCs w:val="0"/>
          <w:kern w:val="0"/>
          <w:highlight w:val="magenta"/>
          <w14:ligatures w14:val="none"/>
        </w:rPr>
        <w:t>Supplementary</w:t>
      </w:r>
      <w:r w:rsidR="00EA632F" w:rsidRPr="004A5E2E">
        <w:rPr>
          <w:rFonts w:eastAsia="ＭＳ Ｐゴシック"/>
          <w:bCs w:val="0"/>
          <w:kern w:val="0"/>
          <w14:ligatures w14:val="none"/>
        </w:rPr>
        <w:t xml:space="preserve"> Table S</w:t>
      </w:r>
      <w:r w:rsidR="004A5E2E" w:rsidRPr="004A5E2E">
        <w:rPr>
          <w:rFonts w:eastAsia="ＭＳ Ｐゴシック"/>
          <w:bCs w:val="0"/>
          <w:kern w:val="0"/>
          <w14:ligatures w14:val="none"/>
        </w:rPr>
        <w:t>2</w:t>
      </w:r>
      <w:r w:rsidR="00EA632F" w:rsidRPr="004A5E2E">
        <w:rPr>
          <w:rFonts w:eastAsia="ＭＳ Ｐゴシック"/>
          <w:bCs w:val="0"/>
          <w:kern w:val="0"/>
          <w14:ligatures w14:val="none"/>
        </w:rPr>
        <w:t>)</w:t>
      </w:r>
      <w:r w:rsidR="00FC282C" w:rsidRPr="004A5E2E">
        <w:rPr>
          <w:rFonts w:eastAsia="ＭＳ Ｐゴシック"/>
          <w:bCs w:val="0"/>
          <w:kern w:val="0"/>
          <w14:ligatures w14:val="none"/>
        </w:rPr>
        <w:t xml:space="preserve">. However, their </w:t>
      </w:r>
      <w:r w:rsidR="00B2223A" w:rsidRPr="004A5E2E">
        <w:rPr>
          <w:rFonts w:eastAsia="ＭＳ Ｐゴシック"/>
          <w:bCs w:val="0"/>
          <w:kern w:val="0"/>
          <w14:ligatures w14:val="none"/>
        </w:rPr>
        <w:t>impacts</w:t>
      </w:r>
      <w:r w:rsidR="00FC282C" w:rsidRPr="004A5E2E">
        <w:rPr>
          <w:rFonts w:eastAsia="ＭＳ Ｐゴシック"/>
          <w:bCs w:val="0"/>
          <w:kern w:val="0"/>
          <w14:ligatures w14:val="none"/>
        </w:rPr>
        <w:t xml:space="preserve"> were less pronounced </w:t>
      </w:r>
      <w:r w:rsidR="00AA5C54" w:rsidRPr="004A5E2E">
        <w:rPr>
          <w:rFonts w:eastAsia="ＭＳ Ｐゴシック"/>
          <w:bCs w:val="0"/>
          <w:kern w:val="0"/>
          <w14:ligatures w14:val="none"/>
        </w:rPr>
        <w:t xml:space="preserve">than </w:t>
      </w:r>
      <w:r w:rsidR="009A0FB0" w:rsidRPr="004A5E2E">
        <w:rPr>
          <w:rFonts w:eastAsia="ＭＳ Ｐゴシック"/>
          <w:bCs w:val="0"/>
          <w:kern w:val="0"/>
          <w14:ligatures w14:val="none"/>
        </w:rPr>
        <w:t>those of the</w:t>
      </w:r>
      <w:r w:rsidR="00AA5C54" w:rsidRPr="004A5E2E">
        <w:rPr>
          <w:rFonts w:eastAsia="ＭＳ Ｐゴシック"/>
          <w:bCs w:val="0"/>
          <w:kern w:val="0"/>
          <w14:ligatures w14:val="none"/>
        </w:rPr>
        <w:t xml:space="preserve"> </w:t>
      </w:r>
      <w:r w:rsidR="00FC282C" w:rsidRPr="004A5E2E">
        <w:rPr>
          <w:rFonts w:eastAsia="ＭＳ Ｐゴシック"/>
          <w:bCs w:val="0"/>
          <w:kern w:val="0"/>
          <w14:ligatures w14:val="none"/>
        </w:rPr>
        <w:t>endophyt</w:t>
      </w:r>
      <w:r w:rsidR="00AA5C54" w:rsidRPr="004A5E2E">
        <w:rPr>
          <w:rFonts w:eastAsia="ＭＳ Ｐゴシック"/>
          <w:bCs w:val="0"/>
          <w:kern w:val="0"/>
          <w14:ligatures w14:val="none"/>
        </w:rPr>
        <w:t xml:space="preserve">ic taxa </w:t>
      </w:r>
      <w:r w:rsidR="008A79F0" w:rsidRPr="004A5E2E">
        <w:rPr>
          <w:rFonts w:eastAsia="ＭＳ Ｐゴシック"/>
          <w:bCs w:val="0"/>
          <w:kern w:val="0"/>
          <w14:ligatures w14:val="none"/>
        </w:rPr>
        <w:t>listed</w:t>
      </w:r>
      <w:r w:rsidR="00AA5C54" w:rsidRPr="004A5E2E">
        <w:rPr>
          <w:rFonts w:eastAsia="ＭＳ Ｐゴシック"/>
          <w:bCs w:val="0"/>
          <w:kern w:val="0"/>
          <w14:ligatures w14:val="none"/>
        </w:rPr>
        <w:t xml:space="preserve"> above</w:t>
      </w:r>
      <w:r w:rsidR="00082FBD" w:rsidRPr="004A5E2E">
        <w:rPr>
          <w:rFonts w:eastAsia="ＭＳ Ｐゴシック"/>
          <w:bCs w:val="0"/>
          <w:kern w:val="0"/>
          <w14:ligatures w14:val="none"/>
        </w:rPr>
        <w:t xml:space="preserve"> despite </w:t>
      </w:r>
      <w:r w:rsidR="000B0C3A" w:rsidRPr="004A5E2E">
        <w:rPr>
          <w:rFonts w:eastAsia="ＭＳ Ｐゴシック"/>
          <w:bCs w:val="0"/>
          <w:kern w:val="0"/>
          <w14:ligatures w14:val="none"/>
        </w:rPr>
        <w:t xml:space="preserve">their </w:t>
      </w:r>
      <w:r w:rsidR="00DB5B6C" w:rsidRPr="004A5E2E">
        <w:rPr>
          <w:rFonts w:eastAsia="ＭＳ Ｐゴシック"/>
          <w:bCs w:val="0"/>
          <w:kern w:val="0"/>
          <w14:ligatures w14:val="none"/>
        </w:rPr>
        <w:t xml:space="preserve">high </w:t>
      </w:r>
      <w:r w:rsidR="004A2D1F" w:rsidRPr="004A5E2E">
        <w:rPr>
          <w:rFonts w:eastAsia="ＭＳ Ｐゴシック"/>
          <w:bCs w:val="0"/>
          <w:kern w:val="0"/>
          <w14:ligatures w14:val="none"/>
        </w:rPr>
        <w:t>abundance</w:t>
      </w:r>
      <w:r w:rsidR="008B1416" w:rsidRPr="004A5E2E">
        <w:rPr>
          <w:rFonts w:eastAsia="ＭＳ Ｐゴシック"/>
          <w:bCs w:val="0"/>
          <w:kern w:val="0"/>
          <w14:ligatures w14:val="none"/>
        </w:rPr>
        <w:t xml:space="preserve"> within the plant root systems</w:t>
      </w:r>
      <w:r w:rsidR="000411EB" w:rsidRPr="004A5E2E">
        <w:rPr>
          <w:rFonts w:eastAsia="ＭＳ Ｐゴシック"/>
          <w:bCs w:val="0"/>
          <w:kern w:val="0"/>
          <w14:ligatures w14:val="none"/>
        </w:rPr>
        <w:t xml:space="preserve"> (Fig. 2a</w:t>
      </w:r>
      <w:r w:rsidR="00A2619C" w:rsidRPr="004A5E2E">
        <w:rPr>
          <w:rFonts w:eastAsia="ＭＳ Ｐゴシック"/>
          <w:bCs w:val="0"/>
          <w:kern w:val="0"/>
          <w14:ligatures w14:val="none"/>
        </w:rPr>
        <w:t xml:space="preserve">; </w:t>
      </w:r>
      <w:r w:rsidR="004F15F0" w:rsidRPr="004F15F0">
        <w:rPr>
          <w:highlight w:val="magenta"/>
        </w:rPr>
        <w:t>Supplementary</w:t>
      </w:r>
      <w:r w:rsidR="00A2619C" w:rsidRPr="004A5E2E">
        <w:t xml:space="preserve"> </w:t>
      </w:r>
      <w:r w:rsidR="006310F2" w:rsidRPr="004A5E2E">
        <w:t>Figs. S</w:t>
      </w:r>
      <w:r w:rsidR="00EB4441" w:rsidRPr="004A5E2E">
        <w:t>15</w:t>
      </w:r>
      <w:r w:rsidR="00D07A3A" w:rsidRPr="004A5E2E">
        <w:t>–</w:t>
      </w:r>
      <w:r w:rsidR="000558A0" w:rsidRPr="004A5E2E">
        <w:t>S</w:t>
      </w:r>
      <w:r w:rsidR="00EB4441" w:rsidRPr="004A5E2E">
        <w:t>18</w:t>
      </w:r>
      <w:r w:rsidR="000411EB" w:rsidRPr="004A5E2E">
        <w:rPr>
          <w:rFonts w:eastAsia="ＭＳ Ｐゴシック"/>
          <w:bCs w:val="0"/>
          <w:kern w:val="0"/>
          <w14:ligatures w14:val="none"/>
        </w:rPr>
        <w:t>)</w:t>
      </w:r>
      <w:r w:rsidR="00FC282C" w:rsidRPr="004A5E2E">
        <w:rPr>
          <w:rFonts w:eastAsia="ＭＳ Ｐゴシック"/>
          <w:bCs w:val="0"/>
          <w:kern w:val="0"/>
          <w14:ligatures w14:val="none"/>
        </w:rPr>
        <w:t>.</w:t>
      </w:r>
      <w:r w:rsidR="002F21D7" w:rsidRPr="004A5E2E">
        <w:rPr>
          <w:rFonts w:eastAsia="ＭＳ Ｐゴシック"/>
          <w:bCs w:val="0"/>
          <w:kern w:val="0"/>
          <w14:ligatures w14:val="none"/>
        </w:rPr>
        <w:t xml:space="preserve"> </w:t>
      </w:r>
      <w:r w:rsidR="00330AD9" w:rsidRPr="004A5E2E">
        <w:rPr>
          <w:rFonts w:eastAsia="ＭＳ Ｐゴシック"/>
          <w:bCs w:val="0"/>
          <w:kern w:val="0"/>
          <w14:ligatures w14:val="none"/>
        </w:rPr>
        <w:t>Altho</w:t>
      </w:r>
      <w:r w:rsidR="00F82172" w:rsidRPr="004A5E2E">
        <w:rPr>
          <w:rFonts w:eastAsia="ＭＳ Ｐゴシック"/>
          <w:bCs w:val="0"/>
          <w:kern w:val="0"/>
          <w14:ligatures w14:val="none"/>
        </w:rPr>
        <w:t xml:space="preserve">ugh </w:t>
      </w:r>
      <w:r w:rsidR="00AC70DE" w:rsidRPr="004A5E2E">
        <w:rPr>
          <w:rFonts w:eastAsia="ＭＳ Ｐゴシック"/>
          <w:bCs w:val="0"/>
          <w:kern w:val="0"/>
          <w14:ligatures w14:val="none"/>
        </w:rPr>
        <w:t>the list of microbes</w:t>
      </w:r>
      <w:r w:rsidR="001F7884" w:rsidRPr="004A5E2E">
        <w:rPr>
          <w:rFonts w:eastAsia="ＭＳ Ｐゴシック"/>
          <w:bCs w:val="0"/>
          <w:kern w:val="0"/>
          <w14:ligatures w14:val="none"/>
        </w:rPr>
        <w:t xml:space="preserve"> with the strongest </w:t>
      </w:r>
      <w:r w:rsidR="00700618" w:rsidRPr="004A5E2E">
        <w:rPr>
          <w:rFonts w:eastAsia="ＭＳ Ｐゴシック"/>
          <w:bCs w:val="0"/>
          <w:kern w:val="0"/>
          <w14:ligatures w14:val="none"/>
        </w:rPr>
        <w:t xml:space="preserve">potential </w:t>
      </w:r>
      <w:r w:rsidR="002A23BA" w:rsidRPr="004A5E2E">
        <w:rPr>
          <w:rFonts w:eastAsia="ＭＳ Ｐゴシック"/>
          <w:bCs w:val="0"/>
          <w:kern w:val="0"/>
          <w14:ligatures w14:val="none"/>
        </w:rPr>
        <w:t>effects</w:t>
      </w:r>
      <w:r w:rsidR="001F7884" w:rsidRPr="004A5E2E">
        <w:rPr>
          <w:rFonts w:eastAsia="ＭＳ Ｐゴシック"/>
          <w:bCs w:val="0"/>
          <w:kern w:val="0"/>
          <w14:ligatures w14:val="none"/>
        </w:rPr>
        <w:t xml:space="preserve"> on fungal community assembly were dominated by </w:t>
      </w:r>
      <w:r w:rsidR="00A81199" w:rsidRPr="004A5E2E">
        <w:rPr>
          <w:rFonts w:eastAsia="ＭＳ Ｐゴシック"/>
          <w:bCs w:val="0"/>
          <w:kern w:val="0"/>
          <w14:ligatures w14:val="none"/>
        </w:rPr>
        <w:t>endophytic</w:t>
      </w:r>
      <w:r w:rsidR="00A42B34" w:rsidRPr="004A5E2E">
        <w:rPr>
          <w:rFonts w:eastAsia="ＭＳ Ｐゴシック"/>
          <w:bCs w:val="0"/>
          <w:kern w:val="0"/>
          <w14:ligatures w14:val="none"/>
        </w:rPr>
        <w:t xml:space="preserve"> fungi, </w:t>
      </w:r>
      <w:r w:rsidR="00401E97" w:rsidRPr="004A5E2E">
        <w:rPr>
          <w:rFonts w:eastAsia="ＭＳ Ｐゴシック"/>
          <w:bCs w:val="0"/>
          <w:kern w:val="0"/>
          <w14:ligatures w14:val="none"/>
        </w:rPr>
        <w:t xml:space="preserve">some </w:t>
      </w:r>
      <w:r w:rsidR="00E523C4" w:rsidRPr="004A5E2E">
        <w:rPr>
          <w:rFonts w:eastAsia="ＭＳ Ｐゴシック"/>
          <w:bCs w:val="0"/>
          <w:kern w:val="0"/>
          <w14:ligatures w14:val="none"/>
        </w:rPr>
        <w:t xml:space="preserve">bacterial </w:t>
      </w:r>
      <w:r w:rsidR="00D2799C" w:rsidRPr="004A5E2E">
        <w:rPr>
          <w:rFonts w:eastAsia="ＭＳ Ｐゴシック"/>
          <w:bCs w:val="0"/>
          <w:kern w:val="0"/>
          <w14:ligatures w14:val="none"/>
        </w:rPr>
        <w:t>genera</w:t>
      </w:r>
      <w:r w:rsidR="001E76D8" w:rsidRPr="004A5E2E">
        <w:rPr>
          <w:rFonts w:eastAsia="ＭＳ Ｐゴシック"/>
          <w:bCs w:val="0"/>
          <w:kern w:val="0"/>
          <w14:ligatures w14:val="none"/>
        </w:rPr>
        <w:t xml:space="preserve"> </w:t>
      </w:r>
      <w:r w:rsidR="00092045" w:rsidRPr="004A5E2E">
        <w:rPr>
          <w:rFonts w:eastAsia="ＭＳ Ｐゴシック"/>
          <w:bCs w:val="0"/>
          <w:kern w:val="0"/>
          <w14:ligatures w14:val="none"/>
        </w:rPr>
        <w:t xml:space="preserve">were highlighted </w:t>
      </w:r>
      <w:r w:rsidR="000C2BA6" w:rsidRPr="004A5E2E">
        <w:rPr>
          <w:rFonts w:eastAsia="ＭＳ Ｐゴシック"/>
          <w:bCs w:val="0"/>
          <w:kern w:val="0"/>
          <w14:ligatures w14:val="none"/>
        </w:rPr>
        <w:t xml:space="preserve">as </w:t>
      </w:r>
      <w:r w:rsidR="00A63A9B" w:rsidRPr="004A5E2E">
        <w:rPr>
          <w:rFonts w:eastAsia="ＭＳ Ｐゴシック"/>
          <w:bCs w:val="0"/>
          <w:kern w:val="0"/>
          <w14:ligatures w14:val="none"/>
        </w:rPr>
        <w:t xml:space="preserve">potential </w:t>
      </w:r>
      <w:r w:rsidR="005B030F">
        <w:rPr>
          <w:rFonts w:eastAsia="ＭＳ Ｐゴシック"/>
          <w:bCs w:val="0"/>
          <w:kern w:val="0"/>
          <w14:ligatures w14:val="none"/>
        </w:rPr>
        <w:t>keystone taxa</w:t>
      </w:r>
      <w:r w:rsidR="00190673" w:rsidRPr="004A5E2E">
        <w:rPr>
          <w:rFonts w:eastAsia="ＭＳ Ｐゴシック"/>
          <w:bCs w:val="0"/>
          <w:kern w:val="0"/>
          <w14:ligatures w14:val="none"/>
        </w:rPr>
        <w:t xml:space="preserve"> </w:t>
      </w:r>
      <w:r w:rsidR="005B030F">
        <w:rPr>
          <w:rFonts w:eastAsia="ＭＳ Ｐゴシック"/>
          <w:bCs w:val="0"/>
          <w:kern w:val="0"/>
          <w14:ligatures w14:val="none"/>
        </w:rPr>
        <w:t>for</w:t>
      </w:r>
      <w:r w:rsidR="00190673" w:rsidRPr="004A5E2E">
        <w:rPr>
          <w:rFonts w:eastAsia="ＭＳ Ｐゴシック"/>
          <w:bCs w:val="0"/>
          <w:kern w:val="0"/>
          <w14:ligatures w14:val="none"/>
        </w:rPr>
        <w:t xml:space="preserve"> </w:t>
      </w:r>
      <w:r w:rsidR="00B3183D" w:rsidRPr="004A5E2E">
        <w:rPr>
          <w:rFonts w:eastAsia="ＭＳ Ｐゴシック"/>
          <w:bCs w:val="0"/>
          <w:kern w:val="0"/>
          <w14:ligatures w14:val="none"/>
        </w:rPr>
        <w:t xml:space="preserve">fungal </w:t>
      </w:r>
      <w:r w:rsidR="00F72DBA">
        <w:rPr>
          <w:rFonts w:eastAsia="ＭＳ Ｐゴシック"/>
          <w:bCs w:val="0"/>
          <w:kern w:val="0"/>
          <w14:ligatures w14:val="none"/>
        </w:rPr>
        <w:t>community assembly</w:t>
      </w:r>
      <w:r w:rsidR="00092045" w:rsidRPr="004A5E2E">
        <w:rPr>
          <w:rFonts w:eastAsia="ＭＳ Ｐゴシック"/>
          <w:bCs w:val="0"/>
          <w:kern w:val="0"/>
          <w14:ligatures w14:val="none"/>
        </w:rPr>
        <w:t xml:space="preserve"> </w:t>
      </w:r>
      <w:r w:rsidR="001E76D8" w:rsidRPr="004A5E2E">
        <w:rPr>
          <w:rFonts w:eastAsia="ＭＳ Ｐゴシック"/>
          <w:bCs w:val="0"/>
          <w:kern w:val="0"/>
          <w14:ligatures w14:val="none"/>
        </w:rPr>
        <w:t xml:space="preserve">(e.g., </w:t>
      </w:r>
      <w:r w:rsidR="00384CCF" w:rsidRPr="004A5E2E">
        <w:rPr>
          <w:rFonts w:eastAsia="ＭＳ Ｐゴシック"/>
          <w:bCs w:val="0"/>
          <w:kern w:val="0"/>
          <w14:ligatures w14:val="none"/>
        </w:rPr>
        <w:t>Chloroflexota</w:t>
      </w:r>
      <w:r w:rsidR="001E76D8" w:rsidRPr="004A5E2E">
        <w:rPr>
          <w:rFonts w:eastAsia="ＭＳ Ｐゴシック"/>
          <w:bCs w:val="0"/>
          <w:kern w:val="0"/>
          <w14:ligatures w14:val="none"/>
        </w:rPr>
        <w:t xml:space="preserve"> </w:t>
      </w:r>
      <w:r w:rsidR="002F3B85" w:rsidRPr="004A5E2E">
        <w:rPr>
          <w:rFonts w:eastAsia="ＭＳ Ｐゴシック"/>
          <w:bCs w:val="0"/>
          <w:kern w:val="0"/>
          <w14:ligatures w14:val="none"/>
        </w:rPr>
        <w:t xml:space="preserve">bacterial </w:t>
      </w:r>
      <w:r w:rsidR="00074B82" w:rsidRPr="004A5E2E">
        <w:rPr>
          <w:rFonts w:eastAsia="ＭＳ Ｐゴシック"/>
          <w:bCs w:val="0"/>
          <w:kern w:val="0"/>
          <w14:ligatures w14:val="none"/>
        </w:rPr>
        <w:t xml:space="preserve">genus </w:t>
      </w:r>
      <w:r w:rsidR="00F936B8" w:rsidRPr="004A5E2E">
        <w:rPr>
          <w:rFonts w:eastAsia="ＭＳ Ｐゴシック"/>
          <w:bCs w:val="0"/>
          <w:i/>
          <w:iCs/>
          <w:kern w:val="0"/>
          <w14:ligatures w14:val="none"/>
        </w:rPr>
        <w:t>Thermosporothrix</w:t>
      </w:r>
      <w:r w:rsidR="00D83CFD" w:rsidRPr="004A5E2E">
        <w:rPr>
          <w:rFonts w:eastAsia="ＭＳ Ｐゴシック"/>
          <w:bCs w:val="0"/>
          <w:kern w:val="0"/>
          <w14:ligatures w14:val="none"/>
        </w:rPr>
        <w:t xml:space="preserve"> on </w:t>
      </w:r>
      <w:r w:rsidR="00D83CFD" w:rsidRPr="004A5E2E">
        <w:rPr>
          <w:rFonts w:eastAsia="ＭＳ Ｐゴシック"/>
          <w:bCs w:val="0"/>
          <w:i/>
          <w:iCs/>
          <w:kern w:val="0"/>
          <w14:ligatures w14:val="none"/>
        </w:rPr>
        <w:t>Juglans</w:t>
      </w:r>
      <w:r w:rsidR="00F936B8" w:rsidRPr="004A5E2E">
        <w:rPr>
          <w:rFonts w:eastAsia="ＭＳ Ｐゴシック"/>
          <w:bCs w:val="0"/>
          <w:kern w:val="0"/>
          <w14:ligatures w14:val="none"/>
        </w:rPr>
        <w:t>)</w:t>
      </w:r>
      <w:r w:rsidR="00631A21" w:rsidRPr="004A5E2E">
        <w:rPr>
          <w:rFonts w:eastAsia="ＭＳ Ｐゴシック"/>
          <w:bCs w:val="0"/>
          <w:kern w:val="0"/>
          <w14:ligatures w14:val="none"/>
        </w:rPr>
        <w:t xml:space="preserve"> </w:t>
      </w:r>
      <w:r w:rsidR="00631A21" w:rsidRPr="004A5E2E">
        <w:t>(</w:t>
      </w:r>
      <w:r w:rsidR="004A5E2E" w:rsidRPr="004A5E2E">
        <w:rPr>
          <w:rFonts w:eastAsia="ＭＳ Ｐゴシック"/>
          <w:bCs w:val="0"/>
          <w:kern w:val="0"/>
          <w14:ligatures w14:val="none"/>
        </w:rPr>
        <w:t>Fig. 4b</w:t>
      </w:r>
      <w:r w:rsidR="00631A21" w:rsidRPr="004A5E2E">
        <w:rPr>
          <w:rFonts w:eastAsia="ＭＳ Ｐゴシック"/>
          <w:bCs w:val="0"/>
          <w:kern w:val="0"/>
          <w14:ligatures w14:val="none"/>
        </w:rPr>
        <w:t>)</w:t>
      </w:r>
      <w:r w:rsidR="001B5A98" w:rsidRPr="004A5E2E">
        <w:rPr>
          <w:rFonts w:eastAsia="ＭＳ Ｐゴシック"/>
          <w:bCs w:val="0"/>
          <w:kern w:val="0"/>
          <w14:ligatures w14:val="none"/>
        </w:rPr>
        <w:t xml:space="preserve">. </w:t>
      </w:r>
    </w:p>
    <w:p w14:paraId="4E5BACFD" w14:textId="77777777" w:rsidR="006F16DC" w:rsidRDefault="006F16DC" w:rsidP="002079B1">
      <w:pPr>
        <w:tabs>
          <w:tab w:val="left" w:pos="426"/>
        </w:tabs>
        <w:spacing w:before="179"/>
        <w:rPr>
          <w:rFonts w:eastAsia="ＭＳ Ｐゴシック"/>
          <w:bCs w:val="0"/>
          <w:kern w:val="0"/>
          <w14:ligatures w14:val="none"/>
        </w:rPr>
      </w:pPr>
    </w:p>
    <w:p w14:paraId="790D9CEC" w14:textId="1194F344" w:rsidR="006F16DC" w:rsidRPr="00405E58" w:rsidRDefault="006F16DC" w:rsidP="006F16DC">
      <w:pPr>
        <w:widowControl/>
        <w:tabs>
          <w:tab w:val="left" w:pos="426"/>
          <w:tab w:val="left" w:pos="567"/>
        </w:tabs>
        <w:spacing w:beforeLines="70" w:before="250" w:after="100" w:afterAutospacing="1"/>
        <w:outlineLvl w:val="2"/>
        <w:rPr>
          <w:rFonts w:eastAsia="ＭＳ Ｐゴシック"/>
          <w:b/>
          <w:bCs w:val="0"/>
          <w:kern w:val="0"/>
          <w14:ligatures w14:val="none"/>
        </w:rPr>
      </w:pPr>
      <w:r>
        <w:rPr>
          <w:rFonts w:eastAsia="ＭＳ Ｐゴシック"/>
          <w:b/>
          <w:bCs w:val="0"/>
          <w:kern w:val="0"/>
          <w14:ligatures w14:val="none"/>
        </w:rPr>
        <w:t xml:space="preserve">Taxa reshaping prokaryotic </w:t>
      </w:r>
      <w:r w:rsidRPr="00405E58">
        <w:rPr>
          <w:rFonts w:eastAsia="ＭＳ Ｐゴシック"/>
          <w:b/>
          <w:bCs w:val="0"/>
          <w:kern w:val="0"/>
          <w14:ligatures w14:val="none"/>
        </w:rPr>
        <w:t>assembly landscapes</w:t>
      </w:r>
    </w:p>
    <w:p w14:paraId="627A448D" w14:textId="33BD0A62" w:rsidR="00F4297E" w:rsidRPr="00405E58" w:rsidRDefault="008647EB" w:rsidP="002C48BD">
      <w:pPr>
        <w:tabs>
          <w:tab w:val="left" w:pos="426"/>
        </w:tabs>
        <w:spacing w:before="179"/>
        <w:rPr>
          <w:rFonts w:eastAsia="ＭＳ Ｐゴシック"/>
          <w:bCs w:val="0"/>
          <w:kern w:val="0"/>
          <w14:ligatures w14:val="none"/>
        </w:rPr>
      </w:pPr>
      <w:r w:rsidRPr="004A5E2E">
        <w:rPr>
          <w:rFonts w:eastAsia="ＭＳ Ｐゴシック"/>
          <w:bCs w:val="0"/>
        </w:rPr>
        <w:t>Whereas</w:t>
      </w:r>
      <w:r w:rsidR="00D54FC2" w:rsidRPr="004A5E2E">
        <w:rPr>
          <w:rFonts w:eastAsia="ＭＳ Ｐゴシック"/>
          <w:bCs w:val="0"/>
        </w:rPr>
        <w:t xml:space="preserve"> </w:t>
      </w:r>
      <w:r w:rsidR="00036F0D" w:rsidRPr="004A5E2E">
        <w:rPr>
          <w:rFonts w:eastAsia="ＭＳ Ｐゴシック"/>
          <w:bCs w:val="0"/>
        </w:rPr>
        <w:t>the root mycobiome</w:t>
      </w:r>
      <w:r w:rsidR="00E550C8" w:rsidRPr="004A5E2E">
        <w:rPr>
          <w:rFonts w:eastAsia="ＭＳ Ｐゴシック"/>
          <w:bCs w:val="0"/>
        </w:rPr>
        <w:t xml:space="preserve"> processes</w:t>
      </w:r>
      <w:r w:rsidR="00D54FC2" w:rsidRPr="004A5E2E">
        <w:rPr>
          <w:rFonts w:eastAsia="ＭＳ Ｐゴシック"/>
          <w:bCs w:val="0"/>
        </w:rPr>
        <w:t xml:space="preserve"> </w:t>
      </w:r>
      <w:r w:rsidR="00D36DFF" w:rsidRPr="004A5E2E">
        <w:rPr>
          <w:rFonts w:eastAsia="ＭＳ Ｐゴシック"/>
          <w:bCs w:val="0"/>
        </w:rPr>
        <w:t>were</w:t>
      </w:r>
      <w:r w:rsidR="00D54FC2" w:rsidRPr="004A5E2E">
        <w:rPr>
          <w:rFonts w:eastAsia="ＭＳ Ｐゴシック"/>
          <w:bCs w:val="0"/>
        </w:rPr>
        <w:t xml:space="preserve"> characterized by the </w:t>
      </w:r>
      <w:r w:rsidR="00B94F72" w:rsidRPr="004A5E2E">
        <w:rPr>
          <w:rFonts w:eastAsia="ＭＳ Ｐゴシック"/>
          <w:bCs w:val="0"/>
        </w:rPr>
        <w:t>predominant roles</w:t>
      </w:r>
      <w:r w:rsidR="00D54FC2" w:rsidRPr="004A5E2E">
        <w:rPr>
          <w:rFonts w:eastAsia="ＭＳ Ｐゴシック"/>
          <w:bCs w:val="0"/>
        </w:rPr>
        <w:t xml:space="preserve"> of endophytic fungi, the assembly </w:t>
      </w:r>
      <w:r w:rsidR="008C755C" w:rsidRPr="004A5E2E">
        <w:rPr>
          <w:rFonts w:eastAsia="ＭＳ Ｐゴシック"/>
          <w:bCs w:val="0"/>
        </w:rPr>
        <w:t xml:space="preserve">landscape </w:t>
      </w:r>
      <w:r w:rsidR="00D54FC2" w:rsidRPr="004A5E2E">
        <w:rPr>
          <w:rFonts w:eastAsia="ＭＳ Ｐゴシック"/>
          <w:bCs w:val="0"/>
        </w:rPr>
        <w:t xml:space="preserve">of </w:t>
      </w:r>
      <w:r w:rsidR="006721C4" w:rsidRPr="004A5E2E">
        <w:rPr>
          <w:rFonts w:eastAsia="ＭＳ Ｐゴシック"/>
          <w:bCs w:val="0"/>
        </w:rPr>
        <w:t xml:space="preserve">the root-associated </w:t>
      </w:r>
      <w:r w:rsidR="00D54FC2" w:rsidRPr="004A5E2E">
        <w:rPr>
          <w:rFonts w:eastAsia="ＭＳ Ｐゴシック"/>
          <w:bCs w:val="0"/>
        </w:rPr>
        <w:t xml:space="preserve">prokaryotic communities </w:t>
      </w:r>
      <w:r w:rsidR="00C53E2F" w:rsidRPr="004A5E2E">
        <w:rPr>
          <w:rFonts w:eastAsia="ＭＳ Ｐゴシック"/>
          <w:bCs w:val="0"/>
        </w:rPr>
        <w:t>appeared</w:t>
      </w:r>
      <w:r w:rsidR="00D54FC2" w:rsidRPr="004A5E2E">
        <w:rPr>
          <w:rFonts w:eastAsia="ＭＳ Ｐゴシック"/>
          <w:bCs w:val="0"/>
        </w:rPr>
        <w:t xml:space="preserve"> to be </w:t>
      </w:r>
      <w:r w:rsidR="006721C4" w:rsidRPr="004A5E2E">
        <w:rPr>
          <w:rFonts w:eastAsia="ＭＳ Ｐゴシック"/>
          <w:bCs w:val="0"/>
        </w:rPr>
        <w:t>organized</w:t>
      </w:r>
      <w:r w:rsidR="00D54FC2" w:rsidRPr="004A5E2E">
        <w:rPr>
          <w:rFonts w:eastAsia="ＭＳ Ｐゴシック"/>
          <w:bCs w:val="0"/>
        </w:rPr>
        <w:t xml:space="preserve"> by </w:t>
      </w:r>
      <w:r w:rsidR="007B097E" w:rsidRPr="004A5E2E">
        <w:rPr>
          <w:rFonts w:eastAsia="ＭＳ Ｐゴシック"/>
          <w:bCs w:val="0"/>
        </w:rPr>
        <w:t>numerous</w:t>
      </w:r>
      <w:r w:rsidR="00D54FC2" w:rsidRPr="004A5E2E">
        <w:rPr>
          <w:rFonts w:eastAsia="ＭＳ Ｐゴシック"/>
          <w:bCs w:val="0"/>
        </w:rPr>
        <w:t xml:space="preserve"> microbial taxa </w:t>
      </w:r>
      <w:r w:rsidR="00D3233B" w:rsidRPr="004A5E2E">
        <w:rPr>
          <w:rFonts w:eastAsia="ＭＳ Ｐゴシック"/>
          <w:bCs w:val="0"/>
        </w:rPr>
        <w:t>(Fig. 4c</w:t>
      </w:r>
      <w:r w:rsidR="00265AFD" w:rsidRPr="004A5E2E">
        <w:rPr>
          <w:rFonts w:eastAsia="ＭＳ Ｐゴシック"/>
          <w:bCs w:val="0"/>
          <w:kern w:val="0"/>
          <w14:ligatures w14:val="none"/>
        </w:rPr>
        <w:t xml:space="preserve">; </w:t>
      </w:r>
      <w:r w:rsidR="004F15F0" w:rsidRPr="004F15F0">
        <w:rPr>
          <w:rFonts w:eastAsia="ＭＳ Ｐゴシック"/>
          <w:bCs w:val="0"/>
          <w:kern w:val="0"/>
          <w:highlight w:val="magenta"/>
          <w14:ligatures w14:val="none"/>
        </w:rPr>
        <w:t>Supplementary</w:t>
      </w:r>
      <w:r w:rsidR="00265AFD" w:rsidRPr="004A5E2E">
        <w:rPr>
          <w:rFonts w:eastAsia="ＭＳ Ｐゴシック"/>
          <w:bCs w:val="0"/>
          <w:kern w:val="0"/>
          <w14:ligatures w14:val="none"/>
        </w:rPr>
        <w:t xml:space="preserve"> Table S</w:t>
      </w:r>
      <w:r w:rsidR="004A5E2E" w:rsidRPr="004A5E2E">
        <w:rPr>
          <w:rFonts w:eastAsia="ＭＳ Ｐゴシック"/>
          <w:bCs w:val="0"/>
          <w:kern w:val="0"/>
          <w14:ligatures w14:val="none"/>
        </w:rPr>
        <w:t>3</w:t>
      </w:r>
      <w:r w:rsidR="00D3233B" w:rsidRPr="004A5E2E">
        <w:rPr>
          <w:rFonts w:eastAsia="ＭＳ Ｐゴシック"/>
          <w:bCs w:val="0"/>
        </w:rPr>
        <w:t>)</w:t>
      </w:r>
      <w:r w:rsidR="00D54FC2" w:rsidRPr="004A5E2E">
        <w:rPr>
          <w:rFonts w:eastAsia="ＭＳ Ｐゴシック"/>
          <w:bCs w:val="0"/>
        </w:rPr>
        <w:t>.</w:t>
      </w:r>
      <w:r w:rsidR="00E259C4" w:rsidRPr="004A5E2E">
        <w:rPr>
          <w:rFonts w:eastAsia="ＭＳ Ｐゴシック"/>
          <w:bCs w:val="0"/>
        </w:rPr>
        <w:t xml:space="preserve"> </w:t>
      </w:r>
      <w:r w:rsidR="00227F72" w:rsidRPr="004A5E2E">
        <w:rPr>
          <w:rFonts w:eastAsia="ＭＳ Ｐゴシック"/>
          <w:bCs w:val="0"/>
        </w:rPr>
        <w:t>The</w:t>
      </w:r>
      <w:r w:rsidR="000F4CD4" w:rsidRPr="004A5E2E">
        <w:rPr>
          <w:rFonts w:eastAsia="ＭＳ Ｐゴシック"/>
          <w:bCs w:val="0"/>
        </w:rPr>
        <w:t xml:space="preserve"> </w:t>
      </w:r>
      <w:r w:rsidR="00EB246C" w:rsidRPr="004A5E2E">
        <w:rPr>
          <w:rFonts w:eastAsia="ＭＳ Ｐゴシック"/>
          <w:bCs w:val="0"/>
        </w:rPr>
        <w:t>histogram</w:t>
      </w:r>
      <w:r w:rsidR="00164C76" w:rsidRPr="004A5E2E">
        <w:rPr>
          <w:rFonts w:eastAsia="ＭＳ Ｐゴシック"/>
          <w:bCs w:val="0"/>
        </w:rPr>
        <w:t>s</w:t>
      </w:r>
      <w:r w:rsidR="000F4CD4" w:rsidRPr="004A5E2E">
        <w:rPr>
          <w:rFonts w:eastAsia="ＭＳ Ｐゴシック"/>
          <w:bCs w:val="0"/>
        </w:rPr>
        <w:t xml:space="preserve"> of </w:t>
      </w:r>
      <w:r w:rsidR="00ED2EC4" w:rsidRPr="004A5E2E">
        <w:rPr>
          <w:bCs w:val="0"/>
          <w:i/>
          <w:iCs/>
        </w:rPr>
        <w:sym w:font="Symbol" w:char="F044"/>
      </w:r>
      <w:r w:rsidR="00ED2EC4" w:rsidRPr="004A5E2E">
        <w:rPr>
          <w:bCs w:val="0"/>
          <w:i/>
          <w:iCs/>
        </w:rPr>
        <w:t>topography</w:t>
      </w:r>
      <w:r w:rsidR="00ED2EC4" w:rsidRPr="004A5E2E">
        <w:rPr>
          <w:rFonts w:eastAsia="ＭＳ Ｐゴシック"/>
          <w:bCs w:val="0"/>
        </w:rPr>
        <w:t xml:space="preserve"> </w:t>
      </w:r>
      <w:r w:rsidR="00327A27" w:rsidRPr="004A5E2E">
        <w:t>showed</w:t>
      </w:r>
      <w:r w:rsidR="0085628C" w:rsidRPr="004A5E2E">
        <w:t xml:space="preserve"> fat-tailed distributions</w:t>
      </w:r>
      <w:r w:rsidR="00045F8A" w:rsidRPr="004A5E2E">
        <w:rPr>
          <w:rFonts w:eastAsia="ＭＳ Ｐゴシック"/>
          <w:bCs w:val="0"/>
        </w:rPr>
        <w:t xml:space="preserve">, </w:t>
      </w:r>
      <w:r w:rsidR="00440EBE" w:rsidRPr="004A5E2E">
        <w:rPr>
          <w:rFonts w:eastAsia="ＭＳ Ｐゴシック"/>
          <w:bCs w:val="0"/>
        </w:rPr>
        <w:t>showing that</w:t>
      </w:r>
      <w:r w:rsidR="00F37CCF" w:rsidRPr="004A5E2E">
        <w:rPr>
          <w:rFonts w:eastAsia="ＭＳ Ｐゴシック"/>
          <w:bCs w:val="0"/>
        </w:rPr>
        <w:t xml:space="preserve"> </w:t>
      </w:r>
      <w:r w:rsidR="001C4818" w:rsidRPr="004A5E2E">
        <w:rPr>
          <w:rFonts w:eastAsia="ＭＳ Ｐゴシック"/>
          <w:bCs w:val="0"/>
        </w:rPr>
        <w:t>132</w:t>
      </w:r>
      <w:r w:rsidR="00C42CC2" w:rsidRPr="004A5E2E">
        <w:rPr>
          <w:rFonts w:eastAsia="ＭＳ Ｐゴシック"/>
          <w:bCs w:val="0"/>
        </w:rPr>
        <w:t xml:space="preserve"> prokaryoti</w:t>
      </w:r>
      <w:r w:rsidR="00C42CC2" w:rsidRPr="00405E58">
        <w:rPr>
          <w:rFonts w:eastAsia="ＭＳ Ｐゴシック"/>
          <w:bCs w:val="0"/>
        </w:rPr>
        <w:t>c (</w:t>
      </w:r>
      <w:r w:rsidR="001C4818" w:rsidRPr="00405E58">
        <w:rPr>
          <w:rFonts w:eastAsia="ＭＳ Ｐゴシック"/>
          <w:bCs w:val="0"/>
        </w:rPr>
        <w:t>92.3</w:t>
      </w:r>
      <w:r w:rsidR="00C42CC2" w:rsidRPr="00405E58">
        <w:rPr>
          <w:rFonts w:eastAsia="ＭＳ Ｐゴシック"/>
          <w:bCs w:val="0"/>
        </w:rPr>
        <w:t xml:space="preserve">%) and </w:t>
      </w:r>
      <w:r w:rsidR="001C4818" w:rsidRPr="00405E58">
        <w:rPr>
          <w:rFonts w:eastAsia="ＭＳ Ｐゴシック"/>
          <w:bCs w:val="0"/>
        </w:rPr>
        <w:t>25</w:t>
      </w:r>
      <w:r w:rsidR="00C42CC2" w:rsidRPr="00405E58">
        <w:rPr>
          <w:rFonts w:eastAsia="ＭＳ Ｐゴシック"/>
          <w:bCs w:val="0"/>
        </w:rPr>
        <w:t xml:space="preserve"> fungal (</w:t>
      </w:r>
      <w:r w:rsidR="001C4818" w:rsidRPr="00405E58">
        <w:rPr>
          <w:rFonts w:eastAsia="ＭＳ Ｐゴシック"/>
          <w:bCs w:val="0"/>
        </w:rPr>
        <w:t>75.8</w:t>
      </w:r>
      <w:r w:rsidR="00C42CC2" w:rsidRPr="00405E58">
        <w:rPr>
          <w:rFonts w:eastAsia="ＭＳ Ｐゴシック"/>
          <w:bCs w:val="0"/>
        </w:rPr>
        <w:t>%) genera</w:t>
      </w:r>
      <w:r w:rsidR="00F37CCF" w:rsidRPr="00405E58">
        <w:rPr>
          <w:rFonts w:eastAsia="ＭＳ Ｐゴシック"/>
          <w:bCs w:val="0"/>
          <w:kern w:val="0"/>
          <w14:ligatures w14:val="none"/>
        </w:rPr>
        <w:t xml:space="preserve"> </w:t>
      </w:r>
      <w:r w:rsidR="00D8356F">
        <w:rPr>
          <w:rFonts w:eastAsia="ＭＳ Ｐゴシック"/>
          <w:bCs w:val="0"/>
          <w:kern w:val="0"/>
          <w14:ligatures w14:val="none"/>
        </w:rPr>
        <w:t>exhibited</w:t>
      </w:r>
      <w:r w:rsidR="00F37CCF" w:rsidRPr="00405E58">
        <w:rPr>
          <w:rFonts w:eastAsia="ＭＳ Ｐゴシック"/>
          <w:bCs w:val="0"/>
          <w:kern w:val="0"/>
          <w14:ligatures w14:val="none"/>
        </w:rPr>
        <w:t xml:space="preserve"> significant </w:t>
      </w:r>
      <w:r w:rsidR="008A2862" w:rsidRPr="00405E58">
        <w:rPr>
          <w:rFonts w:eastAsia="ＭＳ Ｐゴシック"/>
          <w:bCs w:val="0"/>
          <w:kern w:val="0"/>
          <w14:ligatures w14:val="none"/>
        </w:rPr>
        <w:t xml:space="preserve">impacts on </w:t>
      </w:r>
      <w:r w:rsidR="004F1357" w:rsidRPr="00405E58">
        <w:rPr>
          <w:rFonts w:eastAsia="ＭＳ Ｐゴシック"/>
          <w:bCs w:val="0"/>
          <w:kern w:val="0"/>
          <w14:ligatures w14:val="none"/>
        </w:rPr>
        <w:t xml:space="preserve">the entire </w:t>
      </w:r>
      <w:r w:rsidR="00361C48" w:rsidRPr="00405E58">
        <w:rPr>
          <w:rFonts w:eastAsia="ＭＳ Ｐゴシック"/>
          <w:bCs w:val="0"/>
          <w:kern w:val="0"/>
          <w14:ligatures w14:val="none"/>
        </w:rPr>
        <w:t xml:space="preserve">architecture of prokaryotic </w:t>
      </w:r>
      <w:r w:rsidR="00CF528B" w:rsidRPr="00405E58">
        <w:rPr>
          <w:rFonts w:eastAsia="ＭＳ Ｐゴシック"/>
          <w:bCs w:val="0"/>
          <w:kern w:val="0"/>
          <w14:ligatures w14:val="none"/>
        </w:rPr>
        <w:t>assembly</w:t>
      </w:r>
      <w:r w:rsidR="00361C48" w:rsidRPr="00405E58">
        <w:rPr>
          <w:rFonts w:eastAsia="ＭＳ Ｐゴシック"/>
          <w:bCs w:val="0"/>
          <w:kern w:val="0"/>
          <w14:ligatures w14:val="none"/>
        </w:rPr>
        <w:t xml:space="preserve"> landscapes</w:t>
      </w:r>
      <w:r w:rsidR="00574986" w:rsidRPr="00405E58">
        <w:rPr>
          <w:rFonts w:eastAsia="ＭＳ Ｐゴシック"/>
          <w:bCs w:val="0"/>
          <w:kern w:val="0"/>
          <w14:ligatures w14:val="none"/>
        </w:rPr>
        <w:t xml:space="preserve"> </w:t>
      </w:r>
      <w:r w:rsidR="006C480D" w:rsidRPr="00405E58">
        <w:rPr>
          <w:rFonts w:eastAsia="ＭＳ Ｐゴシック"/>
          <w:bCs w:val="0"/>
          <w:kern w:val="0"/>
          <w14:ligatures w14:val="none"/>
        </w:rPr>
        <w:t xml:space="preserve">in at least one of the host plant backgrounds </w:t>
      </w:r>
      <w:r w:rsidR="002B4DE4" w:rsidRPr="00405E58">
        <w:rPr>
          <w:rFonts w:eastAsia="ＭＳ Ｐゴシック"/>
          <w:bCs w:val="0"/>
          <w:kern w:val="0"/>
          <w14:ligatures w14:val="none"/>
        </w:rPr>
        <w:t>(</w:t>
      </w:r>
      <w:r w:rsidR="00F37CCF" w:rsidRPr="00405E58">
        <w:rPr>
          <w:rFonts w:eastAsia="ＭＳ Ｐゴシック"/>
          <w:bCs w:val="0"/>
          <w:i/>
          <w:iCs/>
          <w:kern w:val="0"/>
          <w14:ligatures w14:val="none"/>
        </w:rPr>
        <w:t>q-</w:t>
      </w:r>
      <w:r w:rsidR="00F37CCF" w:rsidRPr="00405E58">
        <w:rPr>
          <w:rFonts w:eastAsia="ＭＳ Ｐゴシック"/>
          <w:bCs w:val="0"/>
          <w:kern w:val="0"/>
          <w14:ligatures w14:val="none"/>
        </w:rPr>
        <w:t xml:space="preserve">value &lt; </w:t>
      </w:r>
      <w:r w:rsidR="00384CCF" w:rsidRPr="00405E58">
        <w:rPr>
          <w:rFonts w:eastAsia="ＭＳ Ｐゴシック"/>
          <w:bCs w:val="0"/>
          <w:kern w:val="0"/>
          <w14:ligatures w14:val="none"/>
        </w:rPr>
        <w:t>0.05</w:t>
      </w:r>
      <w:r w:rsidR="002B4DE4" w:rsidRPr="00405E58">
        <w:rPr>
          <w:rFonts w:eastAsia="ＭＳ Ｐゴシック"/>
          <w:bCs w:val="0"/>
          <w:kern w:val="0"/>
          <w14:ligatures w14:val="none"/>
        </w:rPr>
        <w:t>)</w:t>
      </w:r>
      <w:r w:rsidR="00A54F93" w:rsidRPr="00405E58">
        <w:rPr>
          <w:rFonts w:eastAsia="ＭＳ Ｐゴシック"/>
          <w:bCs w:val="0"/>
          <w:kern w:val="0"/>
          <w14:ligatures w14:val="none"/>
        </w:rPr>
        <w:t xml:space="preserve">. </w:t>
      </w:r>
      <w:r w:rsidR="00CC44D3" w:rsidRPr="00405E58">
        <w:rPr>
          <w:rFonts w:eastAsia="ＭＳ Ｐゴシック"/>
          <w:bCs w:val="0"/>
          <w:kern w:val="0"/>
          <w14:ligatures w14:val="none"/>
        </w:rPr>
        <w:t xml:space="preserve">This result suggests that the </w:t>
      </w:r>
      <w:r w:rsidR="00CF528B" w:rsidRPr="00405E58">
        <w:rPr>
          <w:rFonts w:eastAsia="ＭＳ Ｐゴシック"/>
          <w:bCs w:val="0"/>
          <w:kern w:val="0"/>
          <w14:ligatures w14:val="none"/>
        </w:rPr>
        <w:t>assembly</w:t>
      </w:r>
      <w:r w:rsidR="00CC44D3" w:rsidRPr="00405E58">
        <w:rPr>
          <w:rFonts w:eastAsia="ＭＳ Ｐゴシック"/>
          <w:bCs w:val="0"/>
          <w:kern w:val="0"/>
          <w14:ligatures w14:val="none"/>
        </w:rPr>
        <w:t xml:space="preserve"> landscapes of root-associated prokaryotic communities are much more labile than </w:t>
      </w:r>
      <w:r w:rsidR="00503BED" w:rsidRPr="00405E58">
        <w:rPr>
          <w:rFonts w:eastAsia="ＭＳ Ｐゴシック"/>
          <w:bCs w:val="0"/>
          <w:kern w:val="0"/>
          <w14:ligatures w14:val="none"/>
        </w:rPr>
        <w:t xml:space="preserve">those of </w:t>
      </w:r>
      <w:r w:rsidR="00CC44D3" w:rsidRPr="00405E58">
        <w:rPr>
          <w:rFonts w:eastAsia="ＭＳ Ｐゴシック"/>
          <w:bCs w:val="0"/>
          <w:kern w:val="0"/>
          <w14:ligatures w14:val="none"/>
        </w:rPr>
        <w:t>fungal communities</w:t>
      </w:r>
      <w:r w:rsidR="00FC5FF2" w:rsidRPr="00405E58">
        <w:rPr>
          <w:rFonts w:eastAsia="ＭＳ Ｐゴシック"/>
          <w:bCs w:val="0"/>
          <w:kern w:val="0"/>
          <w14:ligatures w14:val="none"/>
        </w:rPr>
        <w:t xml:space="preserve">. </w:t>
      </w:r>
      <w:r w:rsidR="00225EE9" w:rsidRPr="00405E58">
        <w:rPr>
          <w:rFonts w:eastAsia="ＭＳ Ｐゴシック"/>
          <w:bCs w:val="0"/>
          <w:kern w:val="0"/>
          <w14:ligatures w14:val="none"/>
        </w:rPr>
        <w:t>W</w:t>
      </w:r>
      <w:r w:rsidR="001066A5" w:rsidRPr="00405E58">
        <w:rPr>
          <w:rFonts w:eastAsia="ＭＳ Ｐゴシック"/>
          <w:bCs w:val="0"/>
          <w:kern w:val="0"/>
          <w14:ligatures w14:val="none"/>
        </w:rPr>
        <w:t xml:space="preserve">e </w:t>
      </w:r>
      <w:r w:rsidR="00225EE9" w:rsidRPr="00405E58">
        <w:rPr>
          <w:rFonts w:eastAsia="ＭＳ Ｐゴシック"/>
          <w:bCs w:val="0"/>
          <w:kern w:val="0"/>
          <w14:ligatures w14:val="none"/>
        </w:rPr>
        <w:t xml:space="preserve">also </w:t>
      </w:r>
      <w:r w:rsidR="001066A5" w:rsidRPr="00405E58">
        <w:rPr>
          <w:rFonts w:eastAsia="ＭＳ Ｐゴシック"/>
          <w:bCs w:val="0"/>
          <w:kern w:val="0"/>
          <w14:ligatures w14:val="none"/>
        </w:rPr>
        <w:t xml:space="preserve">found that </w:t>
      </w:r>
      <w:r w:rsidR="001C4818" w:rsidRPr="00405E58">
        <w:rPr>
          <w:rFonts w:eastAsia="ＭＳ Ｐゴシック"/>
          <w:bCs w:val="0"/>
        </w:rPr>
        <w:t>74</w:t>
      </w:r>
      <w:r w:rsidR="00354C80" w:rsidRPr="00405E58">
        <w:rPr>
          <w:rFonts w:eastAsia="ＭＳ Ｐゴシック"/>
          <w:bCs w:val="0"/>
        </w:rPr>
        <w:t xml:space="preserve"> prokaryotic (</w:t>
      </w:r>
      <w:r w:rsidR="001C4818" w:rsidRPr="00405E58">
        <w:rPr>
          <w:rFonts w:eastAsia="ＭＳ Ｐゴシック"/>
          <w:bCs w:val="0"/>
        </w:rPr>
        <w:t>51.7</w:t>
      </w:r>
      <w:r w:rsidR="00354C80" w:rsidRPr="00405E58">
        <w:rPr>
          <w:rFonts w:eastAsia="ＭＳ Ｐゴシック"/>
          <w:bCs w:val="0"/>
        </w:rPr>
        <w:t xml:space="preserve">%) and </w:t>
      </w:r>
      <w:r w:rsidR="001C4818" w:rsidRPr="00405E58">
        <w:rPr>
          <w:rFonts w:eastAsia="ＭＳ Ｐゴシック"/>
          <w:bCs w:val="0"/>
        </w:rPr>
        <w:t>7</w:t>
      </w:r>
      <w:r w:rsidR="00354C80" w:rsidRPr="00405E58">
        <w:rPr>
          <w:rFonts w:eastAsia="ＭＳ Ｐゴシック"/>
          <w:bCs w:val="0"/>
        </w:rPr>
        <w:t xml:space="preserve"> fungal (</w:t>
      </w:r>
      <w:r w:rsidR="001C4818" w:rsidRPr="00405E58">
        <w:rPr>
          <w:rFonts w:eastAsia="ＭＳ Ｐゴシック"/>
          <w:bCs w:val="0"/>
        </w:rPr>
        <w:t>21.2</w:t>
      </w:r>
      <w:r w:rsidR="00354C80" w:rsidRPr="00405E58">
        <w:rPr>
          <w:rFonts w:eastAsia="ＭＳ Ｐゴシック"/>
          <w:bCs w:val="0"/>
        </w:rPr>
        <w:t>%) genera</w:t>
      </w:r>
      <w:r w:rsidR="007A39AF" w:rsidRPr="00405E58">
        <w:rPr>
          <w:rFonts w:eastAsia="ＭＳ Ｐゴシック"/>
          <w:bCs w:val="0"/>
        </w:rPr>
        <w:t xml:space="preserve"> </w:t>
      </w:r>
      <w:r w:rsidR="00574C5C" w:rsidRPr="00405E58">
        <w:rPr>
          <w:rFonts w:eastAsia="ＭＳ Ｐゴシック"/>
          <w:bCs w:val="0"/>
        </w:rPr>
        <w:t xml:space="preserve">exhibited </w:t>
      </w:r>
      <w:r w:rsidR="007A3D30" w:rsidRPr="00405E58">
        <w:rPr>
          <w:rFonts w:eastAsia="ＭＳ Ｐゴシック"/>
          <w:bCs w:val="0"/>
        </w:rPr>
        <w:t>lower</w:t>
      </w:r>
      <w:r w:rsidR="00846ED1" w:rsidRPr="00405E58">
        <w:rPr>
          <w:rFonts w:eastAsia="ＭＳ Ｐゴシック"/>
          <w:bCs w:val="0"/>
        </w:rPr>
        <w:t xml:space="preserve"> </w:t>
      </w:r>
      <w:r w:rsidR="00292BE3" w:rsidRPr="00405E58">
        <w:rPr>
          <w:bCs w:val="0"/>
          <w:i/>
          <w:iCs/>
          <w:szCs w:val="24"/>
        </w:rPr>
        <w:sym w:font="Symbol" w:char="F044"/>
      </w:r>
      <w:r w:rsidR="00292BE3" w:rsidRPr="00405E58">
        <w:rPr>
          <w:bCs w:val="0"/>
          <w:i/>
          <w:iCs/>
          <w:szCs w:val="24"/>
        </w:rPr>
        <w:t>evenness</w:t>
      </w:r>
      <w:r w:rsidR="00292BE3" w:rsidRPr="00405E58">
        <w:rPr>
          <w:rFonts w:eastAsia="ＭＳ Ｐゴシック"/>
          <w:bCs w:val="0"/>
          <w:kern w:val="0"/>
          <w14:ligatures w14:val="none"/>
        </w:rPr>
        <w:t xml:space="preserve"> </w:t>
      </w:r>
      <w:r w:rsidR="007A3D30" w:rsidRPr="00405E58">
        <w:rPr>
          <w:rFonts w:eastAsia="ＭＳ Ｐゴシック"/>
          <w:bCs w:val="0"/>
          <w:kern w:val="0"/>
          <w14:ligatures w14:val="none"/>
        </w:rPr>
        <w:t xml:space="preserve">than expected by chance </w:t>
      </w:r>
      <w:r w:rsidR="00292BE3" w:rsidRPr="00405E58">
        <w:rPr>
          <w:rFonts w:eastAsia="ＭＳ Ｐゴシック"/>
          <w:bCs w:val="0"/>
          <w:kern w:val="0"/>
          <w14:ligatures w14:val="none"/>
        </w:rPr>
        <w:t>(</w:t>
      </w:r>
      <w:r w:rsidR="00292BE3" w:rsidRPr="00405E58">
        <w:rPr>
          <w:rFonts w:eastAsia="ＭＳ Ｐゴシック"/>
          <w:bCs w:val="0"/>
          <w:i/>
          <w:iCs/>
          <w:kern w:val="0"/>
          <w14:ligatures w14:val="none"/>
        </w:rPr>
        <w:t>q-</w:t>
      </w:r>
      <w:r w:rsidR="00292BE3" w:rsidRPr="00405E58">
        <w:rPr>
          <w:rFonts w:eastAsia="ＭＳ Ｐゴシック"/>
          <w:bCs w:val="0"/>
          <w:kern w:val="0"/>
          <w14:ligatures w14:val="none"/>
        </w:rPr>
        <w:t xml:space="preserve">value &lt; </w:t>
      </w:r>
      <w:r w:rsidR="00384CCF" w:rsidRPr="00405E58">
        <w:rPr>
          <w:rFonts w:eastAsia="ＭＳ Ｐゴシック"/>
          <w:bCs w:val="0"/>
          <w:kern w:val="0"/>
          <w14:ligatures w14:val="none"/>
        </w:rPr>
        <w:t>0.05</w:t>
      </w:r>
      <w:r w:rsidR="00292BE3" w:rsidRPr="00405E58">
        <w:rPr>
          <w:rFonts w:eastAsia="ＭＳ Ｐゴシック"/>
          <w:bCs w:val="0"/>
          <w:kern w:val="0"/>
          <w14:ligatures w14:val="none"/>
        </w:rPr>
        <w:t>)</w:t>
      </w:r>
      <w:r w:rsidR="00E007BB" w:rsidRPr="00405E58">
        <w:rPr>
          <w:rFonts w:eastAsia="ＭＳ Ｐゴシック"/>
          <w:bCs w:val="0"/>
          <w:kern w:val="0"/>
          <w14:ligatures w14:val="none"/>
        </w:rPr>
        <w:t xml:space="preserve">. </w:t>
      </w:r>
      <w:r w:rsidR="00AE707E" w:rsidRPr="00405E58">
        <w:rPr>
          <w:rFonts w:eastAsia="ＭＳ Ｐゴシック"/>
          <w:kern w:val="0"/>
          <w14:ligatures w14:val="none"/>
        </w:rPr>
        <w:t>This trend suggests that as their abundance increased, many microbial taxa promoted shifts from assembly landscapes characterized by numerous shallow basins to those with fewer but broader basins.</w:t>
      </w:r>
    </w:p>
    <w:p w14:paraId="0A9461FD" w14:textId="317705D7" w:rsidR="00742996" w:rsidRPr="00405E58" w:rsidRDefault="00C81920" w:rsidP="00742996">
      <w:pPr>
        <w:tabs>
          <w:tab w:val="left" w:pos="426"/>
        </w:tabs>
        <w:spacing w:before="179"/>
        <w:rPr>
          <w:rFonts w:eastAsia="ＭＳ Ｐゴシック"/>
          <w:bCs w:val="0"/>
          <w:kern w:val="0"/>
          <w14:ligatures w14:val="none"/>
        </w:rPr>
      </w:pPr>
      <w:r w:rsidRPr="00405E58">
        <w:rPr>
          <w:rFonts w:eastAsia="ＭＳ Ｐゴシック"/>
          <w:bCs w:val="0"/>
        </w:rPr>
        <w:tab/>
      </w:r>
      <w:r w:rsidR="00B64D8E" w:rsidRPr="00405E58">
        <w:rPr>
          <w:rFonts w:eastAsia="ＭＳ Ｐゴシック"/>
          <w:bCs w:val="0"/>
        </w:rPr>
        <w:t xml:space="preserve">Among the </w:t>
      </w:r>
      <w:r w:rsidR="00217978" w:rsidRPr="00405E58">
        <w:rPr>
          <w:rFonts w:eastAsia="ＭＳ Ｐゴシック"/>
          <w:bCs w:val="0"/>
        </w:rPr>
        <w:t xml:space="preserve">microbial genera </w:t>
      </w:r>
      <w:r w:rsidR="00BA45DE" w:rsidRPr="00405E58">
        <w:rPr>
          <w:rFonts w:eastAsia="ＭＳ Ｐゴシック"/>
          <w:bCs w:val="0"/>
        </w:rPr>
        <w:t xml:space="preserve">highlighted in the </w:t>
      </w:r>
      <w:r w:rsidR="00746EE3" w:rsidRPr="00405E58">
        <w:rPr>
          <w:rFonts w:eastAsia="ＭＳ Ｐゴシック"/>
          <w:bCs w:val="0"/>
        </w:rPr>
        <w:t xml:space="preserve">sensitivity </w:t>
      </w:r>
      <w:r w:rsidR="00BA45DE" w:rsidRPr="00405E58">
        <w:rPr>
          <w:rFonts w:eastAsia="ＭＳ Ｐゴシック"/>
          <w:bCs w:val="0"/>
        </w:rPr>
        <w:t xml:space="preserve">analysis, </w:t>
      </w:r>
      <w:r w:rsidR="00051C95" w:rsidRPr="00405E58">
        <w:rPr>
          <w:rFonts w:eastAsia="ＭＳ Ｐゴシック"/>
          <w:bCs w:val="0"/>
        </w:rPr>
        <w:t>the two bacterial genera</w:t>
      </w:r>
      <w:r w:rsidR="00B20664" w:rsidRPr="00405E58">
        <w:rPr>
          <w:rFonts w:eastAsia="ＭＳ Ｐゴシック"/>
          <w:bCs w:val="0"/>
        </w:rPr>
        <w:t xml:space="preserve"> </w:t>
      </w:r>
      <w:r w:rsidR="00216BBC" w:rsidRPr="00405E58">
        <w:rPr>
          <w:i/>
          <w:iCs/>
        </w:rPr>
        <w:t>Ca.</w:t>
      </w:r>
      <w:r w:rsidR="00216BBC" w:rsidRPr="00405E58">
        <w:t xml:space="preserve"> </w:t>
      </w:r>
      <w:r w:rsidR="00EB3D8E" w:rsidRPr="00216BBC">
        <w:rPr>
          <w:rFonts w:eastAsia="ＭＳ Ｐゴシック"/>
          <w:bCs w:val="0"/>
          <w:kern w:val="0"/>
          <w14:ligatures w14:val="none"/>
        </w:rPr>
        <w:t xml:space="preserve">Solibacter </w:t>
      </w:r>
      <w:r w:rsidR="00EB3D8E" w:rsidRPr="00405E58">
        <w:rPr>
          <w:rFonts w:eastAsia="ＭＳ Ｐゴシック"/>
          <w:bCs w:val="0"/>
          <w:kern w:val="0"/>
          <w14:ligatures w14:val="none"/>
        </w:rPr>
        <w:t xml:space="preserve">(Acidobacteriota) and </w:t>
      </w:r>
      <w:r w:rsidR="0074754C" w:rsidRPr="00405E58">
        <w:rPr>
          <w:i/>
          <w:iCs/>
        </w:rPr>
        <w:t>Ca.</w:t>
      </w:r>
      <w:r w:rsidR="002B4CA9" w:rsidRPr="00405E58">
        <w:t xml:space="preserve"> </w:t>
      </w:r>
      <w:r w:rsidR="00EB3D8E" w:rsidRPr="00216BBC">
        <w:rPr>
          <w:rFonts w:eastAsia="ＭＳ Ｐゴシック"/>
          <w:bCs w:val="0"/>
          <w:kern w:val="0"/>
          <w14:ligatures w14:val="none"/>
        </w:rPr>
        <w:t>Udaeobacter</w:t>
      </w:r>
      <w:r w:rsidR="00EB3D8E" w:rsidRPr="00405E58">
        <w:rPr>
          <w:rFonts w:eastAsia="ＭＳ Ｐゴシック"/>
          <w:bCs w:val="0"/>
          <w:kern w:val="0"/>
          <w14:ligatures w14:val="none"/>
        </w:rPr>
        <w:t xml:space="preserve"> (Verrucomicrobiota) </w:t>
      </w:r>
      <w:r w:rsidR="00F50DB8" w:rsidRPr="00405E58">
        <w:rPr>
          <w:rFonts w:eastAsia="ＭＳ Ｐゴシック"/>
          <w:bCs w:val="0"/>
          <w:kern w:val="0"/>
          <w14:ligatures w14:val="none"/>
        </w:rPr>
        <w:t xml:space="preserve">were </w:t>
      </w:r>
      <w:r w:rsidR="00EB3D8E" w:rsidRPr="00405E58">
        <w:rPr>
          <w:rFonts w:eastAsia="ＭＳ Ｐゴシック"/>
          <w:bCs w:val="0"/>
          <w:kern w:val="0"/>
          <w14:ligatures w14:val="none"/>
        </w:rPr>
        <w:t xml:space="preserve">consistently </w:t>
      </w:r>
      <w:r w:rsidR="00F50DB8" w:rsidRPr="00405E58">
        <w:rPr>
          <w:rFonts w:eastAsia="ＭＳ Ｐゴシック"/>
          <w:bCs w:val="0"/>
          <w:kern w:val="0"/>
          <w14:ligatures w14:val="none"/>
        </w:rPr>
        <w:t xml:space="preserve">inferred to </w:t>
      </w:r>
      <w:r w:rsidR="00EB3D8E" w:rsidRPr="00405E58">
        <w:rPr>
          <w:rFonts w:eastAsia="ＭＳ Ｐゴシック"/>
          <w:bCs w:val="0"/>
          <w:kern w:val="0"/>
          <w14:ligatures w14:val="none"/>
        </w:rPr>
        <w:t xml:space="preserve">exert strong impacts </w:t>
      </w:r>
      <w:r w:rsidR="00613148" w:rsidRPr="00405E58">
        <w:rPr>
          <w:rFonts w:eastAsia="ＭＳ Ｐゴシック"/>
          <w:bCs w:val="0"/>
          <w:kern w:val="0"/>
          <w14:ligatures w14:val="none"/>
        </w:rPr>
        <w:t xml:space="preserve">on the entire </w:t>
      </w:r>
      <w:r w:rsidR="00CF528B" w:rsidRPr="00405E58">
        <w:rPr>
          <w:rFonts w:eastAsia="ＭＳ Ｐゴシック"/>
          <w:bCs w:val="0"/>
          <w:kern w:val="0"/>
          <w14:ligatures w14:val="none"/>
        </w:rPr>
        <w:t>assembly</w:t>
      </w:r>
      <w:r w:rsidR="00CD43F1" w:rsidRPr="00405E58">
        <w:rPr>
          <w:rFonts w:eastAsia="ＭＳ Ｐゴシック"/>
          <w:bCs w:val="0"/>
          <w:kern w:val="0"/>
          <w14:ligatures w14:val="none"/>
        </w:rPr>
        <w:t xml:space="preserve"> landscape </w:t>
      </w:r>
      <w:r w:rsidR="00613148" w:rsidRPr="00405E58">
        <w:rPr>
          <w:rFonts w:eastAsia="ＭＳ Ｐゴシック"/>
          <w:bCs w:val="0"/>
          <w:kern w:val="0"/>
          <w14:ligatures w14:val="none"/>
        </w:rPr>
        <w:t xml:space="preserve">architecture </w:t>
      </w:r>
      <w:r w:rsidR="00CD43F1" w:rsidRPr="00405E58">
        <w:rPr>
          <w:rFonts w:eastAsia="ＭＳ Ｐゴシック"/>
          <w:bCs w:val="0"/>
          <w:kern w:val="0"/>
          <w14:ligatures w14:val="none"/>
        </w:rPr>
        <w:t xml:space="preserve">of prokaryotic communities </w:t>
      </w:r>
      <w:r w:rsidR="00EB3D8E" w:rsidRPr="00405E58">
        <w:rPr>
          <w:rFonts w:eastAsia="ＭＳ Ｐゴシック"/>
          <w:bCs w:val="0"/>
          <w:kern w:val="0"/>
          <w14:ligatures w14:val="none"/>
        </w:rPr>
        <w:t xml:space="preserve">across </w:t>
      </w:r>
      <w:r w:rsidR="00B20664" w:rsidRPr="00405E58">
        <w:rPr>
          <w:rFonts w:eastAsia="ＭＳ Ｐゴシック"/>
          <w:bCs w:val="0"/>
          <w:kern w:val="0"/>
          <w14:ligatures w14:val="none"/>
        </w:rPr>
        <w:t xml:space="preserve">all </w:t>
      </w:r>
      <w:r w:rsidR="00F63243" w:rsidRPr="00405E58">
        <w:rPr>
          <w:rFonts w:eastAsia="ＭＳ Ｐゴシック"/>
          <w:bCs w:val="0"/>
          <w:kern w:val="0"/>
          <w14:ligatures w14:val="none"/>
        </w:rPr>
        <w:t>the</w:t>
      </w:r>
      <w:r w:rsidR="00EB3D8E" w:rsidRPr="00405E58">
        <w:rPr>
          <w:rFonts w:eastAsia="ＭＳ Ｐゴシック"/>
          <w:bCs w:val="0"/>
          <w:kern w:val="0"/>
          <w14:ligatures w14:val="none"/>
        </w:rPr>
        <w:t xml:space="preserve"> </w:t>
      </w:r>
      <w:r w:rsidR="00B20664" w:rsidRPr="00405E58">
        <w:rPr>
          <w:rFonts w:eastAsia="ＭＳ Ｐゴシック"/>
          <w:bCs w:val="0"/>
          <w:kern w:val="0"/>
          <w14:ligatures w14:val="none"/>
        </w:rPr>
        <w:t xml:space="preserve">six </w:t>
      </w:r>
      <w:r w:rsidR="00EB3D8E" w:rsidRPr="00405E58">
        <w:rPr>
          <w:rFonts w:eastAsia="ＭＳ Ｐゴシック"/>
          <w:bCs w:val="0"/>
          <w:kern w:val="0"/>
          <w14:ligatures w14:val="none"/>
        </w:rPr>
        <w:t>host</w:t>
      </w:r>
      <w:r w:rsidR="00B20664" w:rsidRPr="00405E58">
        <w:rPr>
          <w:rFonts w:eastAsia="ＭＳ Ｐゴシック"/>
          <w:bCs w:val="0"/>
          <w:kern w:val="0"/>
          <w14:ligatures w14:val="none"/>
        </w:rPr>
        <w:t>-</w:t>
      </w:r>
      <w:r w:rsidR="00EB3D8E" w:rsidRPr="00405E58">
        <w:rPr>
          <w:rFonts w:eastAsia="ＭＳ Ｐゴシック"/>
          <w:bCs w:val="0"/>
          <w:kern w:val="0"/>
          <w14:ligatures w14:val="none"/>
        </w:rPr>
        <w:t>plant</w:t>
      </w:r>
      <w:r w:rsidR="00F63243" w:rsidRPr="00405E58">
        <w:rPr>
          <w:rFonts w:eastAsia="ＭＳ Ｐゴシック"/>
          <w:bCs w:val="0"/>
          <w:kern w:val="0"/>
          <w14:ligatures w14:val="none"/>
        </w:rPr>
        <w:t xml:space="preserve"> backgrounds</w:t>
      </w:r>
      <w:r w:rsidR="00B20664" w:rsidRPr="00405E58">
        <w:rPr>
          <w:rFonts w:eastAsia="ＭＳ Ｐゴシック"/>
          <w:bCs w:val="0"/>
          <w:kern w:val="0"/>
          <w14:ligatures w14:val="none"/>
        </w:rPr>
        <w:t xml:space="preserve"> examined</w:t>
      </w:r>
      <w:r w:rsidR="00EB3D8E" w:rsidRPr="00405E58">
        <w:rPr>
          <w:rFonts w:eastAsia="ＭＳ Ｐゴシック"/>
          <w:bCs w:val="0"/>
          <w:kern w:val="0"/>
          <w14:ligatures w14:val="none"/>
        </w:rPr>
        <w:t xml:space="preserve"> (Fig. 4d). </w:t>
      </w:r>
      <w:r w:rsidR="00101C48" w:rsidRPr="00405E58">
        <w:rPr>
          <w:rFonts w:eastAsia="ＭＳ Ｐゴシック"/>
          <w:bCs w:val="0"/>
          <w:kern w:val="0"/>
          <w14:ligatures w14:val="none"/>
        </w:rPr>
        <w:t xml:space="preserve">Meanwhile, </w:t>
      </w:r>
      <w:r w:rsidR="000A47BA" w:rsidRPr="00405E58">
        <w:rPr>
          <w:rFonts w:eastAsia="ＭＳ Ｐゴシック"/>
          <w:bCs w:val="0"/>
          <w:kern w:val="0"/>
          <w14:ligatures w14:val="none"/>
        </w:rPr>
        <w:t>their impacts o</w:t>
      </w:r>
      <w:r w:rsidR="00AA412C" w:rsidRPr="00405E58">
        <w:rPr>
          <w:rFonts w:eastAsia="ＭＳ Ｐゴシック"/>
          <w:bCs w:val="0"/>
          <w:kern w:val="0"/>
          <w14:ligatures w14:val="none"/>
        </w:rPr>
        <w:t xml:space="preserve">n </w:t>
      </w:r>
      <w:r w:rsidR="00DA51F0" w:rsidRPr="00405E58">
        <w:rPr>
          <w:rFonts w:eastAsia="ＭＳ Ｐゴシック"/>
          <w:bCs w:val="0"/>
          <w:kern w:val="0"/>
          <w14:ligatures w14:val="none"/>
        </w:rPr>
        <w:t xml:space="preserve">the evenness of </w:t>
      </w:r>
      <w:r w:rsidR="00CF528B" w:rsidRPr="00405E58">
        <w:rPr>
          <w:rFonts w:eastAsia="ＭＳ Ｐゴシック"/>
          <w:bCs w:val="0"/>
          <w:kern w:val="0"/>
          <w14:ligatures w14:val="none"/>
        </w:rPr>
        <w:lastRenderedPageBreak/>
        <w:t>assembly</w:t>
      </w:r>
      <w:r w:rsidR="00E9406B" w:rsidRPr="00405E58">
        <w:rPr>
          <w:rFonts w:eastAsia="ＭＳ Ｐゴシック"/>
          <w:bCs w:val="0"/>
          <w:kern w:val="0"/>
          <w14:ligatures w14:val="none"/>
        </w:rPr>
        <w:t xml:space="preserve"> landscapes</w:t>
      </w:r>
      <w:r w:rsidR="00FD3153" w:rsidRPr="00405E58">
        <w:rPr>
          <w:rFonts w:eastAsia="ＭＳ Ｐゴシック"/>
          <w:bCs w:val="0"/>
          <w:kern w:val="0"/>
          <w14:ligatures w14:val="none"/>
        </w:rPr>
        <w:t xml:space="preserve"> were</w:t>
      </w:r>
      <w:r w:rsidR="00485E93" w:rsidRPr="00405E58">
        <w:rPr>
          <w:rFonts w:eastAsia="ＭＳ Ｐゴシック"/>
          <w:bCs w:val="0"/>
          <w:kern w:val="0"/>
          <w14:ligatures w14:val="none"/>
        </w:rPr>
        <w:t xml:space="preserve"> variable among host-plant backgrounds</w:t>
      </w:r>
      <w:r w:rsidR="00D12193" w:rsidRPr="00405E58">
        <w:rPr>
          <w:rFonts w:eastAsia="ＭＳ Ｐゴシック"/>
          <w:bCs w:val="0"/>
          <w:kern w:val="0"/>
          <w14:ligatures w14:val="none"/>
        </w:rPr>
        <w:t xml:space="preserve">. </w:t>
      </w:r>
      <w:r w:rsidR="00262C65" w:rsidRPr="001B7FD6">
        <w:rPr>
          <w:rFonts w:eastAsia="ＭＳ Ｐゴシック"/>
          <w:bCs w:val="0"/>
          <w:kern w:val="0"/>
          <w14:ligatures w14:val="none"/>
        </w:rPr>
        <w:t xml:space="preserve">We also found that </w:t>
      </w:r>
      <w:r w:rsidR="00BB4B3A" w:rsidRPr="001B7FD6">
        <w:rPr>
          <w:rFonts w:eastAsia="ＭＳ Ｐゴシック"/>
          <w:bCs w:val="0"/>
          <w:kern w:val="0"/>
          <w14:ligatures w14:val="none"/>
        </w:rPr>
        <w:t xml:space="preserve">endophytic fungi in the genera </w:t>
      </w:r>
      <w:r w:rsidR="00EB3D8E" w:rsidRPr="001B7FD6">
        <w:rPr>
          <w:rFonts w:eastAsia="ＭＳ Ｐゴシック"/>
          <w:bCs w:val="0"/>
          <w:i/>
          <w:iCs/>
          <w:kern w:val="0"/>
          <w14:ligatures w14:val="none"/>
        </w:rPr>
        <w:t>Meliniomyces</w:t>
      </w:r>
      <w:r w:rsidR="00EB3D8E" w:rsidRPr="001B7FD6">
        <w:rPr>
          <w:rFonts w:eastAsia="ＭＳ Ｐゴシック"/>
          <w:bCs w:val="0"/>
          <w:kern w:val="0"/>
          <w14:ligatures w14:val="none"/>
        </w:rPr>
        <w:t xml:space="preserve"> and </w:t>
      </w:r>
      <w:r w:rsidR="00EB3D8E" w:rsidRPr="001B7FD6">
        <w:rPr>
          <w:rFonts w:eastAsia="ＭＳ Ｐゴシック"/>
          <w:bCs w:val="0"/>
          <w:i/>
          <w:iCs/>
          <w:kern w:val="0"/>
          <w14:ligatures w14:val="none"/>
        </w:rPr>
        <w:t>Hyaloscypha</w:t>
      </w:r>
      <w:r w:rsidR="00EB3D8E" w:rsidRPr="001B7FD6">
        <w:rPr>
          <w:rFonts w:eastAsia="ＭＳ Ｐゴシック"/>
          <w:bCs w:val="0"/>
          <w:kern w:val="0"/>
          <w14:ligatures w14:val="none"/>
        </w:rPr>
        <w:t xml:space="preserve"> </w:t>
      </w:r>
      <w:r w:rsidR="00017773" w:rsidRPr="001B7FD6">
        <w:rPr>
          <w:rFonts w:eastAsia="ＭＳ Ｐゴシック"/>
          <w:bCs w:val="0"/>
          <w:kern w:val="0"/>
          <w14:ligatures w14:val="none"/>
        </w:rPr>
        <w:t xml:space="preserve">could have inter-kingdom impacts on </w:t>
      </w:r>
      <w:r w:rsidR="00AD2DCE" w:rsidRPr="001B7FD6">
        <w:rPr>
          <w:rFonts w:eastAsia="ＭＳ Ｐゴシック"/>
          <w:bCs w:val="0"/>
          <w:kern w:val="0"/>
          <w14:ligatures w14:val="none"/>
        </w:rPr>
        <w:t>prokaryotic community assembly (</w:t>
      </w:r>
      <w:r w:rsidR="00AD2DCE" w:rsidRPr="001B7FD6">
        <w:rPr>
          <w:rFonts w:eastAsia="ＭＳ Ｐゴシック"/>
          <w:bCs w:val="0"/>
          <w:i/>
          <w:iCs/>
          <w:kern w:val="0"/>
          <w14:ligatures w14:val="none"/>
        </w:rPr>
        <w:t>Meliniomyces</w:t>
      </w:r>
      <w:r w:rsidR="00AD2DCE" w:rsidRPr="001B7FD6">
        <w:rPr>
          <w:rFonts w:eastAsia="ＭＳ Ｐゴシック"/>
          <w:bCs w:val="0"/>
          <w:kern w:val="0"/>
          <w14:ligatures w14:val="none"/>
        </w:rPr>
        <w:t xml:space="preserve"> in </w:t>
      </w:r>
      <w:r w:rsidR="00AD2DCE" w:rsidRPr="001B7FD6">
        <w:rPr>
          <w:rFonts w:eastAsia="ＭＳ Ｐゴシック"/>
          <w:bCs w:val="0"/>
          <w:i/>
          <w:iCs/>
          <w:kern w:val="0"/>
          <w14:ligatures w14:val="none"/>
        </w:rPr>
        <w:t>Pinus</w:t>
      </w:r>
      <w:r w:rsidR="00AD2DCE" w:rsidRPr="001B7FD6">
        <w:rPr>
          <w:rFonts w:eastAsia="ＭＳ Ｐゴシック"/>
          <w:bCs w:val="0"/>
          <w:kern w:val="0"/>
          <w14:ligatures w14:val="none"/>
        </w:rPr>
        <w:t xml:space="preserve"> roots and </w:t>
      </w:r>
      <w:r w:rsidR="00AD2DCE" w:rsidRPr="001B7FD6">
        <w:rPr>
          <w:rFonts w:eastAsia="ＭＳ Ｐゴシック"/>
          <w:bCs w:val="0"/>
          <w:i/>
          <w:iCs/>
          <w:kern w:val="0"/>
          <w14:ligatures w14:val="none"/>
        </w:rPr>
        <w:t>Hyaloscypha</w:t>
      </w:r>
      <w:r w:rsidR="00AD2DCE" w:rsidRPr="00405E58">
        <w:rPr>
          <w:rFonts w:eastAsia="ＭＳ Ｐゴシック"/>
          <w:bCs w:val="0"/>
          <w:kern w:val="0"/>
          <w14:ligatures w14:val="none"/>
        </w:rPr>
        <w:t xml:space="preserve"> in </w:t>
      </w:r>
      <w:r w:rsidR="00AD2DCE" w:rsidRPr="00405E58">
        <w:rPr>
          <w:rFonts w:eastAsia="ＭＳ Ｐゴシック"/>
          <w:bCs w:val="0"/>
          <w:i/>
          <w:iCs/>
          <w:kern w:val="0"/>
          <w14:ligatures w14:val="none"/>
        </w:rPr>
        <w:t>Populus</w:t>
      </w:r>
      <w:r w:rsidR="00AD2DCE" w:rsidRPr="00405E58">
        <w:rPr>
          <w:rFonts w:eastAsia="ＭＳ Ｐゴシック"/>
          <w:bCs w:val="0"/>
          <w:kern w:val="0"/>
          <w14:ligatures w14:val="none"/>
        </w:rPr>
        <w:t xml:space="preserve"> roots</w:t>
      </w:r>
      <w:r w:rsidR="00B622F2" w:rsidRPr="00405E58">
        <w:rPr>
          <w:rFonts w:eastAsia="ＭＳ Ｐゴシック"/>
          <w:bCs w:val="0"/>
          <w:kern w:val="0"/>
          <w14:ligatures w14:val="none"/>
        </w:rPr>
        <w:t>; Fig. 4d</w:t>
      </w:r>
      <w:r w:rsidR="00AD2DCE" w:rsidRPr="00405E58">
        <w:rPr>
          <w:rFonts w:eastAsia="ＭＳ Ｐゴシック"/>
          <w:bCs w:val="0"/>
          <w:kern w:val="0"/>
          <w14:ligatures w14:val="none"/>
        </w:rPr>
        <w:t>)</w:t>
      </w:r>
      <w:r w:rsidR="00B52814" w:rsidRPr="00405E58">
        <w:rPr>
          <w:rFonts w:eastAsia="ＭＳ Ｐゴシック"/>
          <w:bCs w:val="0"/>
          <w:kern w:val="0"/>
          <w14:ligatures w14:val="none"/>
        </w:rPr>
        <w:t>.</w:t>
      </w:r>
      <w:r w:rsidR="00742996" w:rsidRPr="00405E58">
        <w:rPr>
          <w:rFonts w:eastAsia="ＭＳ Ｐゴシック"/>
          <w:bCs w:val="0"/>
          <w:kern w:val="0"/>
          <w14:ligatures w14:val="none"/>
        </w:rPr>
        <w:t xml:space="preserve"> </w:t>
      </w:r>
    </w:p>
    <w:p w14:paraId="51F8E6F1" w14:textId="77777777" w:rsidR="00DD12F1" w:rsidRPr="00405E58" w:rsidRDefault="00DD12F1" w:rsidP="00E20869">
      <w:pPr>
        <w:widowControl/>
        <w:tabs>
          <w:tab w:val="left" w:pos="426"/>
        </w:tabs>
        <w:spacing w:before="179" w:beforeAutospacing="1" w:after="100" w:afterAutospacing="1"/>
        <w:outlineLvl w:val="3"/>
        <w:rPr>
          <w:rFonts w:eastAsia="ＭＳ Ｐゴシック"/>
          <w:kern w:val="0"/>
          <w14:ligatures w14:val="none"/>
        </w:rPr>
      </w:pPr>
    </w:p>
    <w:p w14:paraId="1D55ACEA" w14:textId="53011D41" w:rsidR="00FC282C" w:rsidRPr="00405E58" w:rsidRDefault="005B0C89" w:rsidP="00E20869">
      <w:pPr>
        <w:widowControl/>
        <w:tabs>
          <w:tab w:val="left" w:pos="426"/>
        </w:tabs>
        <w:spacing w:before="179" w:beforeAutospacing="1" w:after="100" w:afterAutospacing="1"/>
        <w:outlineLvl w:val="3"/>
        <w:rPr>
          <w:rFonts w:eastAsia="ＭＳ Ｐゴシック"/>
          <w:b/>
          <w:bCs w:val="0"/>
          <w:kern w:val="0"/>
          <w14:ligatures w14:val="none"/>
        </w:rPr>
      </w:pPr>
      <w:r w:rsidRPr="00405E58">
        <w:rPr>
          <w:rFonts w:eastAsia="ＭＳ Ｐゴシック"/>
          <w:b/>
          <w:bCs w:val="0"/>
          <w:kern w:val="0"/>
          <w14:ligatures w14:val="none"/>
        </w:rPr>
        <w:t>Gradient</w:t>
      </w:r>
      <w:r w:rsidR="00736581">
        <w:rPr>
          <w:rFonts w:eastAsia="ＭＳ Ｐゴシック"/>
          <w:b/>
          <w:bCs w:val="0"/>
          <w:kern w:val="0"/>
          <w14:ligatures w14:val="none"/>
        </w:rPr>
        <w:t>s</w:t>
      </w:r>
      <w:r w:rsidRPr="00405E58">
        <w:rPr>
          <w:rFonts w:eastAsia="ＭＳ Ｐゴシック"/>
          <w:b/>
          <w:bCs w:val="0"/>
          <w:kern w:val="0"/>
          <w14:ligatures w14:val="none"/>
        </w:rPr>
        <w:t xml:space="preserve"> of </w:t>
      </w:r>
      <w:r w:rsidR="00CF528B" w:rsidRPr="00405E58">
        <w:rPr>
          <w:rFonts w:eastAsia="ＭＳ Ｐゴシック"/>
          <w:b/>
          <w:bCs w:val="0"/>
          <w:kern w:val="0"/>
          <w14:ligatures w14:val="none"/>
        </w:rPr>
        <w:t>assembly</w:t>
      </w:r>
      <w:r w:rsidR="00FC282C" w:rsidRPr="00405E58">
        <w:rPr>
          <w:rFonts w:eastAsia="ＭＳ Ｐゴシック"/>
          <w:b/>
          <w:bCs w:val="0"/>
          <w:kern w:val="0"/>
          <w14:ligatures w14:val="none"/>
        </w:rPr>
        <w:t xml:space="preserve"> landscape reorganization</w:t>
      </w:r>
    </w:p>
    <w:p w14:paraId="4EC44AE4" w14:textId="1218BC8D" w:rsidR="00D44C0F" w:rsidRPr="00405E58" w:rsidRDefault="00FC282C" w:rsidP="00E20869">
      <w:pPr>
        <w:widowControl/>
        <w:tabs>
          <w:tab w:val="left" w:pos="426"/>
        </w:tabs>
        <w:spacing w:before="179" w:beforeAutospacing="1" w:after="100" w:afterAutospacing="1"/>
        <w:outlineLvl w:val="3"/>
        <w:rPr>
          <w:rFonts w:eastAsia="ＭＳ Ｐゴシック"/>
          <w:bCs w:val="0"/>
          <w:kern w:val="0"/>
          <w14:ligatures w14:val="none"/>
        </w:rPr>
      </w:pPr>
      <w:r w:rsidRPr="00405E58">
        <w:rPr>
          <w:rFonts w:eastAsia="ＭＳ Ｐゴシック"/>
          <w:bCs w:val="0"/>
          <w:kern w:val="0"/>
          <w14:ligatures w14:val="none"/>
        </w:rPr>
        <w:t xml:space="preserve">We next conducted a detailed evaluation of how the number and distribution of </w:t>
      </w:r>
      <w:r w:rsidR="002B4C81" w:rsidRPr="00405E58">
        <w:rPr>
          <w:rFonts w:eastAsia="ＭＳ Ｐゴシック"/>
          <w:bCs w:val="0"/>
          <w:kern w:val="0"/>
          <w14:ligatures w14:val="none"/>
        </w:rPr>
        <w:t>basin</w:t>
      </w:r>
      <w:r w:rsidRPr="00405E58">
        <w:rPr>
          <w:rFonts w:eastAsia="ＭＳ Ｐゴシック"/>
          <w:bCs w:val="0"/>
          <w:kern w:val="0"/>
          <w14:ligatures w14:val="none"/>
        </w:rPr>
        <w:t xml:space="preserve">s </w:t>
      </w:r>
      <w:r w:rsidR="006661EE" w:rsidRPr="00405E58">
        <w:rPr>
          <w:rFonts w:eastAsia="ＭＳ Ｐゴシック"/>
          <w:bCs w:val="0"/>
          <w:kern w:val="0"/>
          <w14:ligatures w14:val="none"/>
        </w:rPr>
        <w:t>could change</w:t>
      </w:r>
      <w:r w:rsidRPr="00405E58">
        <w:rPr>
          <w:rFonts w:eastAsia="ＭＳ Ｐゴシック"/>
          <w:bCs w:val="0"/>
          <w:kern w:val="0"/>
          <w14:ligatures w14:val="none"/>
        </w:rPr>
        <w:t xml:space="preserve"> along the abundance gradient of each genus </w:t>
      </w:r>
      <w:r w:rsidR="00F11612" w:rsidRPr="00405E58">
        <w:rPr>
          <w:rFonts w:eastAsia="ＭＳ Ｐゴシック"/>
          <w:bCs w:val="0"/>
          <w:kern w:val="0"/>
          <w14:ligatures w14:val="none"/>
        </w:rPr>
        <w:t xml:space="preserve">highlighted in the </w:t>
      </w:r>
      <w:r w:rsidR="0072689A" w:rsidRPr="00405E58">
        <w:rPr>
          <w:bCs w:val="0"/>
          <w:i/>
          <w:iCs/>
        </w:rPr>
        <w:sym w:font="Symbol" w:char="F044"/>
      </w:r>
      <w:r w:rsidR="0072689A" w:rsidRPr="00405E58">
        <w:rPr>
          <w:bCs w:val="0"/>
          <w:i/>
          <w:iCs/>
        </w:rPr>
        <w:t>topography</w:t>
      </w:r>
      <w:r w:rsidR="0072689A" w:rsidRPr="00405E58">
        <w:rPr>
          <w:rFonts w:eastAsia="ＭＳ Ｐゴシック"/>
          <w:bCs w:val="0"/>
          <w:kern w:val="0"/>
          <w14:ligatures w14:val="none"/>
        </w:rPr>
        <w:t xml:space="preserve"> and </w:t>
      </w:r>
      <w:r w:rsidR="0072689A" w:rsidRPr="00405E58">
        <w:rPr>
          <w:bCs w:val="0"/>
          <w:i/>
          <w:iCs/>
          <w:szCs w:val="24"/>
        </w:rPr>
        <w:sym w:font="Symbol" w:char="F044"/>
      </w:r>
      <w:r w:rsidR="0072689A" w:rsidRPr="00405E58">
        <w:rPr>
          <w:bCs w:val="0"/>
          <w:i/>
          <w:iCs/>
          <w:szCs w:val="24"/>
        </w:rPr>
        <w:t>evenness</w:t>
      </w:r>
      <w:r w:rsidR="0072689A" w:rsidRPr="00405E58">
        <w:rPr>
          <w:rFonts w:eastAsia="ＭＳ Ｐゴシック"/>
          <w:bCs w:val="0"/>
          <w:kern w:val="0"/>
          <w14:ligatures w14:val="none"/>
        </w:rPr>
        <w:t xml:space="preserve"> analyses</w:t>
      </w:r>
      <w:r w:rsidR="00964B04" w:rsidRPr="00405E58">
        <w:rPr>
          <w:rFonts w:eastAsia="ＭＳ Ｐゴシック"/>
          <w:bCs w:val="0"/>
          <w:kern w:val="0"/>
          <w14:ligatures w14:val="none"/>
        </w:rPr>
        <w:t xml:space="preserve"> (</w:t>
      </w:r>
      <w:r w:rsidR="000558A0" w:rsidRPr="00405E58">
        <w:rPr>
          <w:rFonts w:eastAsia="ＭＳ Ｐゴシック"/>
          <w:bCs w:val="0"/>
          <w:kern w:val="0"/>
          <w14:ligatures w14:val="none"/>
        </w:rPr>
        <w:t>Fig</w:t>
      </w:r>
      <w:r w:rsidR="005B6D8E" w:rsidRPr="00405E58">
        <w:rPr>
          <w:rFonts w:eastAsia="ＭＳ Ｐゴシック"/>
          <w:bCs w:val="0"/>
          <w:kern w:val="0"/>
          <w14:ligatures w14:val="none"/>
        </w:rPr>
        <w:t>s</w:t>
      </w:r>
      <w:r w:rsidR="000558A0" w:rsidRPr="00405E58">
        <w:rPr>
          <w:rFonts w:eastAsia="ＭＳ Ｐゴシック"/>
          <w:bCs w:val="0"/>
          <w:kern w:val="0"/>
          <w14:ligatures w14:val="none"/>
        </w:rPr>
        <w:t>. 5</w:t>
      </w:r>
      <w:r w:rsidR="00A84105">
        <w:rPr>
          <w:rFonts w:eastAsia="ＭＳ Ｐゴシック"/>
          <w:bCs w:val="0"/>
          <w:kern w:val="0"/>
          <w14:ligatures w14:val="none"/>
        </w:rPr>
        <w:t>–</w:t>
      </w:r>
      <w:r w:rsidR="000558A0" w:rsidRPr="00405E58">
        <w:rPr>
          <w:rFonts w:eastAsia="ＭＳ Ｐゴシック"/>
          <w:bCs w:val="0"/>
          <w:kern w:val="0"/>
          <w14:ligatures w14:val="none"/>
        </w:rPr>
        <w:t>6</w:t>
      </w:r>
      <w:r w:rsidR="00964B04" w:rsidRPr="00405E58">
        <w:rPr>
          <w:rFonts w:eastAsia="ＭＳ Ｐゴシック"/>
          <w:bCs w:val="0"/>
          <w:kern w:val="0"/>
          <w14:ligatures w14:val="none"/>
        </w:rPr>
        <w:t>)</w:t>
      </w:r>
      <w:r w:rsidR="0072689A" w:rsidRPr="00405E58">
        <w:rPr>
          <w:rFonts w:eastAsia="ＭＳ Ｐゴシック"/>
          <w:bCs w:val="0"/>
          <w:kern w:val="0"/>
          <w14:ligatures w14:val="none"/>
        </w:rPr>
        <w:t>.</w:t>
      </w:r>
      <w:r w:rsidR="00975DC4" w:rsidRPr="00405E58">
        <w:rPr>
          <w:rFonts w:eastAsia="ＭＳ Ｐゴシック"/>
          <w:bCs w:val="0"/>
          <w:kern w:val="0"/>
          <w14:ligatures w14:val="none"/>
        </w:rPr>
        <w:t xml:space="preserve"> </w:t>
      </w:r>
      <w:r w:rsidRPr="00405E58">
        <w:rPr>
          <w:rFonts w:eastAsia="ＭＳ Ｐゴシック"/>
          <w:bCs w:val="0"/>
          <w:kern w:val="0"/>
          <w14:ligatures w14:val="none"/>
        </w:rPr>
        <w:t xml:space="preserve">For example, at low abundance of the root endophytic fungus </w:t>
      </w:r>
      <w:r w:rsidRPr="00405E58">
        <w:rPr>
          <w:rFonts w:eastAsia="ＭＳ Ｐゴシック"/>
          <w:bCs w:val="0"/>
          <w:i/>
          <w:iCs/>
          <w:kern w:val="0"/>
          <w14:ligatures w14:val="none"/>
        </w:rPr>
        <w:t>Oidiodendron</w:t>
      </w:r>
      <w:r w:rsidRPr="00405E58">
        <w:rPr>
          <w:rFonts w:eastAsia="ＭＳ Ｐゴシック"/>
          <w:bCs w:val="0"/>
          <w:kern w:val="0"/>
          <w14:ligatures w14:val="none"/>
        </w:rPr>
        <w:t xml:space="preserve">, the fungal </w:t>
      </w:r>
      <w:r w:rsidR="00CF528B" w:rsidRPr="00405E58">
        <w:rPr>
          <w:rFonts w:eastAsia="ＭＳ Ｐゴシック"/>
          <w:bCs w:val="0"/>
          <w:kern w:val="0"/>
          <w14:ligatures w14:val="none"/>
        </w:rPr>
        <w:t>assembly</w:t>
      </w:r>
      <w:r w:rsidRPr="00405E58">
        <w:rPr>
          <w:rFonts w:eastAsia="ＭＳ Ｐゴシック"/>
          <w:bCs w:val="0"/>
          <w:kern w:val="0"/>
          <w14:ligatures w14:val="none"/>
        </w:rPr>
        <w:t xml:space="preserve"> l</w:t>
      </w:r>
      <w:r w:rsidRPr="007553F3">
        <w:rPr>
          <w:rFonts w:eastAsia="ＭＳ Ｐゴシック"/>
          <w:bCs w:val="0"/>
          <w:kern w:val="0"/>
          <w14:ligatures w14:val="none"/>
        </w:rPr>
        <w:t xml:space="preserve">andscape on </w:t>
      </w:r>
      <w:r w:rsidRPr="007553F3">
        <w:rPr>
          <w:rFonts w:eastAsia="ＭＳ Ｐゴシック"/>
          <w:bCs w:val="0"/>
          <w:i/>
          <w:iCs/>
          <w:kern w:val="0"/>
          <w14:ligatures w14:val="none"/>
        </w:rPr>
        <w:t>Acer</w:t>
      </w:r>
      <w:r w:rsidRPr="007553F3">
        <w:rPr>
          <w:rFonts w:eastAsia="ＭＳ Ｐゴシック"/>
          <w:bCs w:val="0"/>
          <w:kern w:val="0"/>
          <w14:ligatures w14:val="none"/>
        </w:rPr>
        <w:t xml:space="preserve"> was characterized by </w:t>
      </w:r>
      <w:r w:rsidR="00CF528B" w:rsidRPr="007553F3">
        <w:rPr>
          <w:rFonts w:eastAsia="ＭＳ Ｐゴシック"/>
          <w:bCs w:val="0"/>
          <w:kern w:val="0"/>
          <w14:ligatures w14:val="none"/>
        </w:rPr>
        <w:t>two distinct</w:t>
      </w:r>
      <w:r w:rsidRPr="007553F3">
        <w:rPr>
          <w:rFonts w:eastAsia="ＭＳ Ｐゴシック"/>
          <w:bCs w:val="0"/>
          <w:kern w:val="0"/>
          <w14:ligatures w14:val="none"/>
        </w:rPr>
        <w:t xml:space="preserve"> ectomycorrhizal and arbuscular mycorrhizal </w:t>
      </w:r>
      <w:r w:rsidR="00CF528B" w:rsidRPr="007553F3">
        <w:rPr>
          <w:rFonts w:eastAsia="ＭＳ Ｐゴシック"/>
          <w:bCs w:val="0"/>
          <w:kern w:val="0"/>
          <w14:ligatures w14:val="none"/>
        </w:rPr>
        <w:t>basin</w:t>
      </w:r>
      <w:r w:rsidRPr="007553F3">
        <w:rPr>
          <w:rFonts w:eastAsia="ＭＳ Ｐゴシック"/>
          <w:bCs w:val="0"/>
          <w:kern w:val="0"/>
          <w14:ligatures w14:val="none"/>
        </w:rPr>
        <w:t>s</w:t>
      </w:r>
      <w:r w:rsidR="00BD72C4" w:rsidRPr="007553F3">
        <w:rPr>
          <w:rFonts w:eastAsia="ＭＳ Ｐゴシック"/>
          <w:bCs w:val="0"/>
          <w:kern w:val="0"/>
          <w14:ligatures w14:val="none"/>
        </w:rPr>
        <w:t xml:space="preserve"> (Fig. 5</w:t>
      </w:r>
      <w:r w:rsidR="005B0C89" w:rsidRPr="007553F3">
        <w:rPr>
          <w:rFonts w:eastAsia="ＭＳ Ｐゴシック"/>
          <w:bCs w:val="0"/>
          <w:kern w:val="0"/>
          <w14:ligatures w14:val="none"/>
        </w:rPr>
        <w:t>a</w:t>
      </w:r>
      <w:r w:rsidR="000A250E" w:rsidRPr="007553F3">
        <w:rPr>
          <w:rFonts w:eastAsia="ＭＳ Ｐゴシック"/>
          <w:bCs w:val="0"/>
          <w:kern w:val="0"/>
          <w14:ligatures w14:val="none"/>
        </w:rPr>
        <w:t>–</w:t>
      </w:r>
      <w:r w:rsidR="00C7244E" w:rsidRPr="007553F3">
        <w:rPr>
          <w:rFonts w:eastAsia="ＭＳ Ｐゴシック"/>
          <w:bCs w:val="0"/>
          <w:kern w:val="0"/>
          <w14:ligatures w14:val="none"/>
        </w:rPr>
        <w:t>e</w:t>
      </w:r>
      <w:r w:rsidR="00BD72C4" w:rsidRPr="007553F3">
        <w:rPr>
          <w:rFonts w:eastAsia="ＭＳ Ｐゴシック"/>
          <w:bCs w:val="0"/>
          <w:kern w:val="0"/>
          <w14:ligatures w14:val="none"/>
        </w:rPr>
        <w:t>)</w:t>
      </w:r>
      <w:r w:rsidRPr="007553F3">
        <w:rPr>
          <w:rFonts w:eastAsia="ＭＳ Ｐゴシック"/>
          <w:bCs w:val="0"/>
          <w:kern w:val="0"/>
          <w14:ligatures w14:val="none"/>
        </w:rPr>
        <w:t xml:space="preserve">. As the relative abundance of </w:t>
      </w:r>
      <w:r w:rsidRPr="007553F3">
        <w:rPr>
          <w:rFonts w:eastAsia="ＭＳ Ｐゴシック"/>
          <w:bCs w:val="0"/>
          <w:i/>
          <w:iCs/>
          <w:kern w:val="0"/>
          <w14:ligatures w14:val="none"/>
        </w:rPr>
        <w:t>Oidiodendron</w:t>
      </w:r>
      <w:r w:rsidRPr="007553F3">
        <w:rPr>
          <w:rFonts w:eastAsia="ＭＳ Ｐゴシック"/>
          <w:bCs w:val="0"/>
          <w:kern w:val="0"/>
          <w14:ligatures w14:val="none"/>
        </w:rPr>
        <w:t xml:space="preserve"> increased, the arbuscular-mycorrhizal </w:t>
      </w:r>
      <w:r w:rsidR="00CF528B" w:rsidRPr="007553F3">
        <w:rPr>
          <w:rFonts w:eastAsia="ＭＳ Ｐゴシック"/>
          <w:bCs w:val="0"/>
          <w:kern w:val="0"/>
          <w14:ligatures w14:val="none"/>
        </w:rPr>
        <w:t>basin</w:t>
      </w:r>
      <w:r w:rsidRPr="007553F3">
        <w:rPr>
          <w:rFonts w:eastAsia="ＭＳ Ｐゴシック"/>
          <w:bCs w:val="0"/>
          <w:kern w:val="0"/>
          <w14:ligatures w14:val="none"/>
        </w:rPr>
        <w:t xml:space="preserve"> was progressively replaced by the ectomycorrhizal </w:t>
      </w:r>
      <w:r w:rsidR="00CF528B" w:rsidRPr="007553F3">
        <w:rPr>
          <w:rFonts w:eastAsia="ＭＳ Ｐゴシック"/>
          <w:bCs w:val="0"/>
          <w:kern w:val="0"/>
          <w14:ligatures w14:val="none"/>
        </w:rPr>
        <w:t>basins</w:t>
      </w:r>
      <w:r w:rsidRPr="007553F3">
        <w:rPr>
          <w:rFonts w:eastAsia="ＭＳ Ｐゴシック"/>
          <w:bCs w:val="0"/>
          <w:kern w:val="0"/>
          <w14:ligatures w14:val="none"/>
        </w:rPr>
        <w:t xml:space="preserve">. A similar loss of arbuscular-mycorrhizal </w:t>
      </w:r>
      <w:r w:rsidR="00CF528B" w:rsidRPr="007553F3">
        <w:rPr>
          <w:rFonts w:eastAsia="ＭＳ Ｐゴシック"/>
          <w:bCs w:val="0"/>
          <w:kern w:val="0"/>
          <w14:ligatures w14:val="none"/>
        </w:rPr>
        <w:t>basins</w:t>
      </w:r>
      <w:r w:rsidRPr="007553F3">
        <w:rPr>
          <w:rFonts w:eastAsia="ＭＳ Ｐゴシック"/>
          <w:bCs w:val="0"/>
          <w:kern w:val="0"/>
          <w14:ligatures w14:val="none"/>
        </w:rPr>
        <w:t xml:space="preserve"> </w:t>
      </w:r>
      <w:r w:rsidR="002475BB" w:rsidRPr="007553F3">
        <w:rPr>
          <w:rFonts w:eastAsia="ＭＳ Ｐゴシック"/>
          <w:bCs w:val="0"/>
          <w:kern w:val="0"/>
          <w14:ligatures w14:val="none"/>
        </w:rPr>
        <w:t xml:space="preserve">within </w:t>
      </w:r>
      <w:r w:rsidR="009F291B" w:rsidRPr="007553F3">
        <w:rPr>
          <w:rFonts w:eastAsia="ＭＳ Ｐゴシック"/>
          <w:bCs w:val="0"/>
          <w:kern w:val="0"/>
          <w14:ligatures w14:val="none"/>
        </w:rPr>
        <w:t xml:space="preserve">the </w:t>
      </w:r>
      <w:r w:rsidR="002475BB" w:rsidRPr="007553F3">
        <w:rPr>
          <w:rFonts w:eastAsia="ＭＳ Ｐゴシック"/>
          <w:bCs w:val="0"/>
          <w:kern w:val="0"/>
          <w14:ligatures w14:val="none"/>
        </w:rPr>
        <w:t xml:space="preserve">fungal </w:t>
      </w:r>
      <w:r w:rsidR="00CF528B" w:rsidRPr="007553F3">
        <w:rPr>
          <w:rFonts w:eastAsia="ＭＳ Ｐゴシック"/>
          <w:bCs w:val="0"/>
          <w:kern w:val="0"/>
          <w14:ligatures w14:val="none"/>
        </w:rPr>
        <w:t>assembly</w:t>
      </w:r>
      <w:r w:rsidR="002475BB" w:rsidRPr="007553F3">
        <w:rPr>
          <w:rFonts w:eastAsia="ＭＳ Ｐゴシック"/>
          <w:bCs w:val="0"/>
          <w:kern w:val="0"/>
          <w14:ligatures w14:val="none"/>
        </w:rPr>
        <w:t xml:space="preserve"> landscape </w:t>
      </w:r>
      <w:r w:rsidRPr="007553F3">
        <w:rPr>
          <w:rFonts w:eastAsia="ＭＳ Ｐゴシック"/>
          <w:bCs w:val="0"/>
          <w:kern w:val="0"/>
          <w14:ligatures w14:val="none"/>
        </w:rPr>
        <w:t xml:space="preserve">was observed along the abundance gradient of the </w:t>
      </w:r>
      <w:r w:rsidR="007404AA" w:rsidRPr="007553F3">
        <w:rPr>
          <w:rFonts w:eastAsia="ＭＳ Ｐゴシック"/>
          <w:bCs w:val="0"/>
          <w:kern w:val="0"/>
          <w14:ligatures w14:val="none"/>
        </w:rPr>
        <w:t xml:space="preserve">mycophagous </w:t>
      </w:r>
      <w:r w:rsidRPr="007553F3">
        <w:rPr>
          <w:rFonts w:eastAsia="ＭＳ Ｐゴシック"/>
          <w:bCs w:val="0"/>
          <w:kern w:val="0"/>
          <w14:ligatures w14:val="none"/>
        </w:rPr>
        <w:t xml:space="preserve">bacterial genus </w:t>
      </w:r>
      <w:r w:rsidRPr="007553F3">
        <w:rPr>
          <w:rFonts w:eastAsia="ＭＳ Ｐゴシック"/>
          <w:bCs w:val="0"/>
          <w:i/>
          <w:iCs/>
          <w:kern w:val="0"/>
          <w14:ligatures w14:val="none"/>
        </w:rPr>
        <w:t>Collimonas</w:t>
      </w:r>
      <w:r w:rsidR="007404AA" w:rsidRPr="007553F3">
        <w:rPr>
          <w:rFonts w:eastAsia="ＭＳ Ｐゴシック"/>
          <w:bCs w:val="0"/>
          <w:kern w:val="0"/>
          <w14:ligatures w14:val="none"/>
        </w:rPr>
        <w:fldChar w:fldCharType="begin"/>
      </w:r>
      <w:r w:rsidR="00322545" w:rsidRPr="007553F3">
        <w:rPr>
          <w:rFonts w:eastAsia="ＭＳ Ｐゴシック"/>
          <w:bCs w:val="0"/>
          <w:kern w:val="0"/>
          <w14:ligatures w14:val="none"/>
        </w:rPr>
        <w:instrText xml:space="preserve"> ADDIN ZOTERO_ITEM CSL_CITATION {"citationID":"l2Gel0GG","properties":{"formattedCitation":"\\super 35\\nosupersub{}","plainCitation":"35","noteIndex":0},"citationItems":[{"id":1933,"uris":["http://zotero.org/users/13996173/items/B2Q7FA3J"],"itemData":{"id":1933,"type":"article-journal","abstract":"This minireview provides a synopsis of past and present research on the biology and ecology of members of the bacterial genus Collimonas. From the distribution, abundance and functional behaviours of these so-called collimonads emerges a general picture of bacterial adaptation to low-nutrient soil environments. Among these adaptations is the ability to extract nutrients from living fungi (mycophagy) and from rocks and minerals (weathering). This unique combination of properties will be discussed in the context of other interactions that collimonads have with their biotic and abiotic surroundings, such as the ability to inhibit fungal growth (fungistasis), protect plant roots from fungal disease (biocontrol), and degrade natural polymers and synthetic pollutants (biodegradation). Future research on Collimonas is expected to take advantage of the genomic tools and resources that are becoming available to uncover and describe the genes and gene functions that distinguish this group of bacteria and are the basis for its phenotypes. Potential applications of collimonads include the control of unwanted fungi, for example in agriculture, their use as biological indicators of soil quality and fertility, and as a source of bioactive compounds.","container-title":"Environmental Microbiology","DOI":"10.1111/j.1462-2920.2009.02010.x","ISSN":"1462-2920","issue":"2","language":"en","license":"© 2009 Society for Applied Microbiology and Blackwell Publishing Ltd","note":"_eprint: https://onlinelibrary.wiley.com/doi/pdf/10.1111/j.1462-2920.2009.02010.x","page":"281-292","source":"Wiley Online Library","title":"The bacterial genus Collimonas: mycophagy, weathering and other adaptive solutions to life in oligotrophic soil environments","title-short":"The bacterial genus Collimonas","URL":"https://onlinelibrary.wiley.com/doi/abs/10.1111/j.1462-2920.2009.02010.x","volume":"12","author":[{"family":"Leveau","given":"Johan H. J."},{"family":"Uroz","given":"Stéphane"},{"family":"De Boer","given":"Wietse"}],"accessed":{"date-parts":[["2025",5,19]]},"issued":{"date-parts":[["2010"]]}}}],"schema":"https://github.com/citation-style-language/schema/raw/master/csl-citation.json"} </w:instrText>
      </w:r>
      <w:r w:rsidR="007404AA" w:rsidRPr="007553F3">
        <w:rPr>
          <w:rFonts w:eastAsia="ＭＳ Ｐゴシック"/>
          <w:bCs w:val="0"/>
          <w:kern w:val="0"/>
          <w14:ligatures w14:val="none"/>
        </w:rPr>
        <w:fldChar w:fldCharType="separate"/>
      </w:r>
      <w:r w:rsidR="00322545" w:rsidRPr="007553F3">
        <w:rPr>
          <w:kern w:val="0"/>
          <w:vertAlign w:val="superscript"/>
        </w:rPr>
        <w:t>35</w:t>
      </w:r>
      <w:r w:rsidR="007404AA" w:rsidRPr="007553F3">
        <w:rPr>
          <w:rFonts w:eastAsia="ＭＳ Ｐゴシック"/>
          <w:bCs w:val="0"/>
          <w:kern w:val="0"/>
          <w14:ligatures w14:val="none"/>
        </w:rPr>
        <w:fldChar w:fldCharType="end"/>
      </w:r>
      <w:r w:rsidRPr="007553F3">
        <w:rPr>
          <w:rFonts w:eastAsia="ＭＳ Ｐゴシック"/>
          <w:bCs w:val="0"/>
          <w:kern w:val="0"/>
          <w14:ligatures w14:val="none"/>
        </w:rPr>
        <w:t xml:space="preserve"> </w:t>
      </w:r>
      <w:r w:rsidR="005B0C89" w:rsidRPr="007553F3">
        <w:rPr>
          <w:rFonts w:eastAsia="ＭＳ Ｐゴシック"/>
          <w:bCs w:val="0"/>
          <w:kern w:val="0"/>
          <w14:ligatures w14:val="none"/>
        </w:rPr>
        <w:t>on</w:t>
      </w:r>
      <w:r w:rsidRPr="007553F3">
        <w:rPr>
          <w:rFonts w:eastAsia="ＭＳ Ｐゴシック"/>
          <w:bCs w:val="0"/>
          <w:kern w:val="0"/>
          <w14:ligatures w14:val="none"/>
        </w:rPr>
        <w:t xml:space="preserve"> the </w:t>
      </w:r>
      <w:r w:rsidR="009124CC" w:rsidRPr="007553F3">
        <w:rPr>
          <w:rFonts w:eastAsia="ＭＳ Ｐゴシック"/>
          <w:bCs w:val="0"/>
          <w:kern w:val="0"/>
          <w14:ligatures w14:val="none"/>
        </w:rPr>
        <w:t>dual</w:t>
      </w:r>
      <w:r w:rsidR="00126DA1" w:rsidRPr="007553F3">
        <w:rPr>
          <w:rFonts w:eastAsia="ＭＳ Ｐゴシック"/>
          <w:bCs w:val="0"/>
          <w:kern w:val="0"/>
          <w14:ligatures w14:val="none"/>
        </w:rPr>
        <w:t>-</w:t>
      </w:r>
      <w:r w:rsidRPr="007553F3">
        <w:rPr>
          <w:rFonts w:eastAsia="ＭＳ Ｐゴシック"/>
          <w:bCs w:val="0"/>
          <w:kern w:val="0"/>
          <w14:ligatures w14:val="none"/>
        </w:rPr>
        <w:t xml:space="preserve">mycorrhizal host </w:t>
      </w:r>
      <w:r w:rsidRPr="007553F3">
        <w:rPr>
          <w:rFonts w:eastAsia="ＭＳ Ｐゴシック"/>
          <w:bCs w:val="0"/>
          <w:i/>
          <w:iCs/>
          <w:kern w:val="0"/>
          <w14:ligatures w14:val="none"/>
        </w:rPr>
        <w:t>Populus</w:t>
      </w:r>
      <w:r w:rsidR="00BD72C4" w:rsidRPr="007553F3">
        <w:rPr>
          <w:rFonts w:eastAsia="ＭＳ Ｐゴシック"/>
          <w:bCs w:val="0"/>
          <w:kern w:val="0"/>
          <w14:ligatures w14:val="none"/>
        </w:rPr>
        <w:t xml:space="preserve"> (</w:t>
      </w:r>
      <w:r w:rsidR="004F15F0" w:rsidRPr="004F15F0">
        <w:rPr>
          <w:rFonts w:eastAsia="ＭＳ Ｐゴシック"/>
          <w:bCs w:val="0"/>
          <w:kern w:val="0"/>
          <w:highlight w:val="magenta"/>
          <w14:ligatures w14:val="none"/>
        </w:rPr>
        <w:t>Supplementary</w:t>
      </w:r>
      <w:r w:rsidR="00227F84" w:rsidRPr="00105DC9">
        <w:rPr>
          <w:rFonts w:eastAsia="ＭＳ Ｐゴシック"/>
          <w:bCs w:val="0"/>
          <w:kern w:val="0"/>
          <w:highlight w:val="magenta"/>
          <w14:ligatures w14:val="none"/>
        </w:rPr>
        <w:t xml:space="preserve"> </w:t>
      </w:r>
      <w:r w:rsidR="006310F2" w:rsidRPr="00105DC9">
        <w:rPr>
          <w:rFonts w:eastAsia="ＭＳ Ｐゴシック"/>
          <w:bCs w:val="0"/>
          <w:kern w:val="0"/>
          <w:highlight w:val="magenta"/>
          <w14:ligatures w14:val="none"/>
        </w:rPr>
        <w:t>Fig. S</w:t>
      </w:r>
      <w:r w:rsidR="004F15F0">
        <w:rPr>
          <w:rFonts w:eastAsia="ＭＳ Ｐゴシック"/>
          <w:bCs w:val="0"/>
          <w:kern w:val="0"/>
          <w14:ligatures w14:val="none"/>
        </w:rPr>
        <w:t>19</w:t>
      </w:r>
      <w:r w:rsidR="00BD72C4" w:rsidRPr="007553F3">
        <w:rPr>
          <w:rFonts w:eastAsia="ＭＳ Ｐゴシック"/>
          <w:bCs w:val="0"/>
          <w:kern w:val="0"/>
          <w14:ligatures w14:val="none"/>
        </w:rPr>
        <w:t>)</w:t>
      </w:r>
      <w:r w:rsidRPr="007553F3">
        <w:rPr>
          <w:rFonts w:eastAsia="ＭＳ Ｐゴシック"/>
          <w:bCs w:val="0"/>
          <w:kern w:val="0"/>
          <w14:ligatures w14:val="none"/>
        </w:rPr>
        <w:t>.</w:t>
      </w:r>
      <w:r w:rsidR="00773991" w:rsidRPr="007553F3">
        <w:rPr>
          <w:rFonts w:eastAsia="ＭＳ Ｐゴシック"/>
          <w:bCs w:val="0"/>
          <w:kern w:val="0"/>
          <w14:ligatures w14:val="none"/>
        </w:rPr>
        <w:t xml:space="preserve"> </w:t>
      </w:r>
      <w:r w:rsidRPr="007553F3">
        <w:rPr>
          <w:rFonts w:eastAsia="ＭＳ Ｐゴシック"/>
          <w:bCs w:val="0"/>
          <w:kern w:val="0"/>
          <w14:ligatures w14:val="none"/>
        </w:rPr>
        <w:t xml:space="preserve">In contrast, </w:t>
      </w:r>
      <w:r w:rsidR="00D01587" w:rsidRPr="007553F3">
        <w:rPr>
          <w:rFonts w:eastAsia="ＭＳ Ｐゴシック"/>
          <w:bCs w:val="0"/>
          <w:kern w:val="0"/>
          <w14:ligatures w14:val="none"/>
        </w:rPr>
        <w:t xml:space="preserve">a </w:t>
      </w:r>
      <w:r w:rsidRPr="007553F3">
        <w:rPr>
          <w:rFonts w:eastAsia="ＭＳ Ｐゴシック"/>
          <w:bCs w:val="0"/>
          <w:kern w:val="0"/>
          <w14:ligatures w14:val="none"/>
        </w:rPr>
        <w:t>root endophytic fungus</w:t>
      </w:r>
      <w:r w:rsidR="00D01587" w:rsidRPr="007553F3">
        <w:rPr>
          <w:rFonts w:eastAsia="ＭＳ Ｐゴシック"/>
          <w:bCs w:val="0"/>
          <w:kern w:val="0"/>
          <w14:ligatures w14:val="none"/>
        </w:rPr>
        <w:t>,</w:t>
      </w:r>
      <w:r w:rsidRPr="007553F3">
        <w:rPr>
          <w:rFonts w:eastAsia="ＭＳ Ｐゴシック"/>
          <w:bCs w:val="0"/>
          <w:i/>
          <w:iCs/>
          <w:kern w:val="0"/>
          <w14:ligatures w14:val="none"/>
        </w:rPr>
        <w:t xml:space="preserve"> Cladophialophora</w:t>
      </w:r>
      <w:r w:rsidR="00D01587" w:rsidRPr="007553F3">
        <w:rPr>
          <w:rFonts w:eastAsia="ＭＳ Ｐゴシック"/>
          <w:bCs w:val="0"/>
          <w:kern w:val="0"/>
          <w14:ligatures w14:val="none"/>
        </w:rPr>
        <w:t>,</w:t>
      </w:r>
      <w:r w:rsidRPr="007553F3">
        <w:rPr>
          <w:rFonts w:eastAsia="ＭＳ Ｐゴシック"/>
          <w:bCs w:val="0"/>
          <w:kern w:val="0"/>
          <w14:ligatures w14:val="none"/>
        </w:rPr>
        <w:t xml:space="preserve"> </w:t>
      </w:r>
      <w:r w:rsidR="0055496F" w:rsidRPr="007553F3">
        <w:rPr>
          <w:rFonts w:eastAsia="ＭＳ Ｐゴシック"/>
          <w:bCs w:val="0"/>
          <w:kern w:val="0"/>
          <w14:ligatures w14:val="none"/>
        </w:rPr>
        <w:t>was associated with the</w:t>
      </w:r>
      <w:r w:rsidRPr="007553F3">
        <w:rPr>
          <w:rFonts w:eastAsia="ＭＳ Ｐゴシック"/>
          <w:bCs w:val="0"/>
          <w:kern w:val="0"/>
          <w14:ligatures w14:val="none"/>
        </w:rPr>
        <w:t xml:space="preserve"> </w:t>
      </w:r>
      <w:r w:rsidR="00CF528B" w:rsidRPr="007553F3">
        <w:rPr>
          <w:rFonts w:eastAsia="ＭＳ Ｐゴシック"/>
          <w:bCs w:val="0"/>
          <w:kern w:val="0"/>
          <w14:ligatures w14:val="none"/>
        </w:rPr>
        <w:t>coexistence of narrow</w:t>
      </w:r>
      <w:r w:rsidR="00CD0896" w:rsidRPr="007553F3">
        <w:rPr>
          <w:rFonts w:eastAsia="ＭＳ Ｐゴシック"/>
          <w:bCs w:val="0"/>
          <w:kern w:val="0"/>
          <w14:ligatures w14:val="none"/>
        </w:rPr>
        <w:t>er</w:t>
      </w:r>
      <w:r w:rsidR="00CF528B" w:rsidRPr="007553F3">
        <w:rPr>
          <w:rFonts w:eastAsia="ＭＳ Ｐゴシック"/>
          <w:bCs w:val="0"/>
          <w:kern w:val="0"/>
          <w14:ligatures w14:val="none"/>
        </w:rPr>
        <w:t xml:space="preserve"> basins</w:t>
      </w:r>
      <w:r w:rsidRPr="007553F3">
        <w:rPr>
          <w:rFonts w:eastAsia="ＭＳ Ｐゴシック"/>
          <w:bCs w:val="0"/>
          <w:kern w:val="0"/>
          <w14:ligatures w14:val="none"/>
        </w:rPr>
        <w:t xml:space="preserve"> involving both ectomycorrhizal and arbuscular-mycorrhizal states along </w:t>
      </w:r>
      <w:r w:rsidR="00CD0896" w:rsidRPr="007553F3">
        <w:rPr>
          <w:rFonts w:eastAsia="ＭＳ Ｐゴシック"/>
          <w:bCs w:val="0"/>
          <w:kern w:val="0"/>
          <w14:ligatures w14:val="none"/>
        </w:rPr>
        <w:t>its</w:t>
      </w:r>
      <w:r w:rsidRPr="007553F3">
        <w:rPr>
          <w:rFonts w:eastAsia="ＭＳ Ｐゴシック"/>
          <w:bCs w:val="0"/>
          <w:kern w:val="0"/>
          <w14:ligatures w14:val="none"/>
        </w:rPr>
        <w:t xml:space="preserve"> abundance gradient </w:t>
      </w:r>
      <w:r w:rsidR="00BB3033" w:rsidRPr="007553F3">
        <w:rPr>
          <w:rFonts w:eastAsia="ＭＳ Ｐゴシック"/>
          <w:bCs w:val="0"/>
          <w:kern w:val="0"/>
          <w14:ligatures w14:val="none"/>
        </w:rPr>
        <w:t>on</w:t>
      </w:r>
      <w:r w:rsidRPr="007553F3">
        <w:rPr>
          <w:rFonts w:eastAsia="ＭＳ Ｐゴシック"/>
          <w:bCs w:val="0"/>
          <w:kern w:val="0"/>
          <w14:ligatures w14:val="none"/>
        </w:rPr>
        <w:t xml:space="preserve"> </w:t>
      </w:r>
      <w:r w:rsidRPr="007553F3">
        <w:rPr>
          <w:rFonts w:eastAsia="ＭＳ Ｐゴシック"/>
          <w:bCs w:val="0"/>
          <w:i/>
          <w:iCs/>
          <w:kern w:val="0"/>
          <w14:ligatures w14:val="none"/>
        </w:rPr>
        <w:t>Populus</w:t>
      </w:r>
      <w:r w:rsidRPr="007553F3">
        <w:rPr>
          <w:rFonts w:eastAsia="ＭＳ Ｐゴシック"/>
          <w:bCs w:val="0"/>
          <w:kern w:val="0"/>
          <w14:ligatures w14:val="none"/>
        </w:rPr>
        <w:t xml:space="preserve"> </w:t>
      </w:r>
      <w:r w:rsidR="00BD72C4" w:rsidRPr="007553F3">
        <w:rPr>
          <w:rFonts w:eastAsia="ＭＳ Ｐゴシック"/>
          <w:bCs w:val="0"/>
          <w:kern w:val="0"/>
          <w14:ligatures w14:val="none"/>
        </w:rPr>
        <w:t>(Fig. 5</w:t>
      </w:r>
      <w:r w:rsidR="00C7244E" w:rsidRPr="007553F3">
        <w:rPr>
          <w:rFonts w:eastAsia="ＭＳ Ｐゴシック"/>
          <w:bCs w:val="0"/>
          <w:kern w:val="0"/>
          <w14:ligatures w14:val="none"/>
        </w:rPr>
        <w:t>f</w:t>
      </w:r>
      <w:r w:rsidR="009E6092" w:rsidRPr="007553F3">
        <w:rPr>
          <w:rFonts w:eastAsia="ＭＳ Ｐゴシック"/>
          <w:bCs w:val="0"/>
          <w:kern w:val="0"/>
          <w14:ligatures w14:val="none"/>
        </w:rPr>
        <w:t>–</w:t>
      </w:r>
      <w:r w:rsidR="00C7244E" w:rsidRPr="007553F3">
        <w:rPr>
          <w:rFonts w:eastAsia="ＭＳ Ｐゴシック"/>
          <w:bCs w:val="0"/>
          <w:kern w:val="0"/>
          <w14:ligatures w14:val="none"/>
        </w:rPr>
        <w:t>j</w:t>
      </w:r>
      <w:r w:rsidR="00BD72C4" w:rsidRPr="007553F3">
        <w:rPr>
          <w:rFonts w:eastAsia="ＭＳ Ｐゴシック"/>
          <w:bCs w:val="0"/>
          <w:kern w:val="0"/>
          <w14:ligatures w14:val="none"/>
        </w:rPr>
        <w:t>)</w:t>
      </w:r>
      <w:r w:rsidRPr="007553F3">
        <w:rPr>
          <w:rFonts w:eastAsia="ＭＳ Ｐゴシック"/>
          <w:bCs w:val="0"/>
          <w:kern w:val="0"/>
          <w14:ligatures w14:val="none"/>
        </w:rPr>
        <w:t>.</w:t>
      </w:r>
      <w:r w:rsidR="00222899" w:rsidRPr="007553F3">
        <w:rPr>
          <w:rFonts w:eastAsia="ＭＳ Ｐゴシック"/>
          <w:bCs w:val="0"/>
          <w:kern w:val="0"/>
          <w14:ligatures w14:val="none"/>
        </w:rPr>
        <w:t xml:space="preserve"> </w:t>
      </w:r>
      <w:r w:rsidR="002154AD" w:rsidRPr="007553F3">
        <w:rPr>
          <w:rFonts w:eastAsia="ＭＳ Ｐゴシック"/>
          <w:bCs w:val="0"/>
          <w:kern w:val="0"/>
          <w14:ligatures w14:val="none"/>
        </w:rPr>
        <w:t>A similar</w:t>
      </w:r>
      <w:r w:rsidR="00222899" w:rsidRPr="007553F3">
        <w:rPr>
          <w:rFonts w:eastAsia="ＭＳ Ｐゴシック"/>
          <w:bCs w:val="0"/>
          <w:kern w:val="0"/>
          <w14:ligatures w14:val="none"/>
        </w:rPr>
        <w:t xml:space="preserve"> </w:t>
      </w:r>
      <w:r w:rsidR="00CF22A2" w:rsidRPr="007553F3">
        <w:rPr>
          <w:rFonts w:eastAsia="ＭＳ Ｐゴシック"/>
          <w:bCs w:val="0"/>
          <w:kern w:val="0"/>
          <w14:ligatures w14:val="none"/>
        </w:rPr>
        <w:t xml:space="preserve">pattern was observed for another </w:t>
      </w:r>
      <w:r w:rsidR="006432C3" w:rsidRPr="007553F3">
        <w:rPr>
          <w:rFonts w:eastAsia="ＭＳ Ｐゴシック"/>
          <w:bCs w:val="0"/>
          <w:kern w:val="0"/>
          <w14:ligatures w14:val="none"/>
        </w:rPr>
        <w:t xml:space="preserve">endophytic </w:t>
      </w:r>
      <w:r w:rsidR="009B0DC4" w:rsidRPr="007553F3">
        <w:rPr>
          <w:rFonts w:eastAsia="ＭＳ Ｐゴシック"/>
          <w:bCs w:val="0"/>
          <w:kern w:val="0"/>
          <w14:ligatures w14:val="none"/>
        </w:rPr>
        <w:t xml:space="preserve">fungal genus </w:t>
      </w:r>
      <w:r w:rsidR="005B0C89" w:rsidRPr="007553F3">
        <w:rPr>
          <w:rFonts w:eastAsia="ＭＳ Ｐゴシック"/>
          <w:bCs w:val="0"/>
          <w:i/>
          <w:iCs/>
          <w:kern w:val="0"/>
          <w14:ligatures w14:val="none"/>
        </w:rPr>
        <w:t>Pezicula</w:t>
      </w:r>
      <w:r w:rsidR="0039479C" w:rsidRPr="007553F3">
        <w:rPr>
          <w:rFonts w:eastAsia="ＭＳ Ｐゴシック"/>
          <w:bCs w:val="0"/>
          <w:kern w:val="0"/>
          <w14:ligatures w14:val="none"/>
        </w:rPr>
        <w:t xml:space="preserve"> </w:t>
      </w:r>
      <w:r w:rsidR="00D44C0F" w:rsidRPr="007553F3">
        <w:rPr>
          <w:rFonts w:eastAsia="ＭＳ Ｐゴシック"/>
          <w:bCs w:val="0"/>
          <w:kern w:val="0"/>
          <w14:ligatures w14:val="none"/>
        </w:rPr>
        <w:t>(</w:t>
      </w:r>
      <w:r w:rsidR="004F15F0" w:rsidRPr="004F15F0">
        <w:rPr>
          <w:rFonts w:eastAsia="ＭＳ Ｐゴシック"/>
          <w:bCs w:val="0"/>
          <w:kern w:val="0"/>
          <w:highlight w:val="magenta"/>
          <w14:ligatures w14:val="none"/>
        </w:rPr>
        <w:t>Supplementary</w:t>
      </w:r>
      <w:r w:rsidR="00227F84" w:rsidRPr="007553F3">
        <w:rPr>
          <w:rFonts w:eastAsia="ＭＳ Ｐゴシック"/>
          <w:bCs w:val="0"/>
          <w:kern w:val="0"/>
          <w14:ligatures w14:val="none"/>
        </w:rPr>
        <w:t xml:space="preserve"> </w:t>
      </w:r>
      <w:r w:rsidR="006310F2" w:rsidRPr="007553F3">
        <w:rPr>
          <w:rFonts w:eastAsia="ＭＳ Ｐゴシック"/>
          <w:bCs w:val="0"/>
          <w:kern w:val="0"/>
          <w14:ligatures w14:val="none"/>
        </w:rPr>
        <w:t>Fig. S</w:t>
      </w:r>
      <w:r w:rsidR="004F15F0">
        <w:rPr>
          <w:rFonts w:eastAsia="ＭＳ Ｐゴシック"/>
          <w:bCs w:val="0"/>
          <w:kern w:val="0"/>
          <w14:ligatures w14:val="none"/>
        </w:rPr>
        <w:t>19</w:t>
      </w:r>
      <w:r w:rsidR="00D44C0F" w:rsidRPr="007553F3">
        <w:rPr>
          <w:rFonts w:eastAsia="ＭＳ Ｐゴシック"/>
          <w:bCs w:val="0"/>
          <w:kern w:val="0"/>
          <w14:ligatures w14:val="none"/>
        </w:rPr>
        <w:t>).</w:t>
      </w:r>
      <w:r w:rsidR="000E7355" w:rsidRPr="007553F3">
        <w:rPr>
          <w:rFonts w:eastAsia="ＭＳ Ｐゴシック"/>
          <w:bCs w:val="0"/>
          <w:kern w:val="0"/>
          <w14:ligatures w14:val="none"/>
        </w:rPr>
        <w:t xml:space="preserve"> On ectomycorrhi</w:t>
      </w:r>
      <w:r w:rsidR="00C6162F" w:rsidRPr="007553F3">
        <w:rPr>
          <w:rFonts w:eastAsia="ＭＳ Ｐゴシック"/>
          <w:bCs w:val="0"/>
          <w:kern w:val="0"/>
          <w14:ligatures w14:val="none"/>
        </w:rPr>
        <w:t>z</w:t>
      </w:r>
      <w:r w:rsidR="000E7355" w:rsidRPr="007553F3">
        <w:rPr>
          <w:rFonts w:eastAsia="ＭＳ Ｐゴシック"/>
          <w:bCs w:val="0"/>
          <w:kern w:val="0"/>
          <w14:ligatures w14:val="none"/>
        </w:rPr>
        <w:t>al plants,</w:t>
      </w:r>
      <w:r w:rsidR="00C6162F" w:rsidRPr="007553F3">
        <w:rPr>
          <w:rFonts w:eastAsia="ＭＳ Ｐゴシック"/>
          <w:bCs w:val="0"/>
          <w:kern w:val="0"/>
          <w14:ligatures w14:val="none"/>
        </w:rPr>
        <w:t xml:space="preserve"> endophytic fungi</w:t>
      </w:r>
      <w:r w:rsidR="00AA5CCF" w:rsidRPr="007553F3">
        <w:rPr>
          <w:rFonts w:eastAsia="ＭＳ Ｐゴシック"/>
          <w:bCs w:val="0"/>
          <w:kern w:val="0"/>
          <w14:ligatures w14:val="none"/>
        </w:rPr>
        <w:t xml:space="preserve"> such as </w:t>
      </w:r>
      <w:r w:rsidR="00AA5CCF" w:rsidRPr="007553F3">
        <w:rPr>
          <w:rFonts w:eastAsia="ＭＳ Ｐゴシック"/>
          <w:bCs w:val="0"/>
          <w:i/>
          <w:iCs/>
          <w:kern w:val="0"/>
          <w14:ligatures w14:val="none"/>
        </w:rPr>
        <w:t>Podila</w:t>
      </w:r>
      <w:r w:rsidR="00AA5CCF" w:rsidRPr="007553F3">
        <w:rPr>
          <w:rFonts w:eastAsia="ＭＳ Ｐゴシック"/>
          <w:bCs w:val="0"/>
          <w:kern w:val="0"/>
          <w14:ligatures w14:val="none"/>
        </w:rPr>
        <w:t xml:space="preserve"> and </w:t>
      </w:r>
      <w:r w:rsidR="00AA5CCF" w:rsidRPr="007553F3">
        <w:rPr>
          <w:rFonts w:eastAsia="ＭＳ Ｐゴシック"/>
          <w:bCs w:val="0"/>
          <w:i/>
          <w:iCs/>
          <w:kern w:val="0"/>
          <w14:ligatures w14:val="none"/>
        </w:rPr>
        <w:t>Phialocephala</w:t>
      </w:r>
      <w:r w:rsidR="00A024F1" w:rsidRPr="007553F3">
        <w:rPr>
          <w:rFonts w:eastAsia="ＭＳ Ｐゴシック"/>
          <w:bCs w:val="0"/>
          <w:kern w:val="0"/>
          <w14:ligatures w14:val="none"/>
        </w:rPr>
        <w:t xml:space="preserve"> were </w:t>
      </w:r>
      <w:r w:rsidR="00870040" w:rsidRPr="007553F3">
        <w:rPr>
          <w:rFonts w:eastAsia="ＭＳ Ｐゴシック"/>
          <w:bCs w:val="0"/>
          <w:kern w:val="0"/>
          <w14:ligatures w14:val="none"/>
        </w:rPr>
        <w:t xml:space="preserve">associated with </w:t>
      </w:r>
      <w:r w:rsidR="005F46C5" w:rsidRPr="007553F3">
        <w:rPr>
          <w:rFonts w:eastAsia="ＭＳ Ｐゴシック"/>
          <w:bCs w:val="0"/>
          <w:kern w:val="0"/>
          <w14:ligatures w14:val="none"/>
        </w:rPr>
        <w:t xml:space="preserve">shifts between </w:t>
      </w:r>
      <w:r w:rsidR="0084391C" w:rsidRPr="007553F3">
        <w:rPr>
          <w:rFonts w:eastAsia="ＭＳ Ｐゴシック"/>
          <w:bCs w:val="0"/>
          <w:kern w:val="0"/>
          <w14:ligatures w14:val="none"/>
        </w:rPr>
        <w:t>different ectomycorrhizal states</w:t>
      </w:r>
      <w:r w:rsidR="00BA307D" w:rsidRPr="007553F3">
        <w:rPr>
          <w:rFonts w:eastAsia="ＭＳ Ｐゴシック"/>
          <w:bCs w:val="0"/>
          <w:kern w:val="0"/>
          <w14:ligatures w14:val="none"/>
        </w:rPr>
        <w:t xml:space="preserve"> </w:t>
      </w:r>
      <w:r w:rsidR="00AA5CCF" w:rsidRPr="007553F3">
        <w:rPr>
          <w:rFonts w:eastAsia="ＭＳ Ｐゴシック"/>
          <w:bCs w:val="0"/>
          <w:kern w:val="0"/>
          <w14:ligatures w14:val="none"/>
        </w:rPr>
        <w:t>(</w:t>
      </w:r>
      <w:r w:rsidR="004F15F0" w:rsidRPr="004F15F0">
        <w:rPr>
          <w:rFonts w:eastAsia="ＭＳ Ｐゴシック"/>
          <w:bCs w:val="0"/>
          <w:kern w:val="0"/>
          <w:highlight w:val="magenta"/>
          <w14:ligatures w14:val="none"/>
        </w:rPr>
        <w:t>Supplementary</w:t>
      </w:r>
      <w:r w:rsidR="00227F84" w:rsidRPr="007553F3">
        <w:rPr>
          <w:rFonts w:eastAsia="ＭＳ Ｐゴシック"/>
          <w:bCs w:val="0"/>
          <w:kern w:val="0"/>
          <w14:ligatures w14:val="none"/>
        </w:rPr>
        <w:t xml:space="preserve"> </w:t>
      </w:r>
      <w:r w:rsidR="006310F2" w:rsidRPr="007553F3">
        <w:rPr>
          <w:rFonts w:eastAsia="ＭＳ Ｐゴシック"/>
          <w:bCs w:val="0"/>
          <w:kern w:val="0"/>
          <w14:ligatures w14:val="none"/>
        </w:rPr>
        <w:t>Fig. S</w:t>
      </w:r>
      <w:r w:rsidR="007553F3" w:rsidRPr="007553F3">
        <w:rPr>
          <w:rFonts w:eastAsia="ＭＳ Ｐゴシック"/>
          <w:bCs w:val="0"/>
          <w:kern w:val="0"/>
          <w14:ligatures w14:val="none"/>
        </w:rPr>
        <w:t>2</w:t>
      </w:r>
      <w:r w:rsidR="004F15F0">
        <w:rPr>
          <w:rFonts w:eastAsia="ＭＳ Ｐゴシック"/>
          <w:bCs w:val="0"/>
          <w:kern w:val="0"/>
          <w14:ligatures w14:val="none"/>
        </w:rPr>
        <w:t>0</w:t>
      </w:r>
      <w:r w:rsidR="00AA5CCF" w:rsidRPr="007553F3">
        <w:rPr>
          <w:rFonts w:eastAsia="ＭＳ Ｐゴシック"/>
          <w:bCs w:val="0"/>
          <w:kern w:val="0"/>
          <w14:ligatures w14:val="none"/>
        </w:rPr>
        <w:t>).</w:t>
      </w:r>
      <w:r w:rsidR="00AA5CCF" w:rsidRPr="00405E58">
        <w:rPr>
          <w:rFonts w:eastAsia="ＭＳ Ｐゴシック"/>
          <w:bCs w:val="0"/>
          <w:kern w:val="0"/>
          <w14:ligatures w14:val="none"/>
        </w:rPr>
        <w:t xml:space="preserve"> </w:t>
      </w:r>
    </w:p>
    <w:p w14:paraId="655BCCDB" w14:textId="620140F9" w:rsidR="00FC282C" w:rsidRDefault="00115691" w:rsidP="009745D7">
      <w:pPr>
        <w:tabs>
          <w:tab w:val="left" w:pos="426"/>
        </w:tabs>
        <w:spacing w:before="179"/>
        <w:rPr>
          <w:rFonts w:eastAsia="ＭＳ Ｐゴシック"/>
          <w:bCs w:val="0"/>
          <w:kern w:val="0"/>
          <w14:ligatures w14:val="none"/>
        </w:rPr>
      </w:pPr>
      <w:r w:rsidRPr="00405E58">
        <w:rPr>
          <w:rFonts w:eastAsia="ＭＳ Ｐゴシック"/>
          <w:bCs w:val="0"/>
        </w:rPr>
        <w:tab/>
      </w:r>
      <w:r w:rsidR="00F1202D" w:rsidRPr="00405E58">
        <w:rPr>
          <w:rFonts w:eastAsia="ＭＳ Ｐゴシック"/>
          <w:bCs w:val="0"/>
        </w:rPr>
        <w:t xml:space="preserve">In the analysis of prokaryotic communities, the number and distribution of </w:t>
      </w:r>
      <w:r w:rsidR="00045483" w:rsidRPr="00405E58">
        <w:rPr>
          <w:rFonts w:eastAsia="ＭＳ Ｐゴシック"/>
          <w:bCs w:val="0"/>
        </w:rPr>
        <w:t>basins</w:t>
      </w:r>
      <w:r w:rsidR="00F1202D" w:rsidRPr="00405E58">
        <w:rPr>
          <w:rFonts w:eastAsia="ＭＳ Ｐゴシック"/>
          <w:bCs w:val="0"/>
        </w:rPr>
        <w:t xml:space="preserve"> changed markedly along the abundance gradients of potential keystone taxa (Fig. 6). These transitions involved dynamic shifts in the repertoire of </w:t>
      </w:r>
      <w:r w:rsidR="00A54740" w:rsidRPr="00405E58">
        <w:rPr>
          <w:rFonts w:eastAsia="ＭＳ Ｐゴシック"/>
          <w:bCs w:val="0"/>
        </w:rPr>
        <w:t>basins</w:t>
      </w:r>
      <w:r w:rsidR="00F1202D" w:rsidRPr="00405E58">
        <w:rPr>
          <w:rFonts w:eastAsia="ＭＳ Ｐゴシック"/>
          <w:bCs w:val="0"/>
        </w:rPr>
        <w:t xml:space="preserve">. For instance, </w:t>
      </w:r>
      <w:r w:rsidR="00BB3033" w:rsidRPr="00405E58">
        <w:rPr>
          <w:rFonts w:eastAsia="ＭＳ Ｐゴシック"/>
          <w:bCs w:val="0"/>
        </w:rPr>
        <w:t>on</w:t>
      </w:r>
      <w:r w:rsidR="00F1202D" w:rsidRPr="00405E58">
        <w:rPr>
          <w:rFonts w:eastAsia="ＭＳ Ｐゴシック"/>
          <w:bCs w:val="0"/>
        </w:rPr>
        <w:t xml:space="preserve"> the host </w:t>
      </w:r>
      <w:r w:rsidR="00F1202D" w:rsidRPr="00405E58">
        <w:rPr>
          <w:rFonts w:eastAsia="ＭＳ Ｐゴシック"/>
          <w:bCs w:val="0"/>
          <w:i/>
          <w:iCs/>
        </w:rPr>
        <w:t>Juglans</w:t>
      </w:r>
      <w:r w:rsidR="00F1202D" w:rsidRPr="00405E58">
        <w:rPr>
          <w:rFonts w:eastAsia="ＭＳ Ｐゴシック"/>
          <w:bCs w:val="0"/>
        </w:rPr>
        <w:t xml:space="preserve">, three basin groups of prokaryotic </w:t>
      </w:r>
      <w:r w:rsidR="00F1202D" w:rsidRPr="007553F3">
        <w:rPr>
          <w:rFonts w:eastAsia="ＭＳ Ｐゴシック"/>
          <w:bCs w:val="0"/>
        </w:rPr>
        <w:t>communities (</w:t>
      </w:r>
      <w:r w:rsidR="0018460C" w:rsidRPr="007553F3">
        <w:rPr>
          <w:rFonts w:eastAsia="ＭＳ Ｐゴシック"/>
          <w:bCs w:val="0"/>
        </w:rPr>
        <w:t xml:space="preserve">Groups </w:t>
      </w:r>
      <w:r w:rsidR="00F1202D" w:rsidRPr="007553F3">
        <w:rPr>
          <w:rFonts w:eastAsia="ＭＳ Ｐゴシック"/>
          <w:bCs w:val="0"/>
        </w:rPr>
        <w:t>I</w:t>
      </w:r>
      <w:r w:rsidR="001D583F" w:rsidRPr="007553F3">
        <w:rPr>
          <w:rFonts w:eastAsia="ＭＳ Ｐゴシック"/>
          <w:bCs w:val="0"/>
        </w:rPr>
        <w:t>–</w:t>
      </w:r>
      <w:r w:rsidR="00F1202D" w:rsidRPr="007553F3">
        <w:rPr>
          <w:rFonts w:eastAsia="ＭＳ Ｐゴシック"/>
          <w:bCs w:val="0"/>
        </w:rPr>
        <w:t xml:space="preserve">III; Fig. 3c) were present at low abundance of </w:t>
      </w:r>
      <w:r w:rsidR="0074754C" w:rsidRPr="007553F3">
        <w:rPr>
          <w:i/>
          <w:iCs/>
        </w:rPr>
        <w:t>Ca.</w:t>
      </w:r>
      <w:r w:rsidR="00547686" w:rsidRPr="007553F3">
        <w:rPr>
          <w:rFonts w:eastAsia="ＭＳ Ｐゴシック"/>
          <w:bCs w:val="0"/>
        </w:rPr>
        <w:t xml:space="preserve"> </w:t>
      </w:r>
      <w:r w:rsidR="00F1202D" w:rsidRPr="007553F3">
        <w:rPr>
          <w:rFonts w:eastAsia="ＭＳ Ｐゴシック"/>
          <w:bCs w:val="0"/>
        </w:rPr>
        <w:t>Udaeobacte</w:t>
      </w:r>
      <w:r w:rsidR="00F1202D" w:rsidRPr="007553F3">
        <w:rPr>
          <w:rFonts w:eastAsia="ＭＳ Ｐゴシック"/>
          <w:bCs w:val="0"/>
          <w:i/>
          <w:iCs/>
        </w:rPr>
        <w:t>r</w:t>
      </w:r>
      <w:r w:rsidR="00F1202D" w:rsidRPr="007553F3">
        <w:rPr>
          <w:rFonts w:eastAsia="ＭＳ Ｐゴシック"/>
          <w:bCs w:val="0"/>
        </w:rPr>
        <w:t xml:space="preserve"> (Fig. 6a–</w:t>
      </w:r>
      <w:r w:rsidR="00C7244E" w:rsidRPr="007553F3">
        <w:rPr>
          <w:rFonts w:eastAsia="ＭＳ Ｐゴシック"/>
          <w:bCs w:val="0"/>
        </w:rPr>
        <w:t>e</w:t>
      </w:r>
      <w:r w:rsidR="00F1202D" w:rsidRPr="007553F3">
        <w:rPr>
          <w:rFonts w:eastAsia="ＭＳ Ｐゴシック"/>
          <w:bCs w:val="0"/>
        </w:rPr>
        <w:t xml:space="preserve">). As </w:t>
      </w:r>
      <w:r w:rsidR="0074754C" w:rsidRPr="007553F3">
        <w:rPr>
          <w:i/>
          <w:iCs/>
        </w:rPr>
        <w:t>Ca.</w:t>
      </w:r>
      <w:r w:rsidR="007F5F1F" w:rsidRPr="007553F3">
        <w:t xml:space="preserve"> </w:t>
      </w:r>
      <w:r w:rsidR="00F1202D" w:rsidRPr="007553F3">
        <w:rPr>
          <w:rFonts w:eastAsia="ＭＳ Ｐゴシック"/>
          <w:bCs w:val="0"/>
        </w:rPr>
        <w:t xml:space="preserve">Udaeobacter abundance increased, </w:t>
      </w:r>
      <w:r w:rsidR="0018460C" w:rsidRPr="007553F3">
        <w:rPr>
          <w:rFonts w:eastAsia="ＭＳ Ｐゴシック"/>
          <w:bCs w:val="0"/>
        </w:rPr>
        <w:t>G</w:t>
      </w:r>
      <w:r w:rsidR="00F1202D" w:rsidRPr="007553F3">
        <w:rPr>
          <w:rFonts w:eastAsia="ＭＳ Ｐゴシック"/>
          <w:bCs w:val="0"/>
        </w:rPr>
        <w:t>roup I</w:t>
      </w:r>
      <w:r w:rsidR="00547686" w:rsidRPr="007553F3">
        <w:rPr>
          <w:rFonts w:eastAsia="ＭＳ Ｐゴシック"/>
          <w:bCs w:val="0"/>
        </w:rPr>
        <w:t xml:space="preserve"> </w:t>
      </w:r>
      <w:r w:rsidR="00537D61" w:rsidRPr="007553F3">
        <w:rPr>
          <w:rFonts w:eastAsia="ＭＳ Ｐゴシック"/>
          <w:bCs w:val="0"/>
        </w:rPr>
        <w:t>basins</w:t>
      </w:r>
      <w:r w:rsidR="0065322A" w:rsidRPr="007553F3">
        <w:rPr>
          <w:rFonts w:eastAsia="ＭＳ Ｐゴシック"/>
          <w:bCs w:val="0"/>
        </w:rPr>
        <w:t xml:space="preserve">, </w:t>
      </w:r>
      <w:r w:rsidR="00F1202D" w:rsidRPr="007553F3">
        <w:rPr>
          <w:rFonts w:eastAsia="ＭＳ Ｐゴシック"/>
          <w:bCs w:val="0"/>
        </w:rPr>
        <w:t>mainly composed of core bacterial families</w:t>
      </w:r>
      <w:r w:rsidR="0065322A" w:rsidRPr="007553F3">
        <w:rPr>
          <w:rFonts w:eastAsia="ＭＳ Ｐゴシック"/>
          <w:bCs w:val="0"/>
        </w:rPr>
        <w:t xml:space="preserve">, </w:t>
      </w:r>
      <w:r w:rsidR="00537D61" w:rsidRPr="007553F3">
        <w:rPr>
          <w:rFonts w:eastAsia="ＭＳ Ｐゴシック"/>
          <w:bCs w:val="0"/>
        </w:rPr>
        <w:t>were</w:t>
      </w:r>
      <w:r w:rsidR="00F1202D" w:rsidRPr="007553F3">
        <w:rPr>
          <w:rFonts w:eastAsia="ＭＳ Ｐゴシック"/>
          <w:bCs w:val="0"/>
        </w:rPr>
        <w:t xml:space="preserve"> replaced by </w:t>
      </w:r>
      <w:r w:rsidR="0018460C" w:rsidRPr="007553F3">
        <w:rPr>
          <w:rFonts w:eastAsia="ＭＳ Ｐゴシック"/>
          <w:bCs w:val="0"/>
        </w:rPr>
        <w:t>G</w:t>
      </w:r>
      <w:r w:rsidR="00F1202D" w:rsidRPr="007553F3">
        <w:rPr>
          <w:rFonts w:eastAsia="ＭＳ Ｐゴシック"/>
          <w:bCs w:val="0"/>
        </w:rPr>
        <w:t>roup II</w:t>
      </w:r>
      <w:r w:rsidR="00537D61" w:rsidRPr="007553F3">
        <w:rPr>
          <w:rFonts w:eastAsia="ＭＳ Ｐゴシック"/>
          <w:bCs w:val="0"/>
        </w:rPr>
        <w:t xml:space="preserve"> basins</w:t>
      </w:r>
      <w:r w:rsidR="00F1202D" w:rsidRPr="007553F3">
        <w:rPr>
          <w:rFonts w:eastAsia="ＭＳ Ｐゴシック"/>
          <w:bCs w:val="0"/>
        </w:rPr>
        <w:t>, which included additional families from Pseudomonadota (e.g., Sutterellaceae</w:t>
      </w:r>
      <w:r w:rsidR="00A14B16" w:rsidRPr="007553F3">
        <w:rPr>
          <w:rFonts w:eastAsia="ＭＳ Ｐゴシック"/>
          <w:bCs w:val="0"/>
        </w:rPr>
        <w:t xml:space="preserve"> and</w:t>
      </w:r>
      <w:r w:rsidR="00F1202D" w:rsidRPr="007553F3">
        <w:rPr>
          <w:rFonts w:eastAsia="ＭＳ Ｐゴシック"/>
          <w:bCs w:val="0"/>
        </w:rPr>
        <w:t xml:space="preserve"> A21b). Similar replacements of </w:t>
      </w:r>
      <w:r w:rsidR="00E72F50" w:rsidRPr="007553F3">
        <w:rPr>
          <w:rFonts w:eastAsia="ＭＳ Ｐゴシック"/>
          <w:bCs w:val="0"/>
        </w:rPr>
        <w:t>G</w:t>
      </w:r>
      <w:r w:rsidR="00F1202D" w:rsidRPr="007553F3">
        <w:rPr>
          <w:rFonts w:eastAsia="ＭＳ Ｐゴシック"/>
          <w:bCs w:val="0"/>
        </w:rPr>
        <w:t xml:space="preserve">roup I </w:t>
      </w:r>
      <w:r w:rsidR="00994883" w:rsidRPr="007553F3">
        <w:rPr>
          <w:rFonts w:eastAsia="ＭＳ Ｐゴシック"/>
          <w:bCs w:val="0"/>
        </w:rPr>
        <w:t xml:space="preserve">basins </w:t>
      </w:r>
      <w:r w:rsidR="00F1202D" w:rsidRPr="007553F3">
        <w:rPr>
          <w:rFonts w:eastAsia="ＭＳ Ｐゴシック"/>
          <w:bCs w:val="0"/>
        </w:rPr>
        <w:t xml:space="preserve">by </w:t>
      </w:r>
      <w:r w:rsidR="00E72F50" w:rsidRPr="007553F3">
        <w:rPr>
          <w:rFonts w:eastAsia="ＭＳ Ｐゴシック"/>
          <w:bCs w:val="0"/>
        </w:rPr>
        <w:t>G</w:t>
      </w:r>
      <w:r w:rsidR="00F1202D" w:rsidRPr="007553F3">
        <w:rPr>
          <w:rFonts w:eastAsia="ＭＳ Ｐゴシック"/>
          <w:bCs w:val="0"/>
        </w:rPr>
        <w:t>roup II</w:t>
      </w:r>
      <w:r w:rsidR="00994883" w:rsidRPr="007553F3">
        <w:rPr>
          <w:rFonts w:eastAsia="ＭＳ Ｐゴシック"/>
          <w:bCs w:val="0"/>
        </w:rPr>
        <w:t xml:space="preserve"> basins</w:t>
      </w:r>
      <w:r w:rsidR="00F1202D" w:rsidRPr="007553F3">
        <w:rPr>
          <w:rFonts w:eastAsia="ＭＳ Ｐゴシック"/>
          <w:bCs w:val="0"/>
        </w:rPr>
        <w:t xml:space="preserve">, resulting in </w:t>
      </w:r>
      <w:r w:rsidR="00D02425" w:rsidRPr="007553F3">
        <w:rPr>
          <w:rFonts w:eastAsia="ＭＳ Ｐゴシック"/>
          <w:bCs w:val="0"/>
        </w:rPr>
        <w:t>increased representation</w:t>
      </w:r>
      <w:r w:rsidR="00CF528B" w:rsidRPr="007553F3">
        <w:rPr>
          <w:rFonts w:eastAsia="ＭＳ Ｐゴシック"/>
          <w:bCs w:val="0"/>
        </w:rPr>
        <w:t xml:space="preserve"> of</w:t>
      </w:r>
      <w:r w:rsidR="00F1202D" w:rsidRPr="007553F3">
        <w:rPr>
          <w:rFonts w:eastAsia="ＭＳ Ｐゴシック"/>
          <w:bCs w:val="0"/>
        </w:rPr>
        <w:t xml:space="preserve"> </w:t>
      </w:r>
      <w:r w:rsidR="0018460C" w:rsidRPr="007553F3">
        <w:rPr>
          <w:rFonts w:eastAsia="ＭＳ Ｐゴシック"/>
          <w:bCs w:val="0"/>
        </w:rPr>
        <w:t>G</w:t>
      </w:r>
      <w:r w:rsidR="00F1202D" w:rsidRPr="007553F3">
        <w:rPr>
          <w:rFonts w:eastAsia="ＭＳ Ｐゴシック"/>
          <w:bCs w:val="0"/>
        </w:rPr>
        <w:t>roups I</w:t>
      </w:r>
      <w:r w:rsidR="00A14B16" w:rsidRPr="007553F3">
        <w:rPr>
          <w:rFonts w:eastAsia="ＭＳ Ｐゴシック"/>
          <w:bCs w:val="0"/>
        </w:rPr>
        <w:t>I</w:t>
      </w:r>
      <w:r w:rsidR="00F1202D" w:rsidRPr="007553F3">
        <w:rPr>
          <w:rFonts w:eastAsia="ＭＳ Ｐゴシック"/>
          <w:bCs w:val="0"/>
        </w:rPr>
        <w:t xml:space="preserve"> and II</w:t>
      </w:r>
      <w:r w:rsidR="00A14B16" w:rsidRPr="007553F3">
        <w:rPr>
          <w:rFonts w:eastAsia="ＭＳ Ｐゴシック"/>
          <w:bCs w:val="0"/>
        </w:rPr>
        <w:t>I</w:t>
      </w:r>
      <w:r w:rsidR="00C7409D" w:rsidRPr="007553F3">
        <w:rPr>
          <w:rFonts w:eastAsia="ＭＳ Ｐゴシック"/>
          <w:bCs w:val="0"/>
        </w:rPr>
        <w:t xml:space="preserve"> basins</w:t>
      </w:r>
      <w:r w:rsidR="00F1202D" w:rsidRPr="007553F3">
        <w:rPr>
          <w:rFonts w:eastAsia="ＭＳ Ｐゴシック"/>
          <w:bCs w:val="0"/>
        </w:rPr>
        <w:t xml:space="preserve">, were also observed for other bacterial genera such as </w:t>
      </w:r>
      <w:r w:rsidR="0074754C" w:rsidRPr="007553F3">
        <w:rPr>
          <w:i/>
          <w:iCs/>
        </w:rPr>
        <w:t>Ca.</w:t>
      </w:r>
      <w:r w:rsidR="007F5F1F" w:rsidRPr="007553F3">
        <w:t xml:space="preserve"> </w:t>
      </w:r>
      <w:r w:rsidR="00F1202D" w:rsidRPr="007553F3">
        <w:rPr>
          <w:rFonts w:eastAsia="ＭＳ Ｐゴシック"/>
          <w:bCs w:val="0"/>
        </w:rPr>
        <w:t xml:space="preserve">Solibacter in </w:t>
      </w:r>
      <w:r w:rsidR="00F1202D" w:rsidRPr="007553F3">
        <w:rPr>
          <w:rFonts w:eastAsia="ＭＳ Ｐゴシック"/>
          <w:bCs w:val="0"/>
          <w:i/>
          <w:iCs/>
        </w:rPr>
        <w:t>Juglans</w:t>
      </w:r>
      <w:r w:rsidR="00F1202D" w:rsidRPr="007553F3">
        <w:rPr>
          <w:rFonts w:eastAsia="ＭＳ Ｐゴシック"/>
          <w:bCs w:val="0"/>
        </w:rPr>
        <w:t xml:space="preserve"> roots and </w:t>
      </w:r>
      <w:r w:rsidR="00F1202D" w:rsidRPr="007553F3">
        <w:rPr>
          <w:rFonts w:eastAsia="ＭＳ Ｐゴシック"/>
          <w:bCs w:val="0"/>
          <w:i/>
          <w:iCs/>
        </w:rPr>
        <w:t>Reyranella</w:t>
      </w:r>
      <w:r w:rsidR="00F1202D" w:rsidRPr="007553F3">
        <w:rPr>
          <w:rFonts w:eastAsia="ＭＳ Ｐゴシック"/>
          <w:bCs w:val="0"/>
        </w:rPr>
        <w:t xml:space="preserve"> in </w:t>
      </w:r>
      <w:r w:rsidR="00F1202D" w:rsidRPr="007553F3">
        <w:rPr>
          <w:rFonts w:eastAsia="ＭＳ Ｐゴシック"/>
          <w:bCs w:val="0"/>
          <w:i/>
          <w:iCs/>
        </w:rPr>
        <w:t>Betula</w:t>
      </w:r>
      <w:r w:rsidR="00F1202D" w:rsidRPr="007553F3">
        <w:rPr>
          <w:rFonts w:eastAsia="ＭＳ Ｐゴシック"/>
          <w:bCs w:val="0"/>
        </w:rPr>
        <w:t xml:space="preserve"> roots (</w:t>
      </w:r>
      <w:r w:rsidR="004F15F0" w:rsidRPr="004F15F0">
        <w:rPr>
          <w:rFonts w:eastAsia="ＭＳ Ｐゴシック"/>
          <w:bCs w:val="0"/>
          <w:highlight w:val="magenta"/>
        </w:rPr>
        <w:t>Supplementary</w:t>
      </w:r>
      <w:r w:rsidR="00F1202D" w:rsidRPr="007553F3">
        <w:rPr>
          <w:rFonts w:eastAsia="ＭＳ Ｐゴシック"/>
          <w:bCs w:val="0"/>
        </w:rPr>
        <w:t xml:space="preserve"> </w:t>
      </w:r>
      <w:r w:rsidR="006310F2" w:rsidRPr="007553F3">
        <w:rPr>
          <w:rFonts w:eastAsia="ＭＳ Ｐゴシック"/>
          <w:bCs w:val="0"/>
        </w:rPr>
        <w:t>Figs. S</w:t>
      </w:r>
      <w:r w:rsidR="007553F3" w:rsidRPr="007553F3">
        <w:rPr>
          <w:rFonts w:eastAsia="ＭＳ Ｐゴシック"/>
          <w:bCs w:val="0"/>
        </w:rPr>
        <w:t>2</w:t>
      </w:r>
      <w:r w:rsidR="004F15F0">
        <w:rPr>
          <w:rFonts w:eastAsia="ＭＳ Ｐゴシック"/>
          <w:bCs w:val="0"/>
        </w:rPr>
        <w:t>1</w:t>
      </w:r>
      <w:r w:rsidR="003736BF" w:rsidRPr="007553F3">
        <w:rPr>
          <w:rFonts w:eastAsia="ＭＳ Ｐゴシック"/>
          <w:bCs w:val="0"/>
        </w:rPr>
        <w:t>–</w:t>
      </w:r>
      <w:r w:rsidR="00F1202D" w:rsidRPr="007553F3">
        <w:rPr>
          <w:rFonts w:eastAsia="ＭＳ Ｐゴシック"/>
          <w:bCs w:val="0"/>
        </w:rPr>
        <w:t>S</w:t>
      </w:r>
      <w:r w:rsidR="007553F3" w:rsidRPr="007553F3">
        <w:rPr>
          <w:rFonts w:eastAsia="ＭＳ Ｐゴシック"/>
          <w:bCs w:val="0"/>
        </w:rPr>
        <w:t>2</w:t>
      </w:r>
      <w:r w:rsidR="004F15F0">
        <w:rPr>
          <w:rFonts w:eastAsia="ＭＳ Ｐゴシック"/>
          <w:bCs w:val="0"/>
        </w:rPr>
        <w:t>2</w:t>
      </w:r>
      <w:r w:rsidR="00F1202D" w:rsidRPr="007553F3">
        <w:rPr>
          <w:rFonts w:eastAsia="ＭＳ Ｐゴシック"/>
          <w:bCs w:val="0"/>
        </w:rPr>
        <w:t>).</w:t>
      </w:r>
      <w:r w:rsidR="00EC7FD8" w:rsidRPr="007553F3">
        <w:rPr>
          <w:rFonts w:eastAsia="ＭＳ Ｐゴシック"/>
          <w:bCs w:val="0"/>
        </w:rPr>
        <w:t xml:space="preserve"> </w:t>
      </w:r>
      <w:r w:rsidR="009B0303" w:rsidRPr="007553F3">
        <w:rPr>
          <w:rFonts w:eastAsia="ＭＳ Ｐゴシック"/>
          <w:bCs w:val="0"/>
          <w:kern w:val="0"/>
          <w14:ligatures w14:val="none"/>
        </w:rPr>
        <w:t>In contrast</w:t>
      </w:r>
      <w:r w:rsidR="00FC282C" w:rsidRPr="007553F3">
        <w:rPr>
          <w:rFonts w:eastAsia="ＭＳ Ｐゴシック"/>
          <w:bCs w:val="0"/>
          <w:kern w:val="0"/>
          <w14:ligatures w14:val="none"/>
        </w:rPr>
        <w:t xml:space="preserve">, the endophytic fungus </w:t>
      </w:r>
      <w:r w:rsidR="00FC282C" w:rsidRPr="007553F3">
        <w:rPr>
          <w:rFonts w:eastAsia="ＭＳ Ｐゴシック"/>
          <w:bCs w:val="0"/>
          <w:i/>
          <w:iCs/>
          <w:kern w:val="0"/>
          <w14:ligatures w14:val="none"/>
        </w:rPr>
        <w:t>Meliniomyces</w:t>
      </w:r>
      <w:r w:rsidR="00FC282C" w:rsidRPr="007553F3">
        <w:rPr>
          <w:rFonts w:eastAsia="ＭＳ Ｐゴシック"/>
          <w:bCs w:val="0"/>
          <w:kern w:val="0"/>
          <w14:ligatures w14:val="none"/>
        </w:rPr>
        <w:t xml:space="preserve"> was </w:t>
      </w:r>
      <w:r w:rsidR="001B60A8" w:rsidRPr="007553F3">
        <w:rPr>
          <w:rFonts w:eastAsia="ＭＳ Ｐゴシック"/>
          <w:bCs w:val="0"/>
          <w:kern w:val="0"/>
          <w14:ligatures w14:val="none"/>
        </w:rPr>
        <w:t>associated with the</w:t>
      </w:r>
      <w:r w:rsidR="00FC282C" w:rsidRPr="007553F3">
        <w:rPr>
          <w:rFonts w:eastAsia="ＭＳ Ｐゴシック"/>
          <w:bCs w:val="0"/>
          <w:kern w:val="0"/>
          <w14:ligatures w14:val="none"/>
        </w:rPr>
        <w:t xml:space="preserve"> </w:t>
      </w:r>
      <w:r w:rsidR="00213086" w:rsidRPr="007553F3">
        <w:rPr>
          <w:rFonts w:eastAsia="ＭＳ Ｐゴシック"/>
          <w:bCs w:val="0"/>
          <w:kern w:val="0"/>
          <w14:ligatures w14:val="none"/>
        </w:rPr>
        <w:t>prevalence</w:t>
      </w:r>
      <w:r w:rsidR="00FC282C" w:rsidRPr="007553F3">
        <w:rPr>
          <w:rFonts w:eastAsia="ＭＳ Ｐゴシック"/>
          <w:bCs w:val="0"/>
          <w:kern w:val="0"/>
          <w14:ligatures w14:val="none"/>
        </w:rPr>
        <w:t xml:space="preserve"> of </w:t>
      </w:r>
      <w:r w:rsidR="0073681D" w:rsidRPr="007553F3">
        <w:rPr>
          <w:rFonts w:eastAsia="ＭＳ Ｐゴシック"/>
          <w:bCs w:val="0"/>
          <w:kern w:val="0"/>
          <w14:ligatures w14:val="none"/>
        </w:rPr>
        <w:t>community</w:t>
      </w:r>
      <w:r w:rsidR="00FC282C" w:rsidRPr="007553F3">
        <w:rPr>
          <w:rFonts w:eastAsia="ＭＳ Ｐゴシック"/>
          <w:bCs w:val="0"/>
          <w:kern w:val="0"/>
          <w14:ligatures w14:val="none"/>
        </w:rPr>
        <w:t xml:space="preserve"> states composed of core bacterial families (</w:t>
      </w:r>
      <w:r w:rsidR="0018460C" w:rsidRPr="007553F3">
        <w:rPr>
          <w:rFonts w:eastAsia="ＭＳ Ｐゴシック"/>
          <w:bCs w:val="0"/>
          <w:kern w:val="0"/>
          <w14:ligatures w14:val="none"/>
        </w:rPr>
        <w:t>G</w:t>
      </w:r>
      <w:r w:rsidR="00FC282C" w:rsidRPr="007553F3">
        <w:rPr>
          <w:rFonts w:eastAsia="ＭＳ Ｐゴシック"/>
          <w:bCs w:val="0"/>
          <w:kern w:val="0"/>
          <w14:ligatures w14:val="none"/>
        </w:rPr>
        <w:t xml:space="preserve">roup I) in the roots of </w:t>
      </w:r>
      <w:r w:rsidR="00FC282C" w:rsidRPr="007553F3">
        <w:rPr>
          <w:rFonts w:eastAsia="ＭＳ Ｐゴシック"/>
          <w:bCs w:val="0"/>
          <w:i/>
          <w:iCs/>
          <w:kern w:val="0"/>
          <w14:ligatures w14:val="none"/>
        </w:rPr>
        <w:t>Pinus</w:t>
      </w:r>
      <w:r w:rsidR="007F0813" w:rsidRPr="007553F3">
        <w:rPr>
          <w:rFonts w:eastAsia="ＭＳ Ｐゴシック"/>
          <w:bCs w:val="0"/>
          <w:i/>
          <w:iCs/>
          <w:kern w:val="0"/>
          <w14:ligatures w14:val="none"/>
        </w:rPr>
        <w:t xml:space="preserve"> </w:t>
      </w:r>
      <w:r w:rsidR="007F0813" w:rsidRPr="007553F3">
        <w:rPr>
          <w:rFonts w:eastAsia="ＭＳ Ｐゴシック"/>
          <w:bCs w:val="0"/>
          <w:kern w:val="0"/>
          <w14:ligatures w14:val="none"/>
        </w:rPr>
        <w:t>(Fig. 6</w:t>
      </w:r>
      <w:r w:rsidR="00C7244E" w:rsidRPr="007553F3">
        <w:rPr>
          <w:rFonts w:eastAsia="ＭＳ Ｐゴシック"/>
          <w:bCs w:val="0"/>
          <w:kern w:val="0"/>
          <w14:ligatures w14:val="none"/>
        </w:rPr>
        <w:t>f</w:t>
      </w:r>
      <w:r w:rsidR="00B1290F" w:rsidRPr="007553F3">
        <w:rPr>
          <w:rFonts w:eastAsia="ＭＳ Ｐゴシック"/>
          <w:bCs w:val="0"/>
          <w:kern w:val="0"/>
          <w14:ligatures w14:val="none"/>
        </w:rPr>
        <w:t>–</w:t>
      </w:r>
      <w:r w:rsidR="00C7244E" w:rsidRPr="007553F3">
        <w:rPr>
          <w:rFonts w:eastAsia="ＭＳ Ｐゴシック"/>
          <w:bCs w:val="0"/>
          <w:kern w:val="0"/>
          <w14:ligatures w14:val="none"/>
        </w:rPr>
        <w:t>j</w:t>
      </w:r>
      <w:r w:rsidR="007F0813" w:rsidRPr="007553F3">
        <w:rPr>
          <w:rFonts w:eastAsia="ＭＳ Ｐゴシック"/>
          <w:bCs w:val="0"/>
          <w:kern w:val="0"/>
          <w14:ligatures w14:val="none"/>
        </w:rPr>
        <w:t>)</w:t>
      </w:r>
      <w:r w:rsidR="00FC282C" w:rsidRPr="007553F3">
        <w:rPr>
          <w:rFonts w:eastAsia="ＭＳ Ｐゴシック"/>
          <w:bCs w:val="0"/>
          <w:kern w:val="0"/>
          <w14:ligatures w14:val="none"/>
        </w:rPr>
        <w:t xml:space="preserve">. Other </w:t>
      </w:r>
      <w:r w:rsidR="00EA3017" w:rsidRPr="007553F3">
        <w:rPr>
          <w:rFonts w:eastAsia="ＭＳ Ｐゴシック"/>
          <w:bCs w:val="0"/>
          <w:kern w:val="0"/>
          <w14:ligatures w14:val="none"/>
        </w:rPr>
        <w:t xml:space="preserve">potential </w:t>
      </w:r>
      <w:r w:rsidR="00FC282C" w:rsidRPr="007553F3">
        <w:rPr>
          <w:rFonts w:eastAsia="ＭＳ Ｐゴシック"/>
          <w:bCs w:val="0"/>
          <w:kern w:val="0"/>
          <w14:ligatures w14:val="none"/>
        </w:rPr>
        <w:t xml:space="preserve">keystone microbes </w:t>
      </w:r>
      <w:r w:rsidR="00DC0281" w:rsidRPr="007553F3">
        <w:rPr>
          <w:rFonts w:eastAsia="ＭＳ Ｐゴシック"/>
          <w:bCs w:val="0"/>
          <w:kern w:val="0"/>
          <w14:ligatures w14:val="none"/>
        </w:rPr>
        <w:t xml:space="preserve">were </w:t>
      </w:r>
      <w:r w:rsidR="00E008D0" w:rsidRPr="007553F3">
        <w:rPr>
          <w:rFonts w:eastAsia="ＭＳ Ｐゴシック"/>
          <w:bCs w:val="0"/>
          <w:kern w:val="0"/>
          <w14:ligatures w14:val="none"/>
        </w:rPr>
        <w:t>linked</w:t>
      </w:r>
      <w:r w:rsidR="0031702F" w:rsidRPr="007553F3">
        <w:rPr>
          <w:rFonts w:eastAsia="ＭＳ Ｐゴシック"/>
          <w:bCs w:val="0"/>
          <w:kern w:val="0"/>
          <w14:ligatures w14:val="none"/>
        </w:rPr>
        <w:t xml:space="preserve"> </w:t>
      </w:r>
      <w:r w:rsidR="00E008D0" w:rsidRPr="007553F3">
        <w:rPr>
          <w:rFonts w:eastAsia="ＭＳ Ｐゴシック"/>
          <w:bCs w:val="0"/>
          <w:kern w:val="0"/>
          <w14:ligatures w14:val="none"/>
        </w:rPr>
        <w:t>to</w:t>
      </w:r>
      <w:r w:rsidR="0031702F" w:rsidRPr="007553F3">
        <w:rPr>
          <w:rFonts w:eastAsia="ＭＳ Ｐゴシック"/>
          <w:bCs w:val="0"/>
          <w:kern w:val="0"/>
          <w14:ligatures w14:val="none"/>
        </w:rPr>
        <w:t xml:space="preserve"> </w:t>
      </w:r>
      <w:r w:rsidR="00FC282C" w:rsidRPr="007553F3">
        <w:rPr>
          <w:rFonts w:eastAsia="ＭＳ Ｐゴシック"/>
          <w:bCs w:val="0"/>
          <w:kern w:val="0"/>
          <w14:ligatures w14:val="none"/>
        </w:rPr>
        <w:t xml:space="preserve">directional changes </w:t>
      </w:r>
      <w:r w:rsidR="00FC282C" w:rsidRPr="007553F3">
        <w:rPr>
          <w:rFonts w:eastAsia="ＭＳ Ｐゴシック"/>
          <w:bCs w:val="0"/>
          <w:kern w:val="0"/>
          <w14:ligatures w14:val="none"/>
        </w:rPr>
        <w:lastRenderedPageBreak/>
        <w:t xml:space="preserve">in </w:t>
      </w:r>
      <w:r w:rsidR="00CF528B" w:rsidRPr="007553F3">
        <w:rPr>
          <w:rFonts w:eastAsia="ＭＳ Ｐゴシック"/>
          <w:bCs w:val="0"/>
          <w:kern w:val="0"/>
          <w14:ligatures w14:val="none"/>
        </w:rPr>
        <w:t>the assembly</w:t>
      </w:r>
      <w:r w:rsidR="002F36B4" w:rsidRPr="007553F3">
        <w:rPr>
          <w:rFonts w:eastAsia="ＭＳ Ｐゴシック"/>
          <w:bCs w:val="0"/>
          <w:kern w:val="0"/>
          <w14:ligatures w14:val="none"/>
        </w:rPr>
        <w:t xml:space="preserve"> landscape architecture</w:t>
      </w:r>
      <w:r w:rsidR="00FC282C" w:rsidRPr="007553F3">
        <w:rPr>
          <w:rFonts w:eastAsia="ＭＳ Ｐゴシック"/>
          <w:bCs w:val="0"/>
          <w:kern w:val="0"/>
          <w14:ligatures w14:val="none"/>
        </w:rPr>
        <w:t xml:space="preserve">; for example, </w:t>
      </w:r>
      <w:r w:rsidR="009745D7">
        <w:rPr>
          <w:rFonts w:eastAsia="ＭＳ Ｐゴシック"/>
          <w:bCs w:val="0"/>
          <w:kern w:val="0"/>
          <w14:ligatures w14:val="none"/>
        </w:rPr>
        <w:t xml:space="preserve">an increase in the abundance of the </w:t>
      </w:r>
      <w:r w:rsidR="009745D7" w:rsidRPr="007553F3">
        <w:rPr>
          <w:rFonts w:eastAsia="ＭＳ Ｐゴシック"/>
          <w:bCs w:val="0"/>
          <w:kern w:val="0"/>
          <w14:ligatures w14:val="none"/>
        </w:rPr>
        <w:t>Chloroflexi</w:t>
      </w:r>
      <w:r w:rsidR="009745D7">
        <w:rPr>
          <w:rFonts w:eastAsia="ＭＳ Ｐゴシック"/>
          <w:bCs w:val="0"/>
          <w:kern w:val="0"/>
          <w14:ligatures w14:val="none"/>
        </w:rPr>
        <w:t xml:space="preserve"> genus </w:t>
      </w:r>
      <w:r w:rsidR="00FC282C" w:rsidRPr="007553F3">
        <w:rPr>
          <w:rFonts w:eastAsia="ＭＳ Ｐゴシック"/>
          <w:bCs w:val="0"/>
          <w:i/>
          <w:iCs/>
          <w:kern w:val="0"/>
          <w14:ligatures w14:val="none"/>
        </w:rPr>
        <w:t>G12-WMSP1</w:t>
      </w:r>
      <w:r w:rsidR="00B43FFD" w:rsidRPr="007553F3">
        <w:rPr>
          <w:rFonts w:eastAsia="ＭＳ Ｐゴシック"/>
          <w:bCs w:val="0"/>
          <w:kern w:val="0"/>
          <w14:ligatures w14:val="none"/>
        </w:rPr>
        <w:t xml:space="preserve"> abundance</w:t>
      </w:r>
      <w:r w:rsidR="00FC282C" w:rsidRPr="007553F3">
        <w:rPr>
          <w:rFonts w:eastAsia="ＭＳ Ｐゴシック"/>
          <w:bCs w:val="0"/>
          <w:kern w:val="0"/>
          <w14:ligatures w14:val="none"/>
        </w:rPr>
        <w:t xml:space="preserve"> </w:t>
      </w:r>
      <w:r w:rsidR="007C64E4" w:rsidRPr="007553F3">
        <w:rPr>
          <w:rFonts w:eastAsia="ＭＳ Ｐゴシック"/>
          <w:bCs w:val="0"/>
          <w:kern w:val="0"/>
          <w14:ligatures w14:val="none"/>
        </w:rPr>
        <w:t>was associated with the</w:t>
      </w:r>
      <w:r w:rsidR="00FC282C" w:rsidRPr="007553F3">
        <w:rPr>
          <w:rFonts w:eastAsia="ＭＳ Ｐゴシック"/>
          <w:bCs w:val="0"/>
          <w:kern w:val="0"/>
          <w14:ligatures w14:val="none"/>
        </w:rPr>
        <w:t xml:space="preserve"> dominance of </w:t>
      </w:r>
      <w:r w:rsidR="0018460C" w:rsidRPr="007553F3">
        <w:rPr>
          <w:rFonts w:eastAsia="ＭＳ Ｐゴシック"/>
          <w:bCs w:val="0"/>
          <w:kern w:val="0"/>
          <w14:ligatures w14:val="none"/>
        </w:rPr>
        <w:t>G</w:t>
      </w:r>
      <w:r w:rsidR="00FC282C" w:rsidRPr="007553F3">
        <w:rPr>
          <w:rFonts w:eastAsia="ＭＳ Ｐゴシック"/>
          <w:bCs w:val="0"/>
          <w:kern w:val="0"/>
          <w14:ligatures w14:val="none"/>
        </w:rPr>
        <w:t xml:space="preserve">roup II </w:t>
      </w:r>
      <w:r w:rsidR="003F3F28" w:rsidRPr="007553F3">
        <w:rPr>
          <w:rFonts w:eastAsia="ＭＳ Ｐゴシック"/>
          <w:bCs w:val="0"/>
          <w:kern w:val="0"/>
          <w14:ligatures w14:val="none"/>
        </w:rPr>
        <w:t>basins</w:t>
      </w:r>
      <w:r w:rsidR="00FC282C" w:rsidRPr="007553F3">
        <w:rPr>
          <w:rFonts w:eastAsia="ＭＳ Ｐゴシック"/>
          <w:bCs w:val="0"/>
          <w:kern w:val="0"/>
          <w14:ligatures w14:val="none"/>
        </w:rPr>
        <w:t xml:space="preserve"> in </w:t>
      </w:r>
      <w:r w:rsidR="00FC282C" w:rsidRPr="007553F3">
        <w:rPr>
          <w:rFonts w:eastAsia="ＭＳ Ｐゴシック"/>
          <w:bCs w:val="0"/>
          <w:i/>
          <w:iCs/>
          <w:kern w:val="0"/>
          <w14:ligatures w14:val="none"/>
        </w:rPr>
        <w:t>Acer</w:t>
      </w:r>
      <w:r w:rsidR="007F0813" w:rsidRPr="007553F3">
        <w:rPr>
          <w:rFonts w:eastAsia="ＭＳ Ｐゴシック"/>
          <w:bCs w:val="0"/>
          <w:i/>
          <w:iCs/>
          <w:kern w:val="0"/>
          <w14:ligatures w14:val="none"/>
        </w:rPr>
        <w:t xml:space="preserve"> </w:t>
      </w:r>
      <w:r w:rsidR="000753DB" w:rsidRPr="007553F3">
        <w:rPr>
          <w:rFonts w:eastAsia="ＭＳ Ｐゴシック"/>
          <w:bCs w:val="0"/>
          <w:kern w:val="0"/>
          <w14:ligatures w14:val="none"/>
        </w:rPr>
        <w:t xml:space="preserve">roots </w:t>
      </w:r>
      <w:r w:rsidR="007F0813" w:rsidRPr="007553F3">
        <w:rPr>
          <w:rFonts w:eastAsia="ＭＳ Ｐゴシック"/>
          <w:bCs w:val="0"/>
          <w:kern w:val="0"/>
          <w14:ligatures w14:val="none"/>
        </w:rPr>
        <w:t>(</w:t>
      </w:r>
      <w:r w:rsidR="004F15F0" w:rsidRPr="004F15F0">
        <w:rPr>
          <w:rFonts w:eastAsia="ＭＳ Ｐゴシック"/>
          <w:bCs w:val="0"/>
          <w:kern w:val="0"/>
          <w:highlight w:val="magenta"/>
          <w14:ligatures w14:val="none"/>
        </w:rPr>
        <w:t>Supplementary</w:t>
      </w:r>
      <w:r w:rsidR="00227F84" w:rsidRPr="007553F3">
        <w:rPr>
          <w:rFonts w:eastAsia="ＭＳ Ｐゴシック"/>
          <w:bCs w:val="0"/>
          <w:kern w:val="0"/>
          <w14:ligatures w14:val="none"/>
        </w:rPr>
        <w:t xml:space="preserve"> </w:t>
      </w:r>
      <w:r w:rsidR="006310F2" w:rsidRPr="007553F3">
        <w:rPr>
          <w:rFonts w:eastAsia="ＭＳ Ｐゴシック"/>
          <w:bCs w:val="0"/>
          <w:kern w:val="0"/>
          <w14:ligatures w14:val="none"/>
        </w:rPr>
        <w:t xml:space="preserve">Fig. </w:t>
      </w:r>
      <w:r w:rsidR="007F0813" w:rsidRPr="007553F3">
        <w:rPr>
          <w:rFonts w:eastAsia="ＭＳ Ｐゴシック"/>
          <w:bCs w:val="0"/>
          <w:kern w:val="0"/>
          <w14:ligatures w14:val="none"/>
        </w:rPr>
        <w:t>S</w:t>
      </w:r>
      <w:r w:rsidR="007553F3" w:rsidRPr="007553F3">
        <w:rPr>
          <w:rFonts w:eastAsia="ＭＳ Ｐゴシック"/>
          <w:bCs w:val="0"/>
          <w:kern w:val="0"/>
          <w14:ligatures w14:val="none"/>
        </w:rPr>
        <w:t>2</w:t>
      </w:r>
      <w:r w:rsidR="004F15F0">
        <w:rPr>
          <w:rFonts w:eastAsia="ＭＳ Ｐゴシック"/>
          <w:bCs w:val="0"/>
          <w:kern w:val="0"/>
          <w14:ligatures w14:val="none"/>
        </w:rPr>
        <w:t>1</w:t>
      </w:r>
      <w:r w:rsidR="007F0813" w:rsidRPr="007553F3">
        <w:rPr>
          <w:rFonts w:eastAsia="ＭＳ Ｐゴシック"/>
          <w:bCs w:val="0"/>
          <w:kern w:val="0"/>
          <w14:ligatures w14:val="none"/>
        </w:rPr>
        <w:t>)</w:t>
      </w:r>
      <w:r w:rsidR="00FC282C" w:rsidRPr="007553F3">
        <w:rPr>
          <w:rFonts w:eastAsia="ＭＳ Ｐゴシック"/>
          <w:bCs w:val="0"/>
          <w:kern w:val="0"/>
          <w14:ligatures w14:val="none"/>
        </w:rPr>
        <w:t>.</w:t>
      </w:r>
    </w:p>
    <w:p w14:paraId="1AB1200D" w14:textId="77777777" w:rsidR="00B96280" w:rsidRDefault="00B96280" w:rsidP="00EC7FD8">
      <w:pPr>
        <w:tabs>
          <w:tab w:val="left" w:pos="426"/>
        </w:tabs>
        <w:spacing w:before="179"/>
        <w:rPr>
          <w:rFonts w:eastAsia="ＭＳ Ｐゴシック"/>
          <w:bCs w:val="0"/>
          <w:kern w:val="0"/>
          <w14:ligatures w14:val="none"/>
        </w:rPr>
      </w:pPr>
    </w:p>
    <w:p w14:paraId="5A07304A" w14:textId="36C3ACE7" w:rsidR="00B96280" w:rsidRPr="00405E58" w:rsidRDefault="00307DEF" w:rsidP="00B96280">
      <w:pPr>
        <w:widowControl/>
        <w:tabs>
          <w:tab w:val="left" w:pos="426"/>
        </w:tabs>
        <w:spacing w:before="179" w:beforeAutospacing="1" w:after="100" w:afterAutospacing="1"/>
        <w:outlineLvl w:val="3"/>
        <w:rPr>
          <w:rFonts w:eastAsia="ＭＳ Ｐゴシック"/>
          <w:b/>
          <w:bCs w:val="0"/>
          <w:kern w:val="0"/>
          <w14:ligatures w14:val="none"/>
        </w:rPr>
      </w:pPr>
      <w:r>
        <w:rPr>
          <w:rFonts w:eastAsia="ＭＳ Ｐゴシック"/>
          <w:b/>
          <w:bCs w:val="0"/>
          <w:kern w:val="0"/>
          <w14:ligatures w14:val="none"/>
        </w:rPr>
        <w:t>Ecology of potential keystones</w:t>
      </w:r>
    </w:p>
    <w:p w14:paraId="06504882" w14:textId="1CD97DB1" w:rsidR="007E6027" w:rsidRDefault="007A762B" w:rsidP="007E6027">
      <w:pPr>
        <w:tabs>
          <w:tab w:val="left" w:pos="426"/>
        </w:tabs>
        <w:spacing w:before="179"/>
        <w:rPr>
          <w:rFonts w:eastAsia="ＭＳ Ｐゴシック"/>
          <w:bCs w:val="0"/>
          <w:kern w:val="0"/>
          <w14:ligatures w14:val="none"/>
        </w:rPr>
      </w:pPr>
      <w:r>
        <w:t xml:space="preserve">To validate the results of the keystone exploration </w:t>
      </w:r>
      <w:r w:rsidR="004B756C">
        <w:t>analysis</w:t>
      </w:r>
      <w:r>
        <w:t>, we examined the community</w:t>
      </w:r>
      <w:r w:rsidR="004E0BC3">
        <w:t>-</w:t>
      </w:r>
      <w:r>
        <w:t>scale impacts of the highlighted taxa using an alternative statistical framework and complementary data.</w:t>
      </w:r>
      <w:r w:rsidR="004E214D">
        <w:rPr>
          <w:rFonts w:eastAsia="ＭＳ Ｐゴシック"/>
          <w:bCs w:val="0"/>
          <w:kern w:val="0"/>
          <w14:ligatures w14:val="none"/>
        </w:rPr>
        <w:t xml:space="preserve"> </w:t>
      </w:r>
      <w:r w:rsidR="005E6EE0">
        <w:rPr>
          <w:rFonts w:eastAsia="ＭＳ Ｐゴシック"/>
          <w:bCs w:val="0"/>
          <w:kern w:val="0"/>
          <w14:ligatures w14:val="none"/>
        </w:rPr>
        <w:t xml:space="preserve">Although </w:t>
      </w:r>
      <w:r w:rsidR="00291DEF">
        <w:rPr>
          <w:rFonts w:eastAsia="ＭＳ Ｐゴシック"/>
          <w:bCs w:val="0"/>
          <w:kern w:val="0"/>
          <w14:ligatures w14:val="none"/>
        </w:rPr>
        <w:t>datasets</w:t>
      </w:r>
      <w:r w:rsidR="00FB7218">
        <w:rPr>
          <w:rFonts w:eastAsia="ＭＳ Ｐゴシック"/>
          <w:bCs w:val="0"/>
          <w:kern w:val="0"/>
          <w14:ligatures w14:val="none"/>
        </w:rPr>
        <w:t xml:space="preserve"> </w:t>
      </w:r>
      <w:r w:rsidR="000A5AF1">
        <w:rPr>
          <w:rFonts w:eastAsia="ＭＳ Ｐゴシック"/>
          <w:bCs w:val="0"/>
          <w:kern w:val="0"/>
          <w14:ligatures w14:val="none"/>
        </w:rPr>
        <w:t xml:space="preserve">that </w:t>
      </w:r>
      <w:r w:rsidR="00291DEF">
        <w:rPr>
          <w:rFonts w:eastAsia="ＭＳ Ｐゴシック"/>
          <w:bCs w:val="0"/>
          <w:kern w:val="0"/>
          <w14:ligatures w14:val="none"/>
        </w:rPr>
        <w:t>allow</w:t>
      </w:r>
      <w:r w:rsidR="00A8043B">
        <w:rPr>
          <w:rFonts w:eastAsia="ＭＳ Ｐゴシック"/>
          <w:bCs w:val="0"/>
          <w:kern w:val="0"/>
          <w14:ligatures w14:val="none"/>
        </w:rPr>
        <w:t xml:space="preserve"> comprehensive </w:t>
      </w:r>
      <w:r w:rsidR="005B3FD9">
        <w:rPr>
          <w:rFonts w:eastAsia="ＭＳ Ｐゴシック"/>
          <w:bCs w:val="0"/>
          <w:kern w:val="0"/>
          <w14:ligatures w14:val="none"/>
        </w:rPr>
        <w:t>statistical</w:t>
      </w:r>
      <w:r w:rsidR="008E281E">
        <w:rPr>
          <w:rFonts w:eastAsia="ＭＳ Ｐゴシック"/>
          <w:bCs w:val="0"/>
          <w:kern w:val="0"/>
          <w14:ligatures w14:val="none"/>
        </w:rPr>
        <w:t xml:space="preserve"> analyses of </w:t>
      </w:r>
      <w:r w:rsidR="00DC130B">
        <w:rPr>
          <w:rFonts w:eastAsia="ＭＳ Ｐゴシック"/>
          <w:bCs w:val="0"/>
          <w:kern w:val="0"/>
          <w14:ligatures w14:val="none"/>
        </w:rPr>
        <w:t>root microbiome</w:t>
      </w:r>
      <w:r w:rsidR="00256C45">
        <w:rPr>
          <w:rFonts w:eastAsia="ＭＳ Ｐゴシック"/>
          <w:bCs w:val="0"/>
          <w:kern w:val="0"/>
          <w14:ligatures w14:val="none"/>
        </w:rPr>
        <w:t xml:space="preserve"> ass</w:t>
      </w:r>
      <w:r w:rsidR="00F44C5B">
        <w:rPr>
          <w:rFonts w:eastAsia="ＭＳ Ｐゴシック"/>
          <w:bCs w:val="0"/>
          <w:kern w:val="0"/>
          <w14:ligatures w14:val="none"/>
        </w:rPr>
        <w:t xml:space="preserve">embly </w:t>
      </w:r>
      <w:r w:rsidR="004463A3">
        <w:rPr>
          <w:rFonts w:eastAsia="ＭＳ Ｐゴシック"/>
          <w:bCs w:val="0"/>
          <w:kern w:val="0"/>
          <w14:ligatures w14:val="none"/>
        </w:rPr>
        <w:t xml:space="preserve">remain </w:t>
      </w:r>
      <w:r w:rsidR="00DC130B">
        <w:rPr>
          <w:rFonts w:eastAsia="ＭＳ Ｐゴシック"/>
          <w:bCs w:val="0"/>
          <w:kern w:val="0"/>
          <w14:ligatures w14:val="none"/>
        </w:rPr>
        <w:t>scarce</w:t>
      </w:r>
      <w:r w:rsidR="005E6EE0">
        <w:rPr>
          <w:rFonts w:eastAsia="ＭＳ Ｐゴシック"/>
          <w:bCs w:val="0"/>
          <w:kern w:val="0"/>
          <w14:ligatures w14:val="none"/>
        </w:rPr>
        <w:t xml:space="preserve">, a recent study </w:t>
      </w:r>
      <w:r w:rsidR="00623847">
        <w:rPr>
          <w:rFonts w:eastAsia="ＭＳ Ｐゴシック"/>
          <w:bCs w:val="0"/>
          <w:kern w:val="0"/>
          <w14:ligatures w14:val="none"/>
        </w:rPr>
        <w:t>has</w:t>
      </w:r>
      <w:r w:rsidR="00AF15F5">
        <w:rPr>
          <w:rFonts w:eastAsia="ＭＳ Ｐゴシック"/>
          <w:bCs w:val="0"/>
          <w:kern w:val="0"/>
          <w14:ligatures w14:val="none"/>
        </w:rPr>
        <w:t xml:space="preserve"> </w:t>
      </w:r>
      <w:r w:rsidR="00C71F7F">
        <w:rPr>
          <w:rFonts w:eastAsia="ＭＳ Ｐゴシック"/>
          <w:bCs w:val="0"/>
          <w:kern w:val="0"/>
          <w14:ligatures w14:val="none"/>
        </w:rPr>
        <w:t>provided</w:t>
      </w:r>
      <w:r w:rsidR="00D815E6">
        <w:rPr>
          <w:rFonts w:eastAsia="ＭＳ Ｐゴシック"/>
          <w:bCs w:val="0"/>
          <w:kern w:val="0"/>
          <w14:ligatures w14:val="none"/>
        </w:rPr>
        <w:t xml:space="preserve"> </w:t>
      </w:r>
      <w:r w:rsidR="008D008E">
        <w:rPr>
          <w:rFonts w:eastAsia="ＭＳ Ｐゴシック"/>
          <w:bCs w:val="0"/>
          <w:kern w:val="0"/>
          <w14:ligatures w14:val="none"/>
        </w:rPr>
        <w:t xml:space="preserve">microscopic observational data on </w:t>
      </w:r>
      <w:r w:rsidR="00146C69">
        <w:rPr>
          <w:rFonts w:eastAsia="ＭＳ Ｐゴシック"/>
          <w:bCs w:val="0"/>
          <w:kern w:val="0"/>
          <w14:ligatures w14:val="none"/>
        </w:rPr>
        <w:t xml:space="preserve">root </w:t>
      </w:r>
      <w:r w:rsidR="00D815E6">
        <w:rPr>
          <w:rFonts w:eastAsia="ＭＳ Ｐゴシック"/>
          <w:bCs w:val="0"/>
          <w:kern w:val="0"/>
          <w14:ligatures w14:val="none"/>
        </w:rPr>
        <w:t xml:space="preserve">colonization </w:t>
      </w:r>
      <w:r w:rsidR="007C714F">
        <w:rPr>
          <w:rFonts w:eastAsia="ＭＳ Ｐゴシック"/>
          <w:bCs w:val="0"/>
          <w:kern w:val="0"/>
          <w14:ligatures w14:val="none"/>
        </w:rPr>
        <w:t xml:space="preserve">by </w:t>
      </w:r>
      <w:r w:rsidR="0049312C">
        <w:rPr>
          <w:rFonts w:eastAsia="ＭＳ Ｐゴシック"/>
          <w:bCs w:val="0"/>
          <w:kern w:val="0"/>
          <w14:ligatures w14:val="none"/>
        </w:rPr>
        <w:t>arbuscular mycorrhizal</w:t>
      </w:r>
      <w:r w:rsidR="00C71F7F">
        <w:rPr>
          <w:rFonts w:eastAsia="ＭＳ Ｐゴシック"/>
          <w:bCs w:val="0"/>
          <w:kern w:val="0"/>
          <w14:ligatures w14:val="none"/>
        </w:rPr>
        <w:t xml:space="preserve"> and</w:t>
      </w:r>
      <w:r w:rsidR="0049312C">
        <w:rPr>
          <w:rFonts w:eastAsia="ＭＳ Ｐゴシック"/>
          <w:bCs w:val="0"/>
          <w:kern w:val="0"/>
          <w14:ligatures w14:val="none"/>
        </w:rPr>
        <w:t xml:space="preserve"> ectomycorrhizal fungi </w:t>
      </w:r>
      <w:r w:rsidR="007C714F">
        <w:rPr>
          <w:rFonts w:eastAsia="ＭＳ Ｐゴシック"/>
          <w:bCs w:val="0"/>
          <w:kern w:val="0"/>
          <w14:ligatures w14:val="none"/>
        </w:rPr>
        <w:t>across</w:t>
      </w:r>
      <w:r w:rsidR="00A576DD">
        <w:rPr>
          <w:rFonts w:eastAsia="ＭＳ Ｐゴシック"/>
          <w:bCs w:val="0"/>
          <w:kern w:val="0"/>
          <w14:ligatures w14:val="none"/>
        </w:rPr>
        <w:t xml:space="preserve"> </w:t>
      </w:r>
      <w:r w:rsidR="00DB6481">
        <w:rPr>
          <w:rFonts w:eastAsia="ＭＳ Ｐゴシック"/>
          <w:bCs w:val="0"/>
          <w:kern w:val="0"/>
          <w14:ligatures w14:val="none"/>
        </w:rPr>
        <w:t>ecologically diverse</w:t>
      </w:r>
      <w:r w:rsidR="003B6A9E">
        <w:rPr>
          <w:rFonts w:eastAsia="ＭＳ Ｐゴシック"/>
          <w:bCs w:val="0"/>
          <w:kern w:val="0"/>
          <w14:ligatures w14:val="none"/>
        </w:rPr>
        <w:t xml:space="preserve"> </w:t>
      </w:r>
      <w:r w:rsidR="0081432B">
        <w:rPr>
          <w:rFonts w:eastAsia="ＭＳ Ｐゴシック"/>
          <w:bCs w:val="0"/>
          <w:kern w:val="0"/>
          <w14:ligatures w14:val="none"/>
        </w:rPr>
        <w:t>woody plant</w:t>
      </w:r>
      <w:r w:rsidR="003B6A9E">
        <w:rPr>
          <w:rFonts w:eastAsia="ＭＳ Ｐゴシック"/>
          <w:bCs w:val="0"/>
          <w:kern w:val="0"/>
          <w14:ligatures w14:val="none"/>
        </w:rPr>
        <w:t xml:space="preserve"> species</w:t>
      </w:r>
      <w:r w:rsidR="00B95059">
        <w:rPr>
          <w:rFonts w:eastAsia="ＭＳ Ｐゴシック"/>
          <w:bCs w:val="0"/>
          <w:kern w:val="0"/>
          <w14:ligatures w14:val="none"/>
        </w:rPr>
        <w:t xml:space="preserve"> </w:t>
      </w:r>
      <w:r w:rsidR="007C714F">
        <w:rPr>
          <w:rFonts w:eastAsia="ＭＳ Ｐゴシック"/>
          <w:bCs w:val="0"/>
          <w:kern w:val="0"/>
          <w14:ligatures w14:val="none"/>
        </w:rPr>
        <w:t>spanning</w:t>
      </w:r>
      <w:r w:rsidR="00B95059">
        <w:rPr>
          <w:rFonts w:eastAsia="ＭＳ Ｐゴシック"/>
          <w:bCs w:val="0"/>
          <w:kern w:val="0"/>
          <w14:ligatures w14:val="none"/>
        </w:rPr>
        <w:t xml:space="preserve"> a broad geographic range in Europe</w:t>
      </w:r>
      <w:r w:rsidR="00322545">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{"citationID":"gK1w0eFw","properties":{"formattedCitation":"\\super 36\\nosupersub{}","plainCitation":"36","noteIndex":0},"citationItems":[{"id":804,"uris":["http://zotero.org/users/13996173/items/XC6TJA6I"],"itemData":{"id":804,"type":"article-journal","abstract":"Trees interact with a multitude of microbes through their roots and root symbionts such as mycorrhizal fungi and root endophytes. Here, we explore the role of fungal root symbionts as predictors of the soil and root-associated microbiomes of widespread broad-leaved trees across a European latitudinal gradient. Our results suggest that, alongside factors such as climate, soil, and vegetation properties, root colonization by ectomycorrhizal, arbuscular mycorrhizal, and dark septate endophytic fungi also shapes tree-associated microbiomes. Notably, the structure of root and soil microbiomes across our sites is more strongly and consistently associated with dark septate endophyte colonization than with mycorrhizal colonization and many abiotic factors. Root colonization by dark septate endophytes also has a consistent negative association with the relative abundance and diversity of nutrient cycling genes. Our study not only indicates that root-symbiotic interactions are an important factor structuring soil communities and functions in forest ecosystems, but also that the hitherto less studied dark septate endophytes are likely to be central players in these interactions.","container-title":"Nature Communications","DOI":"10.1038/s41467-023-44172-4","ISSN":"2041-1723","issue":"1","journalAbbreviation":"Nat Commun","language":"en","license":"2024 The Author(s)","note":"publisher: Nature Publishing Group","page":"159","source":"www-nature-com.kyoto-u.idm.oclc.org","title":"Pervasive associations between dark septate endophytic fungi with tree root and soil microbiomes across Europe","URL":"https://www-nature-com.kyoto-u.idm.oclc.org/articles/s41467-023-44172-4","volume":"15","author":[{"family":"Netherway","given":"Tarquin"},{"family":"Bengtsson","given":"Jan"},{"family":"Buegger","given":"Franz"},{"family":"Fritscher","given":"Joachim"},{"family":"Oja","given":"Jane"},{"family":"Pritsch","given":"Karin"},{"family":"Hildebrand","given":"Falk"},{"family":"Krab","given":"Eveline J."},{"family":"Bahram","given":"Mohammad"}],"accessed":{"date-parts":[["2024",7,7]]},"issued":{"date-parts":[["2024",1,2]]}}}],"schema":"https://github.com/citation-style-language/schema/raw/master/csl-citation.json"} </w:instrText>
      </w:r>
      <w:r w:rsidR="00322545">
        <w:rPr>
          <w:rFonts w:eastAsia="ＭＳ Ｐゴシック"/>
          <w:bCs w:val="0"/>
          <w:kern w:val="0"/>
          <w14:ligatures w14:val="none"/>
        </w:rPr>
        <w:fldChar w:fldCharType="separate"/>
      </w:r>
      <w:r w:rsidR="00322545" w:rsidRPr="00322545">
        <w:rPr>
          <w:kern w:val="0"/>
          <w:vertAlign w:val="superscript"/>
        </w:rPr>
        <w:t>36</w:t>
      </w:r>
      <w:r w:rsidR="00322545">
        <w:rPr>
          <w:rFonts w:eastAsia="ＭＳ Ｐゴシック"/>
          <w:bCs w:val="0"/>
          <w:kern w:val="0"/>
          <w14:ligatures w14:val="none"/>
        </w:rPr>
        <w:fldChar w:fldCharType="end"/>
      </w:r>
      <w:r w:rsidR="005E6EE0">
        <w:rPr>
          <w:rFonts w:eastAsia="ＭＳ Ｐゴシック"/>
          <w:bCs w:val="0"/>
          <w:kern w:val="0"/>
          <w14:ligatures w14:val="none"/>
        </w:rPr>
        <w:t xml:space="preserve"> </w:t>
      </w:r>
      <w:r w:rsidR="00B95059">
        <w:rPr>
          <w:rFonts w:eastAsia="ＭＳ Ｐゴシック"/>
          <w:bCs w:val="0"/>
          <w:kern w:val="0"/>
          <w14:ligatures w14:val="none"/>
        </w:rPr>
        <w:t>[</w:t>
      </w:r>
      <w:r w:rsidR="00156BE7">
        <w:rPr>
          <w:rFonts w:eastAsia="ＭＳ Ｐゴシック"/>
          <w:bCs w:val="0"/>
          <w:kern w:val="0"/>
          <w14:ligatures w14:val="none"/>
        </w:rPr>
        <w:t>from</w:t>
      </w:r>
      <w:r w:rsidR="005E6EE0">
        <w:rPr>
          <w:rFonts w:eastAsia="ＭＳ Ｐゴシック"/>
          <w:bCs w:val="0"/>
          <w:kern w:val="0"/>
          <w14:ligatures w14:val="none"/>
        </w:rPr>
        <w:t xml:space="preserve"> </w:t>
      </w:r>
      <w:r w:rsidR="002E0F63">
        <w:rPr>
          <w:rFonts w:eastAsia="ＭＳ Ｐゴシック"/>
          <w:bCs w:val="0"/>
          <w:kern w:val="0"/>
          <w14:ligatures w14:val="none"/>
        </w:rPr>
        <w:t>central</w:t>
      </w:r>
      <w:r w:rsidR="00B96CC4">
        <w:rPr>
          <w:rFonts w:eastAsia="ＭＳ Ｐゴシック"/>
          <w:bCs w:val="0"/>
          <w:kern w:val="0"/>
          <w14:ligatures w14:val="none"/>
        </w:rPr>
        <w:t xml:space="preserve"> Italy </w:t>
      </w:r>
      <w:r w:rsidR="00B96CC4" w:rsidRPr="001B778F">
        <w:rPr>
          <w:rFonts w:eastAsia="ＭＳ Ｐゴシック"/>
          <w:bCs w:val="0"/>
          <w:kern w:val="0"/>
          <w14:ligatures w14:val="none"/>
        </w:rPr>
        <w:t>(42.08°N, 9.82°E)</w:t>
      </w:r>
      <w:r w:rsidR="00B96CC4">
        <w:rPr>
          <w:rFonts w:eastAsia="ＭＳ Ｐゴシック"/>
          <w:bCs w:val="0"/>
          <w:kern w:val="0"/>
          <w14:ligatures w14:val="none"/>
        </w:rPr>
        <w:t xml:space="preserve"> to </w:t>
      </w:r>
      <w:r w:rsidR="005E6EE0" w:rsidRPr="001B778F">
        <w:rPr>
          <w:rFonts w:eastAsia="ＭＳ Ｐゴシック"/>
          <w:bCs w:val="0"/>
          <w:kern w:val="0"/>
          <w14:ligatures w14:val="none"/>
        </w:rPr>
        <w:t>northern Norway (69.46°N, 30.02°E)</w:t>
      </w:r>
      <w:r w:rsidR="00B95059">
        <w:rPr>
          <w:rFonts w:eastAsia="ＭＳ Ｐゴシック"/>
          <w:bCs w:val="0"/>
          <w:kern w:val="0"/>
          <w14:ligatures w14:val="none"/>
        </w:rPr>
        <w:t xml:space="preserve">]. </w:t>
      </w:r>
      <w:r w:rsidR="00C335BC">
        <w:rPr>
          <w:rFonts w:eastAsia="ＭＳ Ｐゴシック"/>
          <w:bCs w:val="0"/>
          <w:kern w:val="0"/>
          <w14:ligatures w14:val="none"/>
        </w:rPr>
        <w:t>The dataset</w:t>
      </w:r>
      <w:r w:rsidR="00DA69C2">
        <w:rPr>
          <w:rFonts w:eastAsia="ＭＳ Ｐゴシック"/>
          <w:bCs w:val="0"/>
          <w:kern w:val="0"/>
          <w14:ligatures w14:val="none"/>
        </w:rPr>
        <w:t xml:space="preserve"> also</w:t>
      </w:r>
      <w:r w:rsidR="00C335BC">
        <w:rPr>
          <w:rFonts w:eastAsia="ＭＳ Ｐゴシック"/>
          <w:bCs w:val="0"/>
          <w:kern w:val="0"/>
          <w14:ligatures w14:val="none"/>
        </w:rPr>
        <w:t xml:space="preserve"> included </w:t>
      </w:r>
      <w:r w:rsidR="009B39EA">
        <w:rPr>
          <w:rFonts w:eastAsia="ＭＳ Ｐゴシック"/>
          <w:bCs w:val="0"/>
          <w:kern w:val="0"/>
          <w14:ligatures w14:val="none"/>
        </w:rPr>
        <w:t xml:space="preserve">amplicon sequencing data </w:t>
      </w:r>
      <w:r w:rsidR="007C1623">
        <w:rPr>
          <w:rFonts w:eastAsia="ＭＳ Ｐゴシック"/>
          <w:bCs w:val="0"/>
          <w:kern w:val="0"/>
          <w14:ligatures w14:val="none"/>
        </w:rPr>
        <w:t>targeting</w:t>
      </w:r>
      <w:r w:rsidR="009B39EA">
        <w:rPr>
          <w:rFonts w:eastAsia="ＭＳ Ｐゴシック"/>
          <w:bCs w:val="0"/>
          <w:kern w:val="0"/>
          <w14:ligatures w14:val="none"/>
        </w:rPr>
        <w:t xml:space="preserve"> the fungal ITS </w:t>
      </w:r>
      <w:r w:rsidR="007C1623">
        <w:rPr>
          <w:rFonts w:eastAsia="ＭＳ Ｐゴシック"/>
          <w:bCs w:val="0"/>
          <w:kern w:val="0"/>
          <w14:ligatures w14:val="none"/>
        </w:rPr>
        <w:t xml:space="preserve">region </w:t>
      </w:r>
      <w:r w:rsidR="009B39EA">
        <w:rPr>
          <w:rFonts w:eastAsia="ＭＳ Ｐゴシック"/>
          <w:bCs w:val="0"/>
          <w:kern w:val="0"/>
          <w14:ligatures w14:val="none"/>
        </w:rPr>
        <w:t xml:space="preserve">and </w:t>
      </w:r>
      <w:r w:rsidR="007C1623">
        <w:rPr>
          <w:rFonts w:eastAsia="ＭＳ Ｐゴシック"/>
          <w:bCs w:val="0"/>
          <w:kern w:val="0"/>
          <w14:ligatures w14:val="none"/>
        </w:rPr>
        <w:t xml:space="preserve">the </w:t>
      </w:r>
      <w:r w:rsidR="009B39EA">
        <w:rPr>
          <w:rFonts w:eastAsia="ＭＳ Ｐゴシック"/>
          <w:bCs w:val="0"/>
          <w:kern w:val="0"/>
          <w14:ligatures w14:val="none"/>
        </w:rPr>
        <w:t xml:space="preserve">prokaryotic </w:t>
      </w:r>
      <w:r w:rsidR="00255F39">
        <w:rPr>
          <w:rFonts w:eastAsia="ＭＳ Ｐゴシック"/>
          <w:bCs w:val="0"/>
          <w:kern w:val="0"/>
          <w14:ligatures w14:val="none"/>
        </w:rPr>
        <w:t xml:space="preserve">16S rRNA </w:t>
      </w:r>
      <w:r w:rsidR="007C1623">
        <w:rPr>
          <w:rFonts w:eastAsia="ＭＳ Ｐゴシック"/>
          <w:bCs w:val="0"/>
          <w:kern w:val="0"/>
          <w14:ligatures w14:val="none"/>
        </w:rPr>
        <w:t>gene</w:t>
      </w:r>
      <w:r w:rsidR="0043074B">
        <w:rPr>
          <w:rFonts w:eastAsia="ＭＳ Ｐゴシック"/>
          <w:bCs w:val="0"/>
          <w:kern w:val="0"/>
          <w14:ligatures w14:val="none"/>
        </w:rPr>
        <w:t xml:space="preserve">, providing </w:t>
      </w:r>
      <w:r w:rsidR="00075FB1">
        <w:rPr>
          <w:rFonts w:eastAsia="ＭＳ Ｐゴシック"/>
          <w:bCs w:val="0"/>
          <w:kern w:val="0"/>
          <w14:ligatures w14:val="none"/>
        </w:rPr>
        <w:t xml:space="preserve">an opportunity </w:t>
      </w:r>
      <w:r w:rsidR="00536B54">
        <w:rPr>
          <w:rFonts w:eastAsia="ＭＳ Ｐゴシック"/>
          <w:bCs w:val="0"/>
          <w:kern w:val="0"/>
          <w14:ligatures w14:val="none"/>
        </w:rPr>
        <w:t>to</w:t>
      </w:r>
      <w:r w:rsidR="001C0BC2">
        <w:rPr>
          <w:rFonts w:eastAsia="ＭＳ Ｐゴシック"/>
          <w:bCs w:val="0"/>
          <w:kern w:val="0"/>
          <w14:ligatures w14:val="none"/>
        </w:rPr>
        <w:t xml:space="preserve"> </w:t>
      </w:r>
      <w:r w:rsidR="00055A75">
        <w:rPr>
          <w:rFonts w:eastAsia="ＭＳ Ｐゴシック"/>
          <w:bCs w:val="0"/>
          <w:kern w:val="0"/>
          <w14:ligatures w14:val="none"/>
        </w:rPr>
        <w:t xml:space="preserve">statistically </w:t>
      </w:r>
      <w:r w:rsidR="00536B54">
        <w:rPr>
          <w:rFonts w:eastAsia="ＭＳ Ｐゴシック"/>
          <w:bCs w:val="0"/>
          <w:kern w:val="0"/>
          <w14:ligatures w14:val="none"/>
        </w:rPr>
        <w:t>evaluate</w:t>
      </w:r>
      <w:r w:rsidR="00055A75">
        <w:rPr>
          <w:rFonts w:eastAsia="ＭＳ Ｐゴシック"/>
          <w:bCs w:val="0"/>
          <w:kern w:val="0"/>
          <w14:ligatures w14:val="none"/>
        </w:rPr>
        <w:t xml:space="preserve"> </w:t>
      </w:r>
      <w:r w:rsidR="002F3016">
        <w:rPr>
          <w:rFonts w:eastAsia="ＭＳ Ｐゴシック"/>
          <w:bCs w:val="0"/>
          <w:kern w:val="0"/>
          <w14:ligatures w14:val="none"/>
        </w:rPr>
        <w:t>the</w:t>
      </w:r>
      <w:r w:rsidR="00086D2D">
        <w:rPr>
          <w:rFonts w:eastAsia="ＭＳ Ｐゴシック"/>
          <w:bCs w:val="0"/>
          <w:kern w:val="0"/>
          <w14:ligatures w14:val="none"/>
        </w:rPr>
        <w:t xml:space="preserve"> roles of diverse fungal and bacterial </w:t>
      </w:r>
      <w:r w:rsidR="009112EB">
        <w:rPr>
          <w:rFonts w:eastAsia="ＭＳ Ｐゴシック"/>
          <w:bCs w:val="0"/>
          <w:kern w:val="0"/>
          <w14:ligatures w14:val="none"/>
        </w:rPr>
        <w:t xml:space="preserve">taxa </w:t>
      </w:r>
      <w:r w:rsidR="00536B54">
        <w:rPr>
          <w:rFonts w:eastAsia="ＭＳ Ｐゴシック"/>
          <w:bCs w:val="0"/>
          <w:kern w:val="0"/>
          <w14:ligatures w14:val="none"/>
        </w:rPr>
        <w:t>in</w:t>
      </w:r>
      <w:r w:rsidR="009112EB">
        <w:rPr>
          <w:rFonts w:eastAsia="ＭＳ Ｐゴシック"/>
          <w:bCs w:val="0"/>
          <w:kern w:val="0"/>
          <w14:ligatures w14:val="none"/>
        </w:rPr>
        <w:t xml:space="preserve"> </w:t>
      </w:r>
      <w:r w:rsidR="009B39EA">
        <w:rPr>
          <w:rFonts w:eastAsia="ＭＳ Ｐゴシック"/>
          <w:bCs w:val="0"/>
          <w:kern w:val="0"/>
          <w14:ligatures w14:val="none"/>
        </w:rPr>
        <w:t>mycorrhizal symbiosis</w:t>
      </w:r>
      <w:r w:rsidR="006B7A4B">
        <w:rPr>
          <w:rFonts w:eastAsia="ＭＳ Ｐゴシック"/>
          <w:bCs w:val="0"/>
          <w:kern w:val="0"/>
          <w14:ligatures w14:val="none"/>
        </w:rPr>
        <w:t xml:space="preserve">. </w:t>
      </w:r>
      <w:r w:rsidR="006106A7">
        <w:rPr>
          <w:rFonts w:eastAsia="ＭＳ Ｐゴシック"/>
          <w:bCs w:val="0"/>
          <w:kern w:val="0"/>
          <w14:ligatures w14:val="none"/>
        </w:rPr>
        <w:t xml:space="preserve">Thus, we examined whether </w:t>
      </w:r>
      <w:r w:rsidR="00CA07D0">
        <w:rPr>
          <w:rFonts w:eastAsia="ＭＳ Ｐゴシック"/>
          <w:bCs w:val="0"/>
          <w:kern w:val="0"/>
          <w14:ligatures w14:val="none"/>
        </w:rPr>
        <w:t xml:space="preserve">the </w:t>
      </w:r>
      <w:r w:rsidR="004F65D3">
        <w:rPr>
          <w:rFonts w:eastAsia="ＭＳ Ｐゴシック"/>
          <w:bCs w:val="0"/>
          <w:kern w:val="0"/>
          <w14:ligatures w14:val="none"/>
        </w:rPr>
        <w:t xml:space="preserve">taxa highlighted in </w:t>
      </w:r>
      <w:r w:rsidR="008E7A39">
        <w:rPr>
          <w:rFonts w:eastAsia="ＭＳ Ｐゴシック"/>
          <w:bCs w:val="0"/>
          <w:kern w:val="0"/>
          <w14:ligatures w14:val="none"/>
        </w:rPr>
        <w:t xml:space="preserve">our </w:t>
      </w:r>
      <w:r w:rsidR="007A4558">
        <w:rPr>
          <w:rFonts w:eastAsia="ＭＳ Ｐゴシック"/>
          <w:bCs w:val="0"/>
          <w:kern w:val="0"/>
          <w14:ligatures w14:val="none"/>
        </w:rPr>
        <w:t>assembly landscape analysis</w:t>
      </w:r>
      <w:r w:rsidR="00C26B07">
        <w:rPr>
          <w:rFonts w:eastAsia="ＭＳ Ｐゴシック"/>
          <w:bCs w:val="0"/>
          <w:kern w:val="0"/>
          <w14:ligatures w14:val="none"/>
        </w:rPr>
        <w:t xml:space="preserve"> </w:t>
      </w:r>
      <w:r w:rsidR="001729DD">
        <w:rPr>
          <w:rFonts w:eastAsia="ＭＳ Ｐゴシック"/>
          <w:bCs w:val="0"/>
          <w:kern w:val="0"/>
          <w14:ligatures w14:val="none"/>
        </w:rPr>
        <w:t>of</w:t>
      </w:r>
      <w:r w:rsidR="00C26B07">
        <w:rPr>
          <w:rFonts w:eastAsia="ＭＳ Ｐゴシック"/>
          <w:bCs w:val="0"/>
          <w:kern w:val="0"/>
          <w14:ligatures w14:val="none"/>
        </w:rPr>
        <w:t xml:space="preserve"> a cool-temperate for</w:t>
      </w:r>
      <w:r w:rsidR="00B17693">
        <w:rPr>
          <w:rFonts w:eastAsia="ＭＳ Ｐゴシック"/>
          <w:bCs w:val="0"/>
          <w:kern w:val="0"/>
          <w14:ligatures w14:val="none"/>
        </w:rPr>
        <w:t>est</w:t>
      </w:r>
      <w:r w:rsidR="004F65D3">
        <w:rPr>
          <w:rFonts w:eastAsia="ＭＳ Ｐゴシック"/>
          <w:bCs w:val="0"/>
          <w:kern w:val="0"/>
          <w14:ligatures w14:val="none"/>
        </w:rPr>
        <w:t xml:space="preserve"> </w:t>
      </w:r>
      <w:r w:rsidR="007D5981">
        <w:rPr>
          <w:rFonts w:eastAsia="ＭＳ Ｐゴシック"/>
          <w:bCs w:val="0"/>
          <w:kern w:val="0"/>
          <w14:ligatures w14:val="none"/>
        </w:rPr>
        <w:t>dataset from</w:t>
      </w:r>
      <w:r w:rsidR="00B74031">
        <w:rPr>
          <w:rFonts w:eastAsia="ＭＳ Ｐゴシック"/>
          <w:bCs w:val="0"/>
          <w:kern w:val="0"/>
          <w14:ligatures w14:val="none"/>
        </w:rPr>
        <w:t xml:space="preserve"> Japan</w:t>
      </w:r>
      <w:r w:rsidR="002A562A">
        <w:rPr>
          <w:rFonts w:eastAsia="ＭＳ Ｐゴシック"/>
          <w:bCs w:val="0"/>
          <w:kern w:val="0"/>
          <w14:ligatures w14:val="none"/>
        </w:rPr>
        <w:t xml:space="preserve"> </w:t>
      </w:r>
      <w:r w:rsidR="00C450EB">
        <w:t>were</w:t>
      </w:r>
      <w:r w:rsidR="002A5732">
        <w:t xml:space="preserve"> significant</w:t>
      </w:r>
      <w:r w:rsidR="00C450EB">
        <w:t>ly</w:t>
      </w:r>
      <w:r w:rsidR="002A5732">
        <w:t xml:space="preserve"> associations with</w:t>
      </w:r>
      <w:r w:rsidR="00752DBF">
        <w:rPr>
          <w:rFonts w:eastAsia="ＭＳ Ｐゴシック"/>
          <w:bCs w:val="0"/>
          <w:kern w:val="0"/>
          <w14:ligatures w14:val="none"/>
        </w:rPr>
        <w:t xml:space="preserve"> </w:t>
      </w:r>
      <w:r w:rsidR="00C450EB">
        <w:rPr>
          <w:rFonts w:eastAsia="ＭＳ Ｐゴシック"/>
          <w:bCs w:val="0"/>
          <w:kern w:val="0"/>
          <w14:ligatures w14:val="none"/>
        </w:rPr>
        <w:t xml:space="preserve">variation in </w:t>
      </w:r>
      <w:r w:rsidR="00205919">
        <w:rPr>
          <w:rFonts w:eastAsia="ＭＳ Ｐゴシック"/>
          <w:bCs w:val="0"/>
          <w:kern w:val="0"/>
          <w14:ligatures w14:val="none"/>
        </w:rPr>
        <w:t>mycorrhizal community assembly</w:t>
      </w:r>
      <w:r w:rsidR="00EB6129">
        <w:rPr>
          <w:rFonts w:eastAsia="ＭＳ Ｐゴシック"/>
          <w:bCs w:val="0"/>
          <w:kern w:val="0"/>
          <w14:ligatures w14:val="none"/>
        </w:rPr>
        <w:t xml:space="preserve"> </w:t>
      </w:r>
      <w:r w:rsidR="00D914B7">
        <w:rPr>
          <w:rFonts w:eastAsia="ＭＳ Ｐゴシック"/>
          <w:bCs w:val="0"/>
          <w:kern w:val="0"/>
          <w14:ligatures w14:val="none"/>
        </w:rPr>
        <w:t>across Europe</w:t>
      </w:r>
      <w:r w:rsidR="0048583C">
        <w:rPr>
          <w:rFonts w:eastAsia="ＭＳ Ｐゴシック"/>
          <w:bCs w:val="0"/>
          <w:kern w:val="0"/>
          <w14:ligatures w14:val="none"/>
        </w:rPr>
        <w:t>an forests</w:t>
      </w:r>
      <w:r w:rsidR="00D914B7">
        <w:rPr>
          <w:rFonts w:eastAsia="ＭＳ Ｐゴシック"/>
          <w:bCs w:val="0"/>
          <w:kern w:val="0"/>
          <w14:ligatures w14:val="none"/>
        </w:rPr>
        <w:t xml:space="preserve">. </w:t>
      </w:r>
    </w:p>
    <w:p w14:paraId="318FBC8F" w14:textId="5B8EA302" w:rsidR="00A9388A" w:rsidRDefault="007E6027" w:rsidP="007E6027">
      <w:pPr>
        <w:tabs>
          <w:tab w:val="left" w:pos="426"/>
        </w:tabs>
        <w:spacing w:before="179"/>
        <w:rPr>
          <w:rFonts w:eastAsia="ＭＳ Ｐゴシック"/>
          <w:bCs w:val="0"/>
          <w:kern w:val="0"/>
          <w14:ligatures w14:val="none"/>
        </w:rPr>
      </w:pPr>
      <w:r>
        <w:rPr>
          <w:rFonts w:eastAsia="ＭＳ Ｐゴシック"/>
          <w:bCs w:val="0"/>
          <w:kern w:val="0"/>
          <w14:ligatures w14:val="none"/>
        </w:rPr>
        <w:tab/>
      </w:r>
      <w:r w:rsidR="004C64B3">
        <w:rPr>
          <w:rFonts w:eastAsia="ＭＳ Ｐゴシック"/>
          <w:bCs w:val="0"/>
          <w:kern w:val="0"/>
          <w14:ligatures w14:val="none"/>
        </w:rPr>
        <w:t xml:space="preserve">For </w:t>
      </w:r>
      <w:r w:rsidR="005653A8">
        <w:rPr>
          <w:rFonts w:eastAsia="ＭＳ Ｐゴシック"/>
          <w:bCs w:val="0"/>
          <w:kern w:val="0"/>
          <w14:ligatures w14:val="none"/>
        </w:rPr>
        <w:t>this</w:t>
      </w:r>
      <w:r w:rsidR="004C64B3">
        <w:rPr>
          <w:rFonts w:eastAsia="ＭＳ Ｐゴシック"/>
          <w:bCs w:val="0"/>
          <w:kern w:val="0"/>
          <w14:ligatures w14:val="none"/>
        </w:rPr>
        <w:t xml:space="preserve"> analysis, </w:t>
      </w:r>
      <w:r w:rsidR="009F6E3A">
        <w:rPr>
          <w:rFonts w:eastAsia="ＭＳ Ｐゴシック"/>
          <w:bCs w:val="0"/>
          <w:kern w:val="0"/>
          <w14:ligatures w14:val="none"/>
        </w:rPr>
        <w:t>we listed the top</w:t>
      </w:r>
      <w:r w:rsidR="00104E9A">
        <w:rPr>
          <w:rFonts w:eastAsia="ＭＳ Ｐゴシック"/>
          <w:bCs w:val="0"/>
          <w:kern w:val="0"/>
          <w14:ligatures w14:val="none"/>
        </w:rPr>
        <w:t xml:space="preserve"> </w:t>
      </w:r>
      <w:r w:rsidR="009F6E3A">
        <w:rPr>
          <w:rFonts w:eastAsia="ＭＳ Ｐゴシック"/>
          <w:bCs w:val="0"/>
          <w:kern w:val="0"/>
          <w14:ligatures w14:val="none"/>
        </w:rPr>
        <w:t xml:space="preserve">10 genera with the highest </w:t>
      </w:r>
      <w:r w:rsidR="009F6E3A" w:rsidRPr="00405E58">
        <w:rPr>
          <w:bCs w:val="0"/>
          <w:i/>
          <w:iCs/>
        </w:rPr>
        <w:sym w:font="Symbol" w:char="F044"/>
      </w:r>
      <w:r w:rsidR="009F6E3A" w:rsidRPr="00405E58">
        <w:rPr>
          <w:bCs w:val="0"/>
          <w:i/>
          <w:iCs/>
        </w:rPr>
        <w:t>topography</w:t>
      </w:r>
      <w:r w:rsidR="009F6E3A">
        <w:rPr>
          <w:rFonts w:eastAsia="ＭＳ Ｐゴシック"/>
          <w:bCs w:val="0"/>
          <w:kern w:val="0"/>
          <w14:ligatures w14:val="none"/>
        </w:rPr>
        <w:t xml:space="preserve"> scores for each host-plant background</w:t>
      </w:r>
      <w:r w:rsidR="008E5A39">
        <w:rPr>
          <w:rFonts w:eastAsia="ＭＳ Ｐゴシック"/>
          <w:bCs w:val="0"/>
          <w:kern w:val="0"/>
          <w14:ligatures w14:val="none"/>
        </w:rPr>
        <w:t xml:space="preserve"> in the fungal community </w:t>
      </w:r>
      <w:r w:rsidR="006D3B37">
        <w:rPr>
          <w:rFonts w:eastAsia="ＭＳ Ｐゴシック"/>
          <w:bCs w:val="0"/>
          <w:kern w:val="0"/>
          <w14:ligatures w14:val="none"/>
        </w:rPr>
        <w:t>dataset</w:t>
      </w:r>
      <w:r w:rsidR="009F6E3A">
        <w:rPr>
          <w:rFonts w:eastAsia="ＭＳ Ｐゴシック"/>
          <w:bCs w:val="0"/>
          <w:kern w:val="0"/>
          <w14:ligatures w14:val="none"/>
        </w:rPr>
        <w:t xml:space="preserve">. </w:t>
      </w:r>
      <w:r w:rsidR="00DA4151">
        <w:rPr>
          <w:rFonts w:eastAsia="ＭＳ Ｐゴシック"/>
          <w:bCs w:val="0"/>
          <w:kern w:val="0"/>
          <w14:ligatures w14:val="none"/>
        </w:rPr>
        <w:t xml:space="preserve">As </w:t>
      </w:r>
      <w:r w:rsidR="00701C9E">
        <w:rPr>
          <w:rFonts w:eastAsia="ＭＳ Ｐゴシック"/>
          <w:bCs w:val="0"/>
          <w:kern w:val="0"/>
          <w14:ligatures w14:val="none"/>
        </w:rPr>
        <w:t>described</w:t>
      </w:r>
      <w:r w:rsidR="00DA4151">
        <w:rPr>
          <w:rFonts w:eastAsia="ＭＳ Ｐゴシック"/>
          <w:bCs w:val="0"/>
          <w:kern w:val="0"/>
          <w14:ligatures w14:val="none"/>
        </w:rPr>
        <w:t xml:space="preserve"> above, </w:t>
      </w:r>
      <w:r w:rsidR="00EA7350">
        <w:rPr>
          <w:rFonts w:eastAsia="ＭＳ Ｐゴシック"/>
          <w:bCs w:val="0"/>
          <w:kern w:val="0"/>
          <w14:ligatures w14:val="none"/>
        </w:rPr>
        <w:t>this set</w:t>
      </w:r>
      <w:r w:rsidR="00642199">
        <w:rPr>
          <w:rFonts w:eastAsia="ＭＳ Ｐゴシック"/>
          <w:bCs w:val="0"/>
          <w:kern w:val="0"/>
          <w14:ligatures w14:val="none"/>
        </w:rPr>
        <w:t xml:space="preserve"> </w:t>
      </w:r>
      <w:r w:rsidR="00D71B5B">
        <w:rPr>
          <w:rFonts w:eastAsia="ＭＳ Ｐゴシック"/>
          <w:bCs w:val="0"/>
          <w:kern w:val="0"/>
          <w14:ligatures w14:val="none"/>
        </w:rPr>
        <w:t xml:space="preserve">consisted mainly of </w:t>
      </w:r>
      <w:r w:rsidR="00187F15">
        <w:rPr>
          <w:rFonts w:eastAsia="ＭＳ Ｐゴシック"/>
          <w:bCs w:val="0"/>
          <w:kern w:val="0"/>
          <w14:ligatures w14:val="none"/>
        </w:rPr>
        <w:t>endophyt</w:t>
      </w:r>
      <w:r w:rsidR="0056610C">
        <w:rPr>
          <w:rFonts w:eastAsia="ＭＳ Ｐゴシック"/>
          <w:bCs w:val="0"/>
          <w:kern w:val="0"/>
          <w14:ligatures w14:val="none"/>
        </w:rPr>
        <w:t>ic fungi</w:t>
      </w:r>
      <w:r w:rsidR="008E5A39">
        <w:rPr>
          <w:rFonts w:eastAsia="ＭＳ Ｐゴシック"/>
          <w:bCs w:val="0"/>
          <w:kern w:val="0"/>
          <w14:ligatures w14:val="none"/>
        </w:rPr>
        <w:t xml:space="preserve"> </w:t>
      </w:r>
      <w:r w:rsidR="004A4CE7">
        <w:rPr>
          <w:rFonts w:eastAsia="ＭＳ Ｐゴシック"/>
          <w:bCs w:val="0"/>
          <w:kern w:val="0"/>
          <w14:ligatures w14:val="none"/>
        </w:rPr>
        <w:t xml:space="preserve">in the orders Helotiales and Chaetothyriales </w:t>
      </w:r>
      <w:r w:rsidR="0056610C">
        <w:rPr>
          <w:rFonts w:eastAsia="ＭＳ Ｐゴシック"/>
          <w:bCs w:val="0"/>
          <w:kern w:val="0"/>
          <w14:ligatures w14:val="none"/>
        </w:rPr>
        <w:t xml:space="preserve">and saprotrophic </w:t>
      </w:r>
      <w:r w:rsidR="00A9388A">
        <w:rPr>
          <w:rFonts w:eastAsia="ＭＳ Ｐゴシック"/>
          <w:bCs w:val="0"/>
          <w:kern w:val="0"/>
          <w14:ligatures w14:val="none"/>
        </w:rPr>
        <w:t xml:space="preserve">fungi </w:t>
      </w:r>
      <w:r w:rsidR="00104E9A">
        <w:rPr>
          <w:rFonts w:eastAsia="ＭＳ Ｐゴシック"/>
          <w:bCs w:val="0"/>
          <w:kern w:val="0"/>
          <w14:ligatures w14:val="none"/>
        </w:rPr>
        <w:t>spanning the</w:t>
      </w:r>
      <w:r w:rsidR="00B21ED9">
        <w:rPr>
          <w:rFonts w:eastAsia="ＭＳ Ｐゴシック"/>
          <w:bCs w:val="0"/>
          <w:kern w:val="0"/>
          <w14:ligatures w14:val="none"/>
        </w:rPr>
        <w:t xml:space="preserve"> </w:t>
      </w:r>
      <w:r w:rsidR="00212DC1">
        <w:rPr>
          <w:rFonts w:eastAsia="ＭＳ Ｐゴシック"/>
          <w:bCs w:val="0"/>
          <w:kern w:val="0"/>
          <w14:ligatures w14:val="none"/>
        </w:rPr>
        <w:t xml:space="preserve">saprotrophic </w:t>
      </w:r>
      <w:r w:rsidR="00104E9A">
        <w:rPr>
          <w:rFonts w:eastAsia="ＭＳ Ｐゴシック"/>
          <w:bCs w:val="0"/>
          <w:kern w:val="0"/>
          <w14:ligatures w14:val="none"/>
        </w:rPr>
        <w:t xml:space="preserve">to </w:t>
      </w:r>
      <w:r w:rsidR="00212DC1">
        <w:rPr>
          <w:rFonts w:eastAsia="ＭＳ Ｐゴシック"/>
          <w:bCs w:val="0"/>
          <w:kern w:val="0"/>
          <w14:ligatures w14:val="none"/>
        </w:rPr>
        <w:t>endophytic</w:t>
      </w:r>
      <w:r w:rsidR="002757E6">
        <w:rPr>
          <w:rFonts w:eastAsia="ＭＳ Ｐゴシック"/>
          <w:bCs w:val="0"/>
          <w:kern w:val="0"/>
          <w14:ligatures w14:val="none"/>
        </w:rPr>
        <w:t xml:space="preserve"> </w:t>
      </w:r>
      <w:r w:rsidR="00E75B94">
        <w:rPr>
          <w:rFonts w:eastAsia="ＭＳ Ｐゴシック"/>
          <w:bCs w:val="0"/>
          <w:kern w:val="0"/>
          <w14:ligatures w14:val="none"/>
        </w:rPr>
        <w:t xml:space="preserve">ecological </w:t>
      </w:r>
      <w:r w:rsidR="008C50EF">
        <w:rPr>
          <w:rFonts w:eastAsia="ＭＳ Ｐゴシック"/>
          <w:bCs w:val="0"/>
          <w:kern w:val="0"/>
          <w14:ligatures w14:val="none"/>
        </w:rPr>
        <w:t>spectr</w:t>
      </w:r>
      <w:r w:rsidR="00104E9A">
        <w:rPr>
          <w:rFonts w:eastAsia="ＭＳ Ｐゴシック"/>
          <w:bCs w:val="0"/>
          <w:kern w:val="0"/>
          <w14:ligatures w14:val="none"/>
        </w:rPr>
        <w:t>um</w:t>
      </w:r>
      <w:r w:rsidR="00CE59E7">
        <w:rPr>
          <w:rFonts w:eastAsia="ＭＳ Ｐゴシック"/>
          <w:bCs w:val="0"/>
          <w:kern w:val="0"/>
          <w14:ligatures w14:val="none"/>
        </w:rPr>
        <w:t xml:space="preserve"> </w:t>
      </w:r>
      <w:r w:rsidR="008E5A39">
        <w:rPr>
          <w:rFonts w:eastAsia="ＭＳ Ｐゴシック"/>
          <w:bCs w:val="0"/>
          <w:kern w:val="0"/>
          <w14:ligatures w14:val="none"/>
        </w:rPr>
        <w:t xml:space="preserve">(Fig. </w:t>
      </w:r>
      <w:r w:rsidR="00033013">
        <w:rPr>
          <w:rFonts w:eastAsia="ＭＳ Ｐゴシック"/>
          <w:bCs w:val="0"/>
          <w:kern w:val="0"/>
          <w14:ligatures w14:val="none"/>
        </w:rPr>
        <w:t>4b</w:t>
      </w:r>
      <w:r w:rsidR="008E5A39">
        <w:rPr>
          <w:rFonts w:eastAsia="ＭＳ Ｐゴシック"/>
          <w:bCs w:val="0"/>
          <w:kern w:val="0"/>
          <w14:ligatures w14:val="none"/>
        </w:rPr>
        <w:t xml:space="preserve">). </w:t>
      </w:r>
      <w:r w:rsidR="003B14D6">
        <w:rPr>
          <w:rFonts w:eastAsia="ＭＳ Ｐゴシック"/>
          <w:bCs w:val="0"/>
          <w:kern w:val="0"/>
          <w14:ligatures w14:val="none"/>
        </w:rPr>
        <w:t xml:space="preserve">For </w:t>
      </w:r>
      <w:r w:rsidR="00A61D7C">
        <w:rPr>
          <w:rFonts w:eastAsia="ＭＳ Ｐゴシック"/>
          <w:bCs w:val="0"/>
          <w:kern w:val="0"/>
          <w14:ligatures w14:val="none"/>
        </w:rPr>
        <w:t xml:space="preserve">genera </w:t>
      </w:r>
      <w:r w:rsidR="007D315F">
        <w:rPr>
          <w:rFonts w:eastAsia="ＭＳ Ｐゴシック"/>
          <w:bCs w:val="0"/>
          <w:kern w:val="0"/>
          <w14:ligatures w14:val="none"/>
        </w:rPr>
        <w:t>occurring</w:t>
      </w:r>
      <w:r w:rsidR="00137CBD">
        <w:rPr>
          <w:rFonts w:eastAsia="ＭＳ Ｐゴシック"/>
          <w:bCs w:val="0"/>
          <w:kern w:val="0"/>
          <w14:ligatures w14:val="none"/>
        </w:rPr>
        <w:t xml:space="preserve"> in both the Japan and European</w:t>
      </w:r>
      <w:r w:rsidR="00F30F3D">
        <w:rPr>
          <w:rFonts w:eastAsia="ＭＳ Ｐゴシック"/>
          <w:bCs w:val="0"/>
          <w:kern w:val="0"/>
          <w14:ligatures w14:val="none"/>
        </w:rPr>
        <w:t xml:space="preserve"> data</w:t>
      </w:r>
      <w:r w:rsidR="006A4352">
        <w:rPr>
          <w:rFonts w:eastAsia="ＭＳ Ｐゴシック"/>
          <w:bCs w:val="0"/>
          <w:kern w:val="0"/>
          <w14:ligatures w14:val="none"/>
        </w:rPr>
        <w:t>sets</w:t>
      </w:r>
      <w:r w:rsidR="00FF3406">
        <w:rPr>
          <w:rFonts w:eastAsia="ＭＳ Ｐゴシック"/>
          <w:bCs w:val="0"/>
          <w:kern w:val="0"/>
          <w14:ligatures w14:val="none"/>
        </w:rPr>
        <w:t xml:space="preserve">, we </w:t>
      </w:r>
      <w:r w:rsidR="001C2EF2">
        <w:rPr>
          <w:rFonts w:eastAsia="ＭＳ Ｐゴシック"/>
          <w:bCs w:val="0"/>
          <w:kern w:val="0"/>
          <w14:ligatures w14:val="none"/>
        </w:rPr>
        <w:t xml:space="preserve">constructed </w:t>
      </w:r>
      <w:r w:rsidR="004C5CD6">
        <w:rPr>
          <w:rFonts w:eastAsia="ＭＳ Ｐゴシック"/>
          <w:bCs w:val="0"/>
          <w:kern w:val="0"/>
          <w14:ligatures w14:val="none"/>
        </w:rPr>
        <w:t xml:space="preserve">a series of </w:t>
      </w:r>
      <w:r w:rsidR="00CB04CA">
        <w:rPr>
          <w:rFonts w:eastAsia="ＭＳ Ｐゴシック"/>
          <w:bCs w:val="0"/>
          <w:kern w:val="0"/>
          <w14:ligatures w14:val="none"/>
        </w:rPr>
        <w:t>generalized linear mixed model</w:t>
      </w:r>
      <w:r w:rsidR="005067E9">
        <w:rPr>
          <w:rFonts w:eastAsia="ＭＳ Ｐゴシック"/>
          <w:bCs w:val="0"/>
          <w:kern w:val="0"/>
          <w14:ligatures w14:val="none"/>
        </w:rPr>
        <w:t>s</w:t>
      </w:r>
      <w:r w:rsidR="00CB04CA">
        <w:rPr>
          <w:rFonts w:eastAsia="ＭＳ Ｐゴシック"/>
          <w:bCs w:val="0"/>
          <w:kern w:val="0"/>
          <w14:ligatures w14:val="none"/>
        </w:rPr>
        <w:t xml:space="preserve"> (GLMM</w:t>
      </w:r>
      <w:r w:rsidR="00F91263">
        <w:rPr>
          <w:rFonts w:eastAsia="ＭＳ Ｐゴシック"/>
          <w:bCs w:val="0"/>
          <w:kern w:val="0"/>
          <w14:ligatures w14:val="none"/>
        </w:rPr>
        <w:t>s</w:t>
      </w:r>
      <w:r w:rsidR="00CB04CA">
        <w:rPr>
          <w:rFonts w:eastAsia="ＭＳ Ｐゴシック"/>
          <w:bCs w:val="0"/>
          <w:kern w:val="0"/>
          <w14:ligatures w14:val="none"/>
        </w:rPr>
        <w:t xml:space="preserve">) </w:t>
      </w:r>
      <w:r w:rsidR="00014F79">
        <w:rPr>
          <w:rFonts w:eastAsia="ＭＳ Ｐゴシック"/>
          <w:bCs w:val="0"/>
          <w:kern w:val="0"/>
          <w14:ligatures w14:val="none"/>
        </w:rPr>
        <w:t xml:space="preserve">to evaluate </w:t>
      </w:r>
      <w:r w:rsidR="00EA7350">
        <w:rPr>
          <w:rFonts w:eastAsia="ＭＳ Ｐゴシック"/>
          <w:bCs w:val="0"/>
          <w:kern w:val="0"/>
          <w14:ligatures w14:val="none"/>
        </w:rPr>
        <w:t xml:space="preserve">how variation in target taxon's abundance </w:t>
      </w:r>
      <w:r w:rsidR="00D85734">
        <w:rPr>
          <w:rFonts w:eastAsia="ＭＳ Ｐゴシック"/>
          <w:bCs w:val="0"/>
          <w:kern w:val="0"/>
          <w14:ligatures w14:val="none"/>
        </w:rPr>
        <w:t xml:space="preserve">was associated with </w:t>
      </w:r>
      <w:r w:rsidR="00043934">
        <w:rPr>
          <w:rFonts w:eastAsia="ＭＳ Ｐゴシック"/>
          <w:bCs w:val="0"/>
          <w:kern w:val="0"/>
          <w14:ligatures w14:val="none"/>
        </w:rPr>
        <w:t xml:space="preserve">root </w:t>
      </w:r>
      <w:r w:rsidR="008C13D3">
        <w:rPr>
          <w:rFonts w:eastAsia="ＭＳ Ｐゴシック"/>
          <w:bCs w:val="0"/>
          <w:kern w:val="0"/>
          <w14:ligatures w14:val="none"/>
        </w:rPr>
        <w:t xml:space="preserve">colonization </w:t>
      </w:r>
      <w:r w:rsidR="00D85734">
        <w:rPr>
          <w:rFonts w:eastAsia="ＭＳ Ｐゴシック"/>
          <w:bCs w:val="0"/>
          <w:kern w:val="0"/>
          <w14:ligatures w14:val="none"/>
        </w:rPr>
        <w:t xml:space="preserve">by </w:t>
      </w:r>
      <w:r w:rsidR="00FE16CA">
        <w:rPr>
          <w:rFonts w:eastAsia="ＭＳ Ｐゴシック"/>
          <w:bCs w:val="0"/>
          <w:kern w:val="0"/>
          <w14:ligatures w14:val="none"/>
        </w:rPr>
        <w:t xml:space="preserve">arbuscular mycorrhizal or </w:t>
      </w:r>
      <w:r w:rsidR="00A52B45">
        <w:rPr>
          <w:rFonts w:eastAsia="ＭＳ Ｐゴシック"/>
          <w:bCs w:val="0"/>
          <w:kern w:val="0"/>
          <w14:ligatures w14:val="none"/>
        </w:rPr>
        <w:t>ectomycorrhizal</w:t>
      </w:r>
      <w:r w:rsidR="00FE16CA">
        <w:rPr>
          <w:rFonts w:eastAsia="ＭＳ Ｐゴシック"/>
          <w:bCs w:val="0"/>
          <w:kern w:val="0"/>
          <w14:ligatures w14:val="none"/>
        </w:rPr>
        <w:t xml:space="preserve"> fungi. </w:t>
      </w:r>
    </w:p>
    <w:p w14:paraId="1A9FFB6E" w14:textId="76305058" w:rsidR="00D50ED4" w:rsidRPr="008B1653" w:rsidRDefault="007E6027" w:rsidP="006D2BDD">
      <w:pPr>
        <w:tabs>
          <w:tab w:val="left" w:pos="426"/>
        </w:tabs>
        <w:spacing w:before="179"/>
        <w:rPr>
          <w:rFonts w:eastAsia="ＭＳ Ｐゴシック"/>
          <w:bCs w:val="0"/>
          <w:kern w:val="0"/>
          <w14:ligatures w14:val="none"/>
        </w:rPr>
      </w:pPr>
      <w:r>
        <w:rPr>
          <w:rFonts w:eastAsia="ＭＳ Ｐゴシック"/>
          <w:bCs w:val="0"/>
          <w:kern w:val="0"/>
          <w14:ligatures w14:val="none"/>
        </w:rPr>
        <w:tab/>
      </w:r>
      <w:r w:rsidR="0007362D">
        <w:rPr>
          <w:rFonts w:eastAsia="ＭＳ Ｐゴシック"/>
          <w:bCs w:val="0"/>
          <w:kern w:val="0"/>
          <w14:ligatures w14:val="none"/>
        </w:rPr>
        <w:t>We then foun</w:t>
      </w:r>
      <w:r w:rsidR="0007362D" w:rsidRPr="008B1653">
        <w:rPr>
          <w:rFonts w:eastAsia="ＭＳ Ｐゴシック"/>
          <w:bCs w:val="0"/>
          <w:kern w:val="0"/>
          <w14:ligatures w14:val="none"/>
        </w:rPr>
        <w:t>d th</w:t>
      </w:r>
      <w:r w:rsidR="004B1876" w:rsidRPr="008B1653">
        <w:rPr>
          <w:rFonts w:eastAsia="ＭＳ Ｐゴシック"/>
          <w:bCs w:val="0"/>
          <w:kern w:val="0"/>
          <w14:ligatures w14:val="none"/>
        </w:rPr>
        <w:t>at</w:t>
      </w:r>
      <w:r w:rsidR="008D1DB7" w:rsidRPr="008B1653">
        <w:rPr>
          <w:rFonts w:eastAsia="ＭＳ Ｐゴシック"/>
          <w:bCs w:val="0"/>
          <w:kern w:val="0"/>
          <w14:ligatures w14:val="none"/>
        </w:rPr>
        <w:t xml:space="preserve"> </w:t>
      </w:r>
      <w:r w:rsidR="008B1653" w:rsidRPr="008B1653">
        <w:rPr>
          <w:rFonts w:eastAsia="ＭＳ Ｐゴシック"/>
          <w:bCs w:val="0"/>
          <w:kern w:val="0"/>
          <w14:ligatures w14:val="none"/>
        </w:rPr>
        <w:t>6</w:t>
      </w:r>
      <w:r w:rsidR="00003FB3" w:rsidRPr="008B1653">
        <w:rPr>
          <w:rFonts w:eastAsia="ＭＳ Ｐゴシック"/>
          <w:bCs w:val="0"/>
          <w:kern w:val="0"/>
          <w14:ligatures w14:val="none"/>
        </w:rPr>
        <w:t xml:space="preserve"> </w:t>
      </w:r>
      <w:r w:rsidR="008D1DB7" w:rsidRPr="008B1653">
        <w:rPr>
          <w:rFonts w:eastAsia="ＭＳ Ｐゴシック"/>
          <w:bCs w:val="0"/>
          <w:kern w:val="0"/>
          <w14:ligatures w14:val="none"/>
        </w:rPr>
        <w:t xml:space="preserve">of </w:t>
      </w:r>
      <w:r w:rsidR="008B1653" w:rsidRPr="008B1653">
        <w:rPr>
          <w:rFonts w:eastAsia="ＭＳ Ｐゴシック"/>
          <w:bCs w:val="0"/>
          <w:kern w:val="0"/>
          <w14:ligatures w14:val="none"/>
        </w:rPr>
        <w:t>14</w:t>
      </w:r>
      <w:r w:rsidR="008D1DB7" w:rsidRPr="008B1653">
        <w:rPr>
          <w:rFonts w:eastAsia="ＭＳ Ｐゴシック"/>
          <w:bCs w:val="0"/>
          <w:kern w:val="0"/>
          <w14:ligatures w14:val="none"/>
        </w:rPr>
        <w:t xml:space="preserve"> fungal genera and </w:t>
      </w:r>
      <w:r w:rsidR="008B1653" w:rsidRPr="008B1653">
        <w:rPr>
          <w:rFonts w:eastAsia="ＭＳ Ｐゴシック"/>
          <w:bCs w:val="0"/>
          <w:kern w:val="0"/>
          <w14:ligatures w14:val="none"/>
        </w:rPr>
        <w:t>8</w:t>
      </w:r>
      <w:r w:rsidR="008D1DB7" w:rsidRPr="008B1653">
        <w:rPr>
          <w:rFonts w:eastAsia="ＭＳ Ｐゴシック"/>
          <w:bCs w:val="0"/>
          <w:kern w:val="0"/>
          <w14:ligatures w14:val="none"/>
        </w:rPr>
        <w:t xml:space="preserve"> of </w:t>
      </w:r>
      <w:r w:rsidR="008B1653" w:rsidRPr="008B1653">
        <w:rPr>
          <w:rFonts w:eastAsia="ＭＳ Ｐゴシック"/>
          <w:bCs w:val="0"/>
          <w:kern w:val="0"/>
          <w14:ligatures w14:val="none"/>
        </w:rPr>
        <w:t>13</w:t>
      </w:r>
      <w:r w:rsidR="008D1DB7" w:rsidRPr="008B1653">
        <w:rPr>
          <w:rFonts w:eastAsia="ＭＳ Ｐゴシック"/>
          <w:bCs w:val="0"/>
          <w:kern w:val="0"/>
          <w14:ligatures w14:val="none"/>
        </w:rPr>
        <w:t xml:space="preserve"> bacterial </w:t>
      </w:r>
      <w:r w:rsidR="0065089D" w:rsidRPr="008B1653">
        <w:rPr>
          <w:rFonts w:eastAsia="ＭＳ Ｐゴシック"/>
          <w:bCs w:val="0"/>
          <w:kern w:val="0"/>
          <w14:ligatures w14:val="none"/>
        </w:rPr>
        <w:t xml:space="preserve">genera </w:t>
      </w:r>
      <w:r w:rsidR="00F83B24" w:rsidRPr="008B1653">
        <w:rPr>
          <w:rFonts w:eastAsia="ＭＳ Ｐゴシック"/>
          <w:bCs w:val="0"/>
          <w:kern w:val="0"/>
          <w14:ligatures w14:val="none"/>
        </w:rPr>
        <w:t xml:space="preserve">examined </w:t>
      </w:r>
      <w:r w:rsidR="00A405A0" w:rsidRPr="008B1653">
        <w:rPr>
          <w:rFonts w:eastAsia="ＭＳ Ｐゴシック"/>
          <w:bCs w:val="0"/>
          <w:kern w:val="0"/>
          <w14:ligatures w14:val="none"/>
        </w:rPr>
        <w:t>were</w:t>
      </w:r>
      <w:r w:rsidR="006E17EF" w:rsidRPr="008B1653">
        <w:rPr>
          <w:rFonts w:eastAsia="ＭＳ Ｐゴシック"/>
          <w:bCs w:val="0"/>
          <w:kern w:val="0"/>
          <w14:ligatures w14:val="none"/>
        </w:rPr>
        <w:t xml:space="preserve"> </w:t>
      </w:r>
      <w:r w:rsidR="00FD39D9" w:rsidRPr="008B1653">
        <w:rPr>
          <w:rFonts w:eastAsia="ＭＳ Ｐゴシック"/>
          <w:bCs w:val="0"/>
          <w:kern w:val="0"/>
          <w14:ligatures w14:val="none"/>
        </w:rPr>
        <w:t>significantly</w:t>
      </w:r>
      <w:r w:rsidR="006E17EF" w:rsidRPr="008B1653">
        <w:rPr>
          <w:rFonts w:eastAsia="ＭＳ Ｐゴシック"/>
          <w:bCs w:val="0"/>
          <w:kern w:val="0"/>
          <w14:ligatures w14:val="none"/>
        </w:rPr>
        <w:t xml:space="preserve"> </w:t>
      </w:r>
      <w:r w:rsidR="00A405A0" w:rsidRPr="008B1653">
        <w:rPr>
          <w:rFonts w:eastAsia="ＭＳ Ｐゴシック"/>
          <w:bCs w:val="0"/>
          <w:kern w:val="0"/>
          <w14:ligatures w14:val="none"/>
        </w:rPr>
        <w:t xml:space="preserve">associated with </w:t>
      </w:r>
      <w:r w:rsidR="00FD39D9" w:rsidRPr="008B1653">
        <w:rPr>
          <w:rFonts w:eastAsia="ＭＳ Ｐゴシック"/>
          <w:bCs w:val="0"/>
          <w:kern w:val="0"/>
          <w14:ligatures w14:val="none"/>
        </w:rPr>
        <w:t xml:space="preserve">the root colonization rates of arbuscular mycorrhizal fungi </w:t>
      </w:r>
      <w:r w:rsidR="004B2055" w:rsidRPr="008B1653">
        <w:rPr>
          <w:rFonts w:eastAsia="ＭＳ Ｐゴシック"/>
          <w:bCs w:val="0"/>
          <w:kern w:val="0"/>
          <w14:ligatures w14:val="none"/>
        </w:rPr>
        <w:t>depending on their abundance</w:t>
      </w:r>
      <w:r w:rsidR="00920EFF" w:rsidRPr="008B1653">
        <w:rPr>
          <w:rFonts w:eastAsia="ＭＳ Ｐゴシック"/>
          <w:bCs w:val="0"/>
          <w:kern w:val="0"/>
          <w14:ligatures w14:val="none"/>
        </w:rPr>
        <w:t xml:space="preserve"> (Fig. 7a)</w:t>
      </w:r>
      <w:r w:rsidR="004B2055" w:rsidRPr="008B1653">
        <w:rPr>
          <w:rFonts w:eastAsia="ＭＳ Ｐゴシック"/>
          <w:bCs w:val="0"/>
          <w:kern w:val="0"/>
          <w14:ligatures w14:val="none"/>
        </w:rPr>
        <w:t>.</w:t>
      </w:r>
      <w:r w:rsidR="00781397" w:rsidRPr="008B1653">
        <w:rPr>
          <w:rFonts w:eastAsia="ＭＳ Ｐゴシック"/>
          <w:bCs w:val="0"/>
          <w:kern w:val="0"/>
          <w14:ligatures w14:val="none"/>
        </w:rPr>
        <w:t xml:space="preserve"> </w:t>
      </w:r>
      <w:r w:rsidR="008C55E1" w:rsidRPr="008B1653">
        <w:rPr>
          <w:rFonts w:eastAsia="ＭＳ Ｐゴシック"/>
          <w:bCs w:val="0"/>
          <w:kern w:val="0"/>
          <w14:ligatures w14:val="none"/>
        </w:rPr>
        <w:t xml:space="preserve">The </w:t>
      </w:r>
      <w:r w:rsidR="00C15835" w:rsidRPr="008B1653">
        <w:rPr>
          <w:rFonts w:eastAsia="ＭＳ Ｐゴシック"/>
          <w:bCs w:val="0"/>
          <w:kern w:val="0"/>
          <w14:ligatures w14:val="none"/>
        </w:rPr>
        <w:t>taxa</w:t>
      </w:r>
      <w:r w:rsidR="00AD6D0B" w:rsidRPr="008B1653">
        <w:rPr>
          <w:rFonts w:eastAsia="ＭＳ Ｐゴシック"/>
          <w:bCs w:val="0"/>
          <w:kern w:val="0"/>
          <w14:ligatures w14:val="none"/>
        </w:rPr>
        <w:t xml:space="preserve"> </w:t>
      </w:r>
      <w:r w:rsidR="0056170B" w:rsidRPr="008B1653">
        <w:rPr>
          <w:rFonts w:eastAsia="ＭＳ Ｐゴシック"/>
          <w:bCs w:val="0"/>
          <w:kern w:val="0"/>
          <w14:ligatures w14:val="none"/>
        </w:rPr>
        <w:t>exhibiting</w:t>
      </w:r>
      <w:r w:rsidR="00AD6D0B" w:rsidRPr="008B1653">
        <w:rPr>
          <w:rFonts w:eastAsia="ＭＳ Ｐゴシック"/>
          <w:bCs w:val="0"/>
          <w:kern w:val="0"/>
          <w14:ligatures w14:val="none"/>
        </w:rPr>
        <w:t xml:space="preserve"> significant </w:t>
      </w:r>
      <w:r w:rsidR="0056170B" w:rsidRPr="008B1653">
        <w:rPr>
          <w:rFonts w:eastAsia="ＭＳ Ｐゴシック"/>
          <w:bCs w:val="0"/>
          <w:kern w:val="0"/>
          <w14:ligatures w14:val="none"/>
        </w:rPr>
        <w:t>associations</w:t>
      </w:r>
      <w:r w:rsidR="00A06FAF" w:rsidRPr="008B1653">
        <w:rPr>
          <w:rFonts w:eastAsia="ＭＳ Ｐゴシック"/>
          <w:bCs w:val="0"/>
          <w:kern w:val="0"/>
          <w14:ligatures w14:val="none"/>
        </w:rPr>
        <w:t xml:space="preserve"> included </w:t>
      </w:r>
      <w:r w:rsidR="00340CE1" w:rsidRPr="008B1653">
        <w:rPr>
          <w:rFonts w:eastAsia="ＭＳ Ｐゴシック"/>
          <w:bCs w:val="0"/>
          <w:kern w:val="0"/>
          <w14:ligatures w14:val="none"/>
        </w:rPr>
        <w:t xml:space="preserve">the </w:t>
      </w:r>
      <w:r w:rsidR="00AD6F05" w:rsidRPr="008B1653">
        <w:rPr>
          <w:rFonts w:eastAsia="ＭＳ Ｐゴシック"/>
          <w:bCs w:val="0"/>
          <w:kern w:val="0"/>
          <w14:ligatures w14:val="none"/>
        </w:rPr>
        <w:t>e</w:t>
      </w:r>
      <w:r w:rsidR="008F468A" w:rsidRPr="008B1653">
        <w:rPr>
          <w:rFonts w:eastAsia="ＭＳ Ｐゴシック"/>
          <w:bCs w:val="0"/>
          <w:kern w:val="0"/>
          <w14:ligatures w14:val="none"/>
        </w:rPr>
        <w:t>ndophytic fung</w:t>
      </w:r>
      <w:r w:rsidR="00340CE1" w:rsidRPr="008B1653">
        <w:rPr>
          <w:rFonts w:eastAsia="ＭＳ Ｐゴシック"/>
          <w:bCs w:val="0"/>
          <w:kern w:val="0"/>
          <w14:ligatures w14:val="none"/>
        </w:rPr>
        <w:t>us</w:t>
      </w:r>
      <w:r w:rsidR="008F468A" w:rsidRPr="008B1653">
        <w:rPr>
          <w:rFonts w:eastAsia="ＭＳ Ｐゴシック"/>
          <w:bCs w:val="0"/>
          <w:kern w:val="0"/>
          <w14:ligatures w14:val="none"/>
        </w:rPr>
        <w:t xml:space="preserve"> </w:t>
      </w:r>
      <w:r w:rsidR="00DE6709" w:rsidRPr="008B1653">
        <w:rPr>
          <w:rFonts w:eastAsia="ＭＳ Ｐゴシック"/>
          <w:bCs w:val="0"/>
          <w:i/>
          <w:iCs/>
          <w:kern w:val="0"/>
          <w14:ligatures w14:val="none"/>
        </w:rPr>
        <w:t>Phialocephala</w:t>
      </w:r>
      <w:r w:rsidR="00C44B32" w:rsidRPr="008B1653">
        <w:rPr>
          <w:rFonts w:eastAsia="ＭＳ Ｐゴシック"/>
          <w:bCs w:val="0"/>
          <w:kern w:val="0"/>
          <w14:ligatures w14:val="none"/>
        </w:rPr>
        <w:t xml:space="preserve"> </w:t>
      </w:r>
      <w:r w:rsidR="00D718F2" w:rsidRPr="008B1653">
        <w:rPr>
          <w:rFonts w:eastAsia="ＭＳ Ｐゴシック"/>
          <w:bCs w:val="0"/>
          <w:kern w:val="0"/>
          <w14:ligatures w14:val="none"/>
        </w:rPr>
        <w:t xml:space="preserve">and </w:t>
      </w:r>
      <w:r w:rsidR="004B5E04" w:rsidRPr="008B1653">
        <w:rPr>
          <w:rFonts w:eastAsia="ＭＳ Ｐゴシック"/>
          <w:bCs w:val="0"/>
          <w:kern w:val="0"/>
          <w14:ligatures w14:val="none"/>
        </w:rPr>
        <w:t>saprotrophic</w:t>
      </w:r>
      <w:r w:rsidR="00403DB4" w:rsidRPr="008B1653">
        <w:rPr>
          <w:rFonts w:eastAsia="ＭＳ Ｐゴシック"/>
          <w:bCs w:val="0"/>
          <w:kern w:val="0"/>
          <w14:ligatures w14:val="none"/>
        </w:rPr>
        <w:t>–endophytic</w:t>
      </w:r>
      <w:r w:rsidR="004B5E04" w:rsidRPr="008B1653">
        <w:rPr>
          <w:rFonts w:eastAsia="ＭＳ Ｐゴシック"/>
          <w:bCs w:val="0"/>
          <w:kern w:val="0"/>
          <w14:ligatures w14:val="none"/>
        </w:rPr>
        <w:t xml:space="preserve"> spectrum fungi </w:t>
      </w:r>
      <w:r w:rsidR="0005699E" w:rsidRPr="008B1653">
        <w:rPr>
          <w:rFonts w:eastAsia="ＭＳ Ｐゴシック"/>
          <w:bCs w:val="0"/>
          <w:kern w:val="0"/>
          <w14:ligatures w14:val="none"/>
        </w:rPr>
        <w:t xml:space="preserve">such as </w:t>
      </w:r>
      <w:r w:rsidR="0005699E" w:rsidRPr="008B1653">
        <w:rPr>
          <w:rFonts w:eastAsia="ＭＳ Ｐゴシック"/>
          <w:bCs w:val="0"/>
          <w:i/>
          <w:iCs/>
          <w:kern w:val="0"/>
          <w14:ligatures w14:val="none"/>
        </w:rPr>
        <w:t>Mycena</w:t>
      </w:r>
      <w:r w:rsidR="0005699E" w:rsidRPr="008B1653">
        <w:rPr>
          <w:rFonts w:eastAsia="ＭＳ Ｐゴシック"/>
          <w:bCs w:val="0"/>
          <w:kern w:val="0"/>
          <w14:ligatures w14:val="none"/>
        </w:rPr>
        <w:t xml:space="preserve">, </w:t>
      </w:r>
      <w:r w:rsidR="00682CFB" w:rsidRPr="008B1653">
        <w:rPr>
          <w:rFonts w:eastAsia="ＭＳ Ｐゴシック"/>
          <w:bCs w:val="0"/>
          <w:i/>
          <w:iCs/>
          <w:kern w:val="0"/>
          <w14:ligatures w14:val="none"/>
        </w:rPr>
        <w:t>Mortierella</w:t>
      </w:r>
      <w:r w:rsidR="00AA6443" w:rsidRPr="008B1653">
        <w:rPr>
          <w:rFonts w:eastAsia="ＭＳ Ｐゴシック"/>
          <w:bCs w:val="0"/>
          <w:kern w:val="0"/>
          <w14:ligatures w14:val="none"/>
        </w:rPr>
        <w:t>,</w:t>
      </w:r>
      <w:r w:rsidR="00340CE1" w:rsidRPr="008B1653">
        <w:rPr>
          <w:rFonts w:eastAsia="ＭＳ Ｐゴシック"/>
          <w:bCs w:val="0"/>
          <w:kern w:val="0"/>
          <w14:ligatures w14:val="none"/>
        </w:rPr>
        <w:t xml:space="preserve"> </w:t>
      </w:r>
      <w:r w:rsidR="00340CE1" w:rsidRPr="008B1653">
        <w:rPr>
          <w:rFonts w:eastAsia="ＭＳ Ｐゴシック"/>
          <w:bCs w:val="0"/>
          <w:i/>
          <w:iCs/>
          <w:kern w:val="0"/>
          <w14:ligatures w14:val="none"/>
        </w:rPr>
        <w:t>Psathyrella</w:t>
      </w:r>
      <w:r w:rsidR="00340CE1" w:rsidRPr="008B1653">
        <w:rPr>
          <w:rFonts w:eastAsia="ＭＳ Ｐゴシック"/>
          <w:bCs w:val="0"/>
          <w:kern w:val="0"/>
          <w14:ligatures w14:val="none"/>
        </w:rPr>
        <w:t xml:space="preserve">, and </w:t>
      </w:r>
      <w:r w:rsidR="00340CE1" w:rsidRPr="008B1653">
        <w:rPr>
          <w:rFonts w:eastAsia="ＭＳ Ｐゴシック"/>
          <w:bCs w:val="0"/>
          <w:i/>
          <w:iCs/>
          <w:kern w:val="0"/>
          <w14:ligatures w14:val="none"/>
        </w:rPr>
        <w:t>Archaeorhizomyces</w:t>
      </w:r>
      <w:r w:rsidR="00682CFB" w:rsidRPr="008B1653">
        <w:rPr>
          <w:rFonts w:eastAsia="ＭＳ Ｐゴシック"/>
          <w:bCs w:val="0"/>
          <w:kern w:val="0"/>
          <w14:ligatures w14:val="none"/>
        </w:rPr>
        <w:t xml:space="preserve"> </w:t>
      </w:r>
      <w:r w:rsidR="001A4F54" w:rsidRPr="008B1653">
        <w:rPr>
          <w:rFonts w:eastAsia="ＭＳ Ｐゴシック"/>
          <w:bCs w:val="0"/>
          <w:kern w:val="0"/>
          <w14:ligatures w14:val="none"/>
        </w:rPr>
        <w:t>as well as</w:t>
      </w:r>
      <w:r w:rsidR="00CF6D73" w:rsidRPr="008B1653">
        <w:rPr>
          <w:rFonts w:eastAsia="ＭＳ Ｐゴシック"/>
          <w:bCs w:val="0"/>
          <w:kern w:val="0"/>
          <w14:ligatures w14:val="none"/>
        </w:rPr>
        <w:t xml:space="preserve"> </w:t>
      </w:r>
      <w:r w:rsidR="001E06C8" w:rsidRPr="008B1653">
        <w:rPr>
          <w:rFonts w:eastAsia="ＭＳ Ｐゴシック"/>
          <w:bCs w:val="0"/>
          <w:kern w:val="0"/>
          <w14:ligatures w14:val="none"/>
        </w:rPr>
        <w:t xml:space="preserve">some </w:t>
      </w:r>
      <w:r w:rsidR="000923D6" w:rsidRPr="008B1653">
        <w:rPr>
          <w:rFonts w:eastAsia="ＭＳ Ｐゴシック"/>
          <w:bCs w:val="0"/>
          <w:kern w:val="0"/>
          <w14:ligatures w14:val="none"/>
        </w:rPr>
        <w:t>Actinomycetota</w:t>
      </w:r>
      <w:r w:rsidR="00113DA8" w:rsidRPr="008B1653">
        <w:rPr>
          <w:rFonts w:eastAsia="ＭＳ Ｐゴシック"/>
          <w:bCs w:val="0"/>
          <w:kern w:val="0"/>
          <w14:ligatures w14:val="none"/>
        </w:rPr>
        <w:t xml:space="preserve"> </w:t>
      </w:r>
      <w:r w:rsidR="004F4FEF" w:rsidRPr="008B1653">
        <w:rPr>
          <w:rFonts w:eastAsia="ＭＳ Ｐゴシック"/>
          <w:bCs w:val="0"/>
          <w:kern w:val="0"/>
          <w14:ligatures w14:val="none"/>
        </w:rPr>
        <w:t>bacteria</w:t>
      </w:r>
      <w:r w:rsidR="001E06C8" w:rsidRPr="008B1653">
        <w:rPr>
          <w:rFonts w:eastAsia="ＭＳ Ｐゴシック"/>
          <w:bCs w:val="0"/>
          <w:kern w:val="0"/>
          <w14:ligatures w14:val="none"/>
        </w:rPr>
        <w:t>l genera</w:t>
      </w:r>
      <w:r w:rsidR="00020BD3" w:rsidRPr="008B1653">
        <w:rPr>
          <w:rFonts w:eastAsia="ＭＳ Ｐゴシック"/>
          <w:bCs w:val="0"/>
          <w:kern w:val="0"/>
          <w14:ligatures w14:val="none"/>
        </w:rPr>
        <w:t xml:space="preserve"> </w:t>
      </w:r>
      <w:r w:rsidR="000C6A14" w:rsidRPr="008B1653">
        <w:rPr>
          <w:rFonts w:eastAsia="ＭＳ Ｐゴシック"/>
          <w:bCs w:val="0"/>
          <w:kern w:val="0"/>
          <w14:ligatures w14:val="none"/>
        </w:rPr>
        <w:t>(</w:t>
      </w:r>
      <w:r w:rsidR="000923D6" w:rsidRPr="008B1653">
        <w:rPr>
          <w:rFonts w:eastAsia="ＭＳ Ｐゴシック"/>
          <w:bCs w:val="0"/>
          <w:i/>
          <w:iCs/>
          <w:kern w:val="0"/>
          <w14:ligatures w14:val="none"/>
        </w:rPr>
        <w:t>Streptacidiphilus</w:t>
      </w:r>
      <w:r w:rsidR="00F70898" w:rsidRPr="008B1653">
        <w:rPr>
          <w:rFonts w:eastAsia="ＭＳ Ｐゴシック"/>
          <w:bCs w:val="0"/>
          <w:kern w:val="0"/>
          <w14:ligatures w14:val="none"/>
        </w:rPr>
        <w:t>,</w:t>
      </w:r>
      <w:r w:rsidR="000923D6" w:rsidRPr="008B1653">
        <w:rPr>
          <w:rFonts w:eastAsia="ＭＳ Ｐゴシック"/>
          <w:bCs w:val="0"/>
          <w:kern w:val="0"/>
          <w14:ligatures w14:val="none"/>
        </w:rPr>
        <w:t xml:space="preserve"> </w:t>
      </w:r>
      <w:r w:rsidR="000923D6" w:rsidRPr="008B1653">
        <w:rPr>
          <w:rFonts w:eastAsia="ＭＳ Ｐゴシック"/>
          <w:bCs w:val="0"/>
          <w:i/>
          <w:iCs/>
          <w:kern w:val="0"/>
          <w14:ligatures w14:val="none"/>
        </w:rPr>
        <w:t>Actinoplanes</w:t>
      </w:r>
      <w:r w:rsidR="00F70898" w:rsidRPr="008B1653">
        <w:rPr>
          <w:rFonts w:eastAsia="ＭＳ Ｐゴシック"/>
          <w:bCs w:val="0"/>
          <w:kern w:val="0"/>
          <w14:ligatures w14:val="none"/>
        </w:rPr>
        <w:t xml:space="preserve">, and </w:t>
      </w:r>
      <w:r w:rsidR="00F70898" w:rsidRPr="008B1653">
        <w:rPr>
          <w:rFonts w:eastAsia="ＭＳ Ｐゴシック"/>
          <w:bCs w:val="0"/>
          <w:i/>
          <w:iCs/>
          <w:kern w:val="0"/>
          <w14:ligatures w14:val="none"/>
        </w:rPr>
        <w:t>Actinospica</w:t>
      </w:r>
      <w:r w:rsidR="000C6A14" w:rsidRPr="008B1653">
        <w:rPr>
          <w:rFonts w:eastAsia="ＭＳ Ｐゴシック"/>
          <w:bCs w:val="0"/>
          <w:kern w:val="0"/>
          <w14:ligatures w14:val="none"/>
        </w:rPr>
        <w:t>)</w:t>
      </w:r>
      <w:r w:rsidR="000923D6" w:rsidRPr="008B1653">
        <w:rPr>
          <w:rFonts w:eastAsia="ＭＳ Ｐゴシック"/>
          <w:bCs w:val="0"/>
          <w:kern w:val="0"/>
          <w14:ligatures w14:val="none"/>
        </w:rPr>
        <w:t xml:space="preserve"> and</w:t>
      </w:r>
      <w:r w:rsidR="00254AA0" w:rsidRPr="008B1653">
        <w:rPr>
          <w:rFonts w:eastAsia="ＭＳ Ｐゴシック"/>
          <w:bCs w:val="0"/>
          <w:kern w:val="0"/>
          <w14:ligatures w14:val="none"/>
        </w:rPr>
        <w:t xml:space="preserve"> </w:t>
      </w:r>
      <w:r w:rsidR="00AA6443" w:rsidRPr="008B1653">
        <w:rPr>
          <w:rFonts w:eastAsia="ＭＳ Ｐゴシック"/>
          <w:bCs w:val="0"/>
          <w:kern w:val="0"/>
          <w14:ligatures w14:val="none"/>
        </w:rPr>
        <w:t>the</w:t>
      </w:r>
      <w:r w:rsidR="000923D6" w:rsidRPr="008B1653">
        <w:rPr>
          <w:rFonts w:eastAsia="ＭＳ Ｐゴシック"/>
          <w:bCs w:val="0"/>
          <w:kern w:val="0"/>
          <w14:ligatures w14:val="none"/>
        </w:rPr>
        <w:t xml:space="preserve"> </w:t>
      </w:r>
      <w:r w:rsidR="00F70898" w:rsidRPr="008B1653">
        <w:rPr>
          <w:rFonts w:eastAsia="ＭＳ Ｐゴシック"/>
          <w:bCs w:val="0"/>
          <w:kern w:val="0"/>
          <w14:ligatures w14:val="none"/>
        </w:rPr>
        <w:t>nitrogen-fixing bacterial genus</w:t>
      </w:r>
      <w:r w:rsidR="000923D6" w:rsidRPr="008B1653">
        <w:rPr>
          <w:rFonts w:eastAsia="ＭＳ Ｐゴシック"/>
          <w:bCs w:val="0"/>
          <w:kern w:val="0"/>
          <w14:ligatures w14:val="none"/>
        </w:rPr>
        <w:t xml:space="preserve"> </w:t>
      </w:r>
      <w:r w:rsidR="003F74A2" w:rsidRPr="008B1653">
        <w:rPr>
          <w:rFonts w:eastAsia="ＭＳ Ｐゴシック"/>
          <w:bCs w:val="0"/>
          <w:i/>
          <w:iCs/>
          <w:kern w:val="0"/>
          <w14:ligatures w14:val="none"/>
        </w:rPr>
        <w:t>Rhizobium</w:t>
      </w:r>
      <w:r w:rsidR="00987339" w:rsidRPr="008B1653">
        <w:rPr>
          <w:rFonts w:eastAsia="ＭＳ Ｐゴシック"/>
          <w:bCs w:val="0"/>
          <w:kern w:val="0"/>
          <w14:ligatures w14:val="none"/>
        </w:rPr>
        <w:t>.</w:t>
      </w:r>
    </w:p>
    <w:p w14:paraId="40D7F8A2" w14:textId="09BD5266" w:rsidR="00340CE1" w:rsidRDefault="00D50ED4" w:rsidP="006D2BDD">
      <w:pPr>
        <w:tabs>
          <w:tab w:val="left" w:pos="426"/>
        </w:tabs>
        <w:spacing w:before="179"/>
        <w:rPr>
          <w:rFonts w:eastAsia="ＭＳ Ｐゴシック"/>
          <w:bCs w:val="0"/>
          <w:kern w:val="0"/>
          <w14:ligatures w14:val="none"/>
        </w:rPr>
      </w:pPr>
      <w:r w:rsidRPr="008B1653">
        <w:rPr>
          <w:rFonts w:eastAsia="ＭＳ Ｐゴシック"/>
          <w:bCs w:val="0"/>
          <w:kern w:val="0"/>
          <w14:ligatures w14:val="none"/>
        </w:rPr>
        <w:lastRenderedPageBreak/>
        <w:tab/>
      </w:r>
      <w:r w:rsidR="00755BC1" w:rsidRPr="008B1653">
        <w:rPr>
          <w:rFonts w:eastAsia="ＭＳ Ｐゴシック"/>
          <w:bCs w:val="0"/>
          <w:kern w:val="0"/>
          <w14:ligatures w14:val="none"/>
        </w:rPr>
        <w:t xml:space="preserve">We also found that </w:t>
      </w:r>
      <w:r w:rsidR="008B1653" w:rsidRPr="008B1653">
        <w:rPr>
          <w:rFonts w:eastAsia="ＭＳ Ｐゴシック"/>
          <w:bCs w:val="0"/>
          <w:kern w:val="0"/>
          <w14:ligatures w14:val="none"/>
        </w:rPr>
        <w:t>5</w:t>
      </w:r>
      <w:r w:rsidR="00897835" w:rsidRPr="008B1653">
        <w:rPr>
          <w:rFonts w:eastAsia="ＭＳ Ｐゴシック"/>
          <w:bCs w:val="0"/>
          <w:kern w:val="0"/>
          <w14:ligatures w14:val="none"/>
        </w:rPr>
        <w:t xml:space="preserve"> of </w:t>
      </w:r>
      <w:r w:rsidR="008B1653" w:rsidRPr="008B1653">
        <w:rPr>
          <w:rFonts w:eastAsia="ＭＳ Ｐゴシック"/>
          <w:bCs w:val="0"/>
          <w:kern w:val="0"/>
          <w14:ligatures w14:val="none"/>
        </w:rPr>
        <w:t>14</w:t>
      </w:r>
      <w:r w:rsidR="00897835" w:rsidRPr="008B1653">
        <w:rPr>
          <w:rFonts w:eastAsia="ＭＳ Ｐゴシック"/>
          <w:bCs w:val="0"/>
          <w:kern w:val="0"/>
          <w14:ligatures w14:val="none"/>
        </w:rPr>
        <w:t xml:space="preserve"> fungal genera and </w:t>
      </w:r>
      <w:r w:rsidR="008B1653" w:rsidRPr="008B1653">
        <w:rPr>
          <w:rFonts w:eastAsia="ＭＳ Ｐゴシック"/>
          <w:bCs w:val="0"/>
          <w:kern w:val="0"/>
          <w14:ligatures w14:val="none"/>
        </w:rPr>
        <w:t>5</w:t>
      </w:r>
      <w:r w:rsidR="00897835" w:rsidRPr="008B1653">
        <w:rPr>
          <w:rFonts w:eastAsia="ＭＳ Ｐゴシック"/>
          <w:bCs w:val="0"/>
          <w:kern w:val="0"/>
          <w14:ligatures w14:val="none"/>
        </w:rPr>
        <w:t xml:space="preserve"> of </w:t>
      </w:r>
      <w:r w:rsidR="008B1653" w:rsidRPr="008B1653">
        <w:rPr>
          <w:rFonts w:eastAsia="ＭＳ Ｐゴシック"/>
          <w:bCs w:val="0"/>
          <w:kern w:val="0"/>
          <w14:ligatures w14:val="none"/>
        </w:rPr>
        <w:t>13</w:t>
      </w:r>
      <w:r w:rsidR="00897835" w:rsidRPr="008B1653">
        <w:rPr>
          <w:rFonts w:eastAsia="ＭＳ Ｐゴシック"/>
          <w:bCs w:val="0"/>
          <w:kern w:val="0"/>
          <w14:ligatures w14:val="none"/>
        </w:rPr>
        <w:t xml:space="preserve"> bacterial genera examined were significantly associated with ectomycorrhizal colonization rates</w:t>
      </w:r>
      <w:r w:rsidR="00897835">
        <w:rPr>
          <w:rFonts w:eastAsia="ＭＳ Ｐゴシック"/>
          <w:bCs w:val="0"/>
          <w:kern w:val="0"/>
          <w14:ligatures w14:val="none"/>
        </w:rPr>
        <w:t xml:space="preserve"> depending on their abundance (Fig. 7b).</w:t>
      </w:r>
      <w:r w:rsidR="00F1253B">
        <w:rPr>
          <w:rFonts w:eastAsia="ＭＳ Ｐゴシック"/>
          <w:bCs w:val="0"/>
          <w:kern w:val="0"/>
          <w14:ligatures w14:val="none"/>
        </w:rPr>
        <w:t xml:space="preserve"> </w:t>
      </w:r>
      <w:r w:rsidR="005028E5">
        <w:rPr>
          <w:rFonts w:eastAsia="ＭＳ Ｐゴシック"/>
          <w:bCs w:val="0"/>
          <w:kern w:val="0"/>
          <w14:ligatures w14:val="none"/>
        </w:rPr>
        <w:t>S</w:t>
      </w:r>
      <w:r w:rsidR="007E168B">
        <w:rPr>
          <w:rFonts w:eastAsia="ＭＳ Ｐゴシック"/>
          <w:bCs w:val="0"/>
          <w:kern w:val="0"/>
          <w14:ligatures w14:val="none"/>
        </w:rPr>
        <w:t xml:space="preserve">ignificant associations with </w:t>
      </w:r>
      <w:r w:rsidR="007F719F">
        <w:rPr>
          <w:rFonts w:eastAsia="ＭＳ Ｐゴシック"/>
          <w:bCs w:val="0"/>
          <w:kern w:val="0"/>
          <w14:ligatures w14:val="none"/>
        </w:rPr>
        <w:t>ectomycorrhizal symbiosis w</w:t>
      </w:r>
      <w:r w:rsidR="00FB721D">
        <w:rPr>
          <w:rFonts w:eastAsia="ＭＳ Ｐゴシック"/>
          <w:bCs w:val="0"/>
          <w:kern w:val="0"/>
          <w14:ligatures w14:val="none"/>
        </w:rPr>
        <w:t xml:space="preserve">ere </w:t>
      </w:r>
      <w:r w:rsidR="007675FA">
        <w:rPr>
          <w:rFonts w:eastAsia="ＭＳ Ｐゴシック"/>
          <w:bCs w:val="0"/>
          <w:kern w:val="0"/>
          <w14:ligatures w14:val="none"/>
        </w:rPr>
        <w:t xml:space="preserve">indicated for </w:t>
      </w:r>
      <w:r w:rsidR="00801B7F">
        <w:rPr>
          <w:rFonts w:eastAsia="ＭＳ Ｐゴシック"/>
          <w:bCs w:val="0"/>
          <w:kern w:val="0"/>
          <w14:ligatures w14:val="none"/>
        </w:rPr>
        <w:t xml:space="preserve">the </w:t>
      </w:r>
      <w:r w:rsidR="004F46EA">
        <w:rPr>
          <w:rFonts w:eastAsia="ＭＳ Ｐゴシック"/>
          <w:bCs w:val="0"/>
          <w:kern w:val="0"/>
          <w14:ligatures w14:val="none"/>
        </w:rPr>
        <w:t xml:space="preserve">endophytic fungal genera </w:t>
      </w:r>
      <w:r w:rsidR="00801B7F" w:rsidRPr="002D1867">
        <w:rPr>
          <w:rFonts w:eastAsia="ＭＳ Ｐゴシック"/>
          <w:bCs w:val="0"/>
          <w:i/>
          <w:iCs/>
          <w:kern w:val="0"/>
          <w14:ligatures w14:val="none"/>
        </w:rPr>
        <w:t>Pezicula</w:t>
      </w:r>
      <w:r w:rsidR="00801B7F">
        <w:rPr>
          <w:rFonts w:eastAsia="ＭＳ Ｐゴシック"/>
          <w:bCs w:val="0"/>
          <w:kern w:val="0"/>
          <w14:ligatures w14:val="none"/>
        </w:rPr>
        <w:t xml:space="preserve">, </w:t>
      </w:r>
      <w:r w:rsidR="00801B7F" w:rsidRPr="002D1867">
        <w:rPr>
          <w:rFonts w:eastAsia="ＭＳ Ｐゴシック"/>
          <w:bCs w:val="0"/>
          <w:i/>
          <w:iCs/>
          <w:kern w:val="0"/>
          <w14:ligatures w14:val="none"/>
        </w:rPr>
        <w:t>Oidiodendron</w:t>
      </w:r>
      <w:r w:rsidR="00801B7F">
        <w:rPr>
          <w:rFonts w:eastAsia="ＭＳ Ｐゴシック"/>
          <w:bCs w:val="0"/>
          <w:kern w:val="0"/>
          <w14:ligatures w14:val="none"/>
        </w:rPr>
        <w:t xml:space="preserve">, and </w:t>
      </w:r>
      <w:r w:rsidR="00DC1DE3" w:rsidRPr="002D1867">
        <w:rPr>
          <w:rFonts w:eastAsia="ＭＳ Ｐゴシック"/>
          <w:bCs w:val="0"/>
          <w:i/>
          <w:iCs/>
          <w:kern w:val="0"/>
          <w14:ligatures w14:val="none"/>
        </w:rPr>
        <w:t>Cladophialophora</w:t>
      </w:r>
      <w:r w:rsidR="00995306">
        <w:rPr>
          <w:rFonts w:eastAsia="ＭＳ Ｐゴシック"/>
          <w:bCs w:val="0"/>
          <w:kern w:val="0"/>
          <w14:ligatures w14:val="none"/>
        </w:rPr>
        <w:t xml:space="preserve"> as well as for </w:t>
      </w:r>
      <w:r w:rsidR="00E07B40">
        <w:rPr>
          <w:rFonts w:eastAsia="ＭＳ Ｐゴシック"/>
          <w:bCs w:val="0"/>
          <w:kern w:val="0"/>
          <w14:ligatures w14:val="none"/>
        </w:rPr>
        <w:t>the</w:t>
      </w:r>
      <w:r w:rsidR="007919D8">
        <w:rPr>
          <w:rFonts w:eastAsia="ＭＳ Ｐゴシック"/>
          <w:bCs w:val="0"/>
          <w:kern w:val="0"/>
          <w14:ligatures w14:val="none"/>
        </w:rPr>
        <w:t xml:space="preserve"> saprotrophic–endophytic spectrum fung</w:t>
      </w:r>
      <w:r w:rsidR="00E07B40">
        <w:rPr>
          <w:rFonts w:eastAsia="ＭＳ Ｐゴシック"/>
          <w:bCs w:val="0"/>
          <w:kern w:val="0"/>
          <w14:ligatures w14:val="none"/>
        </w:rPr>
        <w:t xml:space="preserve">us </w:t>
      </w:r>
      <w:r w:rsidR="00E07B40" w:rsidRPr="00E07B40">
        <w:rPr>
          <w:rFonts w:eastAsia="ＭＳ Ｐゴシック"/>
          <w:bCs w:val="0"/>
          <w:i/>
          <w:iCs/>
          <w:kern w:val="0"/>
          <w14:ligatures w14:val="none"/>
        </w:rPr>
        <w:t>Mycena</w:t>
      </w:r>
      <w:r w:rsidR="00D079E8">
        <w:rPr>
          <w:rFonts w:eastAsia="ＭＳ Ｐゴシック"/>
          <w:bCs w:val="0"/>
          <w:kern w:val="0"/>
          <w14:ligatures w14:val="none"/>
        </w:rPr>
        <w:t xml:space="preserve">. </w:t>
      </w:r>
    </w:p>
    <w:p w14:paraId="4D738DF0" w14:textId="24828B44" w:rsidR="0049403C" w:rsidRDefault="001636CA" w:rsidP="006D2BDD">
      <w:pPr>
        <w:tabs>
          <w:tab w:val="left" w:pos="426"/>
        </w:tabs>
        <w:spacing w:before="179"/>
        <w:rPr>
          <w:rFonts w:eastAsia="ＭＳ Ｐゴシック"/>
          <w:bCs w:val="0"/>
          <w:kern w:val="0"/>
          <w14:ligatures w14:val="none"/>
        </w:rPr>
      </w:pPr>
      <w:r>
        <w:rPr>
          <w:rFonts w:eastAsia="ＭＳ Ｐゴシック"/>
          <w:bCs w:val="0"/>
          <w:kern w:val="0"/>
          <w14:ligatures w14:val="none"/>
        </w:rPr>
        <w:tab/>
      </w:r>
      <w:r w:rsidR="00A85269">
        <w:rPr>
          <w:rFonts w:eastAsia="ＭＳ Ｐゴシック"/>
          <w:bCs w:val="0"/>
          <w:kern w:val="0"/>
          <w14:ligatures w14:val="none"/>
        </w:rPr>
        <w:t xml:space="preserve">Overall, </w:t>
      </w:r>
      <w:r w:rsidR="008D4437">
        <w:rPr>
          <w:rFonts w:eastAsia="ＭＳ Ｐゴシック"/>
          <w:bCs w:val="0"/>
          <w:kern w:val="0"/>
          <w14:ligatures w14:val="none"/>
        </w:rPr>
        <w:t xml:space="preserve">these results </w:t>
      </w:r>
      <w:r w:rsidR="009D26E6">
        <w:rPr>
          <w:rFonts w:eastAsia="ＭＳ Ｐゴシック"/>
          <w:bCs w:val="0"/>
          <w:kern w:val="0"/>
          <w14:ligatures w14:val="none"/>
        </w:rPr>
        <w:t>indicate</w:t>
      </w:r>
      <w:r w:rsidR="008D4437">
        <w:rPr>
          <w:rFonts w:eastAsia="ＭＳ Ｐゴシック"/>
          <w:bCs w:val="0"/>
          <w:kern w:val="0"/>
          <w14:ligatures w14:val="none"/>
        </w:rPr>
        <w:t xml:space="preserve"> that </w:t>
      </w:r>
      <w:r w:rsidR="00435645">
        <w:rPr>
          <w:rFonts w:eastAsia="ＭＳ Ｐゴシック"/>
          <w:bCs w:val="0"/>
          <w:kern w:val="0"/>
          <w14:ligatures w14:val="none"/>
        </w:rPr>
        <w:t xml:space="preserve">the </w:t>
      </w:r>
      <w:r w:rsidR="009D26E6">
        <w:rPr>
          <w:rFonts w:eastAsia="ＭＳ Ｐゴシック"/>
          <w:bCs w:val="0"/>
          <w:kern w:val="0"/>
          <w14:ligatures w14:val="none"/>
        </w:rPr>
        <w:t xml:space="preserve">candidate </w:t>
      </w:r>
      <w:r w:rsidR="00CC3353">
        <w:rPr>
          <w:rFonts w:eastAsia="ＭＳ Ｐゴシック"/>
          <w:bCs w:val="0"/>
          <w:kern w:val="0"/>
          <w14:ligatures w14:val="none"/>
        </w:rPr>
        <w:t xml:space="preserve">keystone taxa </w:t>
      </w:r>
      <w:r w:rsidR="009D26E6">
        <w:rPr>
          <w:rFonts w:eastAsia="ＭＳ Ｐゴシック"/>
          <w:bCs w:val="0"/>
          <w:kern w:val="0"/>
          <w14:ligatures w14:val="none"/>
        </w:rPr>
        <w:t xml:space="preserve">identified </w:t>
      </w:r>
      <w:r w:rsidR="00017215">
        <w:rPr>
          <w:rFonts w:eastAsia="ＭＳ Ｐゴシック"/>
          <w:bCs w:val="0"/>
          <w:kern w:val="0"/>
          <w14:ligatures w14:val="none"/>
        </w:rPr>
        <w:t xml:space="preserve">in the </w:t>
      </w:r>
      <w:r w:rsidR="006C71F7">
        <w:rPr>
          <w:rFonts w:eastAsia="ＭＳ Ｐゴシック"/>
          <w:bCs w:val="0"/>
          <w:kern w:val="0"/>
          <w14:ligatures w14:val="none"/>
        </w:rPr>
        <w:t xml:space="preserve">forest microbiome </w:t>
      </w:r>
      <w:r w:rsidR="00A9062C">
        <w:rPr>
          <w:rFonts w:eastAsia="ＭＳ Ｐゴシック"/>
          <w:bCs w:val="0"/>
          <w:kern w:val="0"/>
          <w14:ligatures w14:val="none"/>
        </w:rPr>
        <w:t>dataset</w:t>
      </w:r>
      <w:r w:rsidR="00017215">
        <w:rPr>
          <w:rFonts w:eastAsia="ＭＳ Ｐゴシック"/>
          <w:bCs w:val="0"/>
          <w:kern w:val="0"/>
          <w14:ligatures w14:val="none"/>
        </w:rPr>
        <w:t xml:space="preserve"> from Japan </w:t>
      </w:r>
      <w:r w:rsidR="009B0AF9">
        <w:rPr>
          <w:rFonts w:eastAsia="ＭＳ Ｐゴシック"/>
          <w:bCs w:val="0"/>
          <w:kern w:val="0"/>
          <w14:ligatures w14:val="none"/>
        </w:rPr>
        <w:t>corresponded</w:t>
      </w:r>
      <w:r w:rsidR="00C97222">
        <w:rPr>
          <w:rFonts w:eastAsia="ＭＳ Ｐゴシック"/>
          <w:bCs w:val="0"/>
          <w:kern w:val="0"/>
          <w14:ligatures w14:val="none"/>
        </w:rPr>
        <w:t xml:space="preserve"> </w:t>
      </w:r>
      <w:r w:rsidR="009B0AF9">
        <w:rPr>
          <w:rFonts w:eastAsia="ＭＳ Ｐゴシック"/>
          <w:bCs w:val="0"/>
          <w:kern w:val="0"/>
          <w14:ligatures w14:val="none"/>
        </w:rPr>
        <w:t>with</w:t>
      </w:r>
      <w:r w:rsidR="00C97222">
        <w:rPr>
          <w:rFonts w:eastAsia="ＭＳ Ｐゴシック"/>
          <w:bCs w:val="0"/>
          <w:kern w:val="0"/>
          <w14:ligatures w14:val="none"/>
        </w:rPr>
        <w:t xml:space="preserve"> </w:t>
      </w:r>
      <w:r w:rsidR="00EB5B81">
        <w:rPr>
          <w:rFonts w:eastAsia="ＭＳ Ｐゴシック"/>
          <w:bCs w:val="0"/>
          <w:kern w:val="0"/>
          <w14:ligatures w14:val="none"/>
        </w:rPr>
        <w:t>variation</w:t>
      </w:r>
      <w:r w:rsidR="00C97222">
        <w:rPr>
          <w:rFonts w:eastAsia="ＭＳ Ｐゴシック"/>
          <w:bCs w:val="0"/>
          <w:kern w:val="0"/>
          <w14:ligatures w14:val="none"/>
        </w:rPr>
        <w:t xml:space="preserve"> in</w:t>
      </w:r>
      <w:r w:rsidR="00720764">
        <w:rPr>
          <w:rFonts w:eastAsia="ＭＳ Ｐゴシック"/>
          <w:bCs w:val="0"/>
          <w:kern w:val="0"/>
          <w14:ligatures w14:val="none"/>
        </w:rPr>
        <w:t xml:space="preserve"> </w:t>
      </w:r>
      <w:r w:rsidR="00D86909">
        <w:rPr>
          <w:rFonts w:eastAsia="ＭＳ Ｐゴシック"/>
          <w:bCs w:val="0"/>
          <w:kern w:val="0"/>
          <w14:ligatures w14:val="none"/>
        </w:rPr>
        <w:t>mycorrhizal fungal assembly</w:t>
      </w:r>
      <w:r w:rsidR="0081432B">
        <w:rPr>
          <w:rFonts w:eastAsia="ＭＳ Ｐゴシック"/>
          <w:bCs w:val="0"/>
          <w:kern w:val="0"/>
          <w14:ligatures w14:val="none"/>
        </w:rPr>
        <w:t xml:space="preserve"> across Europe</w:t>
      </w:r>
      <w:r w:rsidR="00EB5B81">
        <w:rPr>
          <w:rFonts w:eastAsia="ＭＳ Ｐゴシック"/>
          <w:bCs w:val="0"/>
          <w:kern w:val="0"/>
          <w14:ligatures w14:val="none"/>
        </w:rPr>
        <w:t>an forests.</w:t>
      </w:r>
      <w:r w:rsidR="00A4143B">
        <w:rPr>
          <w:rFonts w:eastAsia="ＭＳ Ｐゴシック"/>
          <w:bCs w:val="0"/>
          <w:kern w:val="0"/>
          <w14:ligatures w14:val="none"/>
        </w:rPr>
        <w:t xml:space="preserve"> These cross-system </w:t>
      </w:r>
      <w:r w:rsidR="009B0AF9">
        <w:rPr>
          <w:rFonts w:eastAsia="ＭＳ Ｐゴシック"/>
          <w:bCs w:val="0"/>
          <w:kern w:val="0"/>
          <w14:ligatures w14:val="none"/>
        </w:rPr>
        <w:t>patterns</w:t>
      </w:r>
      <w:r w:rsidR="0075358D">
        <w:rPr>
          <w:rFonts w:eastAsia="ＭＳ Ｐゴシック"/>
          <w:bCs w:val="0"/>
          <w:kern w:val="0"/>
          <w14:ligatures w14:val="none"/>
        </w:rPr>
        <w:t xml:space="preserve"> support the ecological relevance of </w:t>
      </w:r>
      <w:r w:rsidR="00EA453A">
        <w:rPr>
          <w:rFonts w:eastAsia="ＭＳ Ｐゴシック"/>
          <w:bCs w:val="0"/>
          <w:kern w:val="0"/>
          <w14:ligatures w14:val="none"/>
        </w:rPr>
        <w:t xml:space="preserve">the assembly landscape framework and suggest </w:t>
      </w:r>
      <w:r w:rsidR="005A4C56">
        <w:rPr>
          <w:rFonts w:eastAsia="ＭＳ Ｐゴシック"/>
          <w:bCs w:val="0"/>
          <w:kern w:val="0"/>
          <w14:ligatures w14:val="none"/>
        </w:rPr>
        <w:t xml:space="preserve">that the </w:t>
      </w:r>
      <w:r w:rsidR="00FC02FA">
        <w:rPr>
          <w:rFonts w:eastAsia="ＭＳ Ｐゴシック"/>
          <w:bCs w:val="0"/>
          <w:kern w:val="0"/>
          <w14:ligatures w14:val="none"/>
        </w:rPr>
        <w:t xml:space="preserve">highlighted taxa </w:t>
      </w:r>
      <w:r w:rsidR="00305588">
        <w:rPr>
          <w:rFonts w:eastAsia="ＭＳ Ｐゴシック"/>
          <w:bCs w:val="0"/>
          <w:kern w:val="0"/>
          <w14:ligatures w14:val="none"/>
        </w:rPr>
        <w:t xml:space="preserve">could contribute to </w:t>
      </w:r>
      <w:r w:rsidR="00517BFC">
        <w:rPr>
          <w:rFonts w:eastAsia="ＭＳ Ｐゴシック"/>
          <w:bCs w:val="0"/>
          <w:kern w:val="0"/>
          <w14:ligatures w14:val="none"/>
        </w:rPr>
        <w:t xml:space="preserve">transitions between </w:t>
      </w:r>
      <w:r w:rsidR="0049403C">
        <w:rPr>
          <w:rFonts w:eastAsia="ＭＳ Ｐゴシック"/>
          <w:bCs w:val="0"/>
          <w:kern w:val="0"/>
          <w14:ligatures w14:val="none"/>
        </w:rPr>
        <w:t xml:space="preserve">major </w:t>
      </w:r>
      <w:r w:rsidR="004057B5">
        <w:rPr>
          <w:rFonts w:eastAsia="ＭＳ Ｐゴシック"/>
          <w:bCs w:val="0"/>
          <w:kern w:val="0"/>
          <w14:ligatures w14:val="none"/>
        </w:rPr>
        <w:t xml:space="preserve">mycorrhizal </w:t>
      </w:r>
      <w:r w:rsidR="0049403C">
        <w:rPr>
          <w:rFonts w:eastAsia="ＭＳ Ｐゴシック"/>
          <w:bCs w:val="0"/>
          <w:kern w:val="0"/>
          <w14:ligatures w14:val="none"/>
        </w:rPr>
        <w:t>states</w:t>
      </w:r>
      <w:r w:rsidR="00617EB3">
        <w:rPr>
          <w:rFonts w:eastAsia="ＭＳ Ｐゴシック"/>
          <w:bCs w:val="0"/>
          <w:kern w:val="0"/>
          <w14:ligatures w14:val="none"/>
        </w:rPr>
        <w:t xml:space="preserve">. </w:t>
      </w:r>
    </w:p>
    <w:p w14:paraId="3D087340" w14:textId="77777777" w:rsidR="00C44086" w:rsidRPr="00666763" w:rsidRDefault="00C44086" w:rsidP="00E20869">
      <w:pPr>
        <w:widowControl/>
        <w:tabs>
          <w:tab w:val="left" w:pos="426"/>
        </w:tabs>
        <w:spacing w:before="179" w:beforeAutospacing="1" w:after="100" w:afterAutospacing="1"/>
        <w:outlineLvl w:val="3"/>
        <w:rPr>
          <w:rFonts w:eastAsia="ＭＳ Ｐゴシック"/>
          <w:kern w:val="0"/>
          <w14:ligatures w14:val="none"/>
        </w:rPr>
      </w:pPr>
    </w:p>
    <w:p w14:paraId="1023ED1A" w14:textId="17712982" w:rsidR="0027251B" w:rsidRDefault="00FC282C" w:rsidP="00C44086">
      <w:pPr>
        <w:widowControl/>
        <w:tabs>
          <w:tab w:val="left" w:pos="426"/>
        </w:tabs>
        <w:spacing w:before="179" w:beforeAutospacing="1" w:after="100" w:afterAutospacing="1"/>
        <w:outlineLvl w:val="3"/>
        <w:rPr>
          <w:rFonts w:eastAsia="ＭＳ Ｐゴシック"/>
          <w:b/>
          <w:bCs w:val="0"/>
          <w:kern w:val="0"/>
          <w:sz w:val="28"/>
          <w:szCs w:val="28"/>
          <w14:ligatures w14:val="none"/>
        </w:rPr>
      </w:pPr>
      <w:r w:rsidRPr="00405E58">
        <w:rPr>
          <w:rFonts w:eastAsia="ＭＳ Ｐゴシック"/>
          <w:b/>
          <w:bCs w:val="0"/>
          <w:kern w:val="0"/>
          <w:sz w:val="28"/>
          <w:szCs w:val="28"/>
          <w14:ligatures w14:val="none"/>
        </w:rPr>
        <w:t>Discussion</w:t>
      </w:r>
    </w:p>
    <w:p w14:paraId="06A2CA30" w14:textId="4AA434FB" w:rsidR="0027251B" w:rsidRPr="00883139" w:rsidRDefault="003F2C56" w:rsidP="000E1E26">
      <w:pPr>
        <w:widowControl/>
        <w:tabs>
          <w:tab w:val="left" w:pos="426"/>
        </w:tabs>
        <w:spacing w:before="179" w:beforeAutospacing="1" w:after="100" w:afterAutospacing="1"/>
        <w:outlineLvl w:val="3"/>
        <w:rPr>
          <w:rFonts w:eastAsia="ＭＳ Ｐゴシック"/>
          <w:bCs w:val="0"/>
          <w:kern w:val="0"/>
          <w14:ligatures w14:val="none"/>
        </w:rPr>
      </w:pPr>
      <w:r>
        <w:t xml:space="preserve">Inspired by the </w:t>
      </w:r>
      <w:r w:rsidR="009A39DD">
        <w:t>concept</w:t>
      </w:r>
      <w:r w:rsidR="00432DF3">
        <w:t xml:space="preserve"> of </w:t>
      </w:r>
      <w:r>
        <w:t>stability landscape</w:t>
      </w:r>
      <w:r w:rsidR="002D5941">
        <w:t>s</w:t>
      </w:r>
      <w:r>
        <w:t>, we developed a statistical framework to identify species or taxa</w:t>
      </w:r>
      <w:r w:rsidR="00272F91">
        <w:t xml:space="preserve"> </w:t>
      </w:r>
      <w:r w:rsidR="00154FA4">
        <w:t>that play</w:t>
      </w:r>
      <w:r w:rsidR="00E35C71">
        <w:t xml:space="preserve"> central roles in</w:t>
      </w:r>
      <w:r w:rsidR="00EC1182">
        <w:t xml:space="preserve"> </w:t>
      </w:r>
      <w:r w:rsidR="002A6EDB">
        <w:t>ecosystem-scale processes</w:t>
      </w:r>
      <w:r>
        <w:t xml:space="preserve">. </w:t>
      </w:r>
      <w:r w:rsidR="00811318" w:rsidRPr="00811318">
        <w:t xml:space="preserve">Application of this keystone exploration framework to a forest root microbiome dataset from Japan </w:t>
      </w:r>
      <w:r w:rsidR="00A90FAE">
        <w:t xml:space="preserve">(Figs. 4–6) </w:t>
      </w:r>
      <w:r w:rsidR="00811318" w:rsidRPr="00811318">
        <w:t xml:space="preserve">identified </w:t>
      </w:r>
      <w:r w:rsidR="00634B44">
        <w:t xml:space="preserve">candidate keystone microbes </w:t>
      </w:r>
      <w:r w:rsidR="00811318" w:rsidRPr="00811318">
        <w:t>linked to large-scale shifts in mycorrhizal symbiosis across geographically distant European forests</w:t>
      </w:r>
      <w:r w:rsidR="00A90FAE">
        <w:t xml:space="preserve"> (Fig. 7)</w:t>
      </w:r>
      <w:r w:rsidR="00811318" w:rsidRPr="00811318">
        <w:t>.</w:t>
      </w:r>
      <w:r>
        <w:t xml:space="preserve"> </w:t>
      </w:r>
      <w:r w:rsidR="00EE679B" w:rsidRPr="00C403F6">
        <w:rPr>
          <w:rFonts w:eastAsia="ＭＳ Ｐゴシック"/>
          <w:bCs w:val="0"/>
          <w:kern w:val="0"/>
          <w14:ligatures w14:val="none"/>
        </w:rPr>
        <w:t xml:space="preserve">A keystone species </w:t>
      </w:r>
      <w:r w:rsidR="00D94878">
        <w:rPr>
          <w:rFonts w:eastAsia="ＭＳ Ｐゴシック"/>
          <w:bCs w:val="0"/>
          <w:kern w:val="0"/>
          <w14:ligatures w14:val="none"/>
        </w:rPr>
        <w:t xml:space="preserve">or taxon </w:t>
      </w:r>
      <w:r w:rsidR="00EE679B" w:rsidRPr="00C403F6">
        <w:rPr>
          <w:rFonts w:eastAsia="ＭＳ Ｐゴシック"/>
          <w:bCs w:val="0"/>
          <w:kern w:val="0"/>
          <w14:ligatures w14:val="none"/>
        </w:rPr>
        <w:t>was originally defined as "one whose impact on its community or ecosystem is large, and disproportionately large relative to its abundance</w:t>
      </w:r>
      <w:r w:rsidR="00EE679B" w:rsidRPr="00C403F6">
        <w:rPr>
          <w:rFonts w:eastAsia="ＭＳ Ｐゴシック"/>
          <w:bCs w:val="0"/>
          <w:kern w:val="0"/>
          <w14:ligatures w14:val="none"/>
        </w:rPr>
        <w:fldChar w:fldCharType="begin"/>
      </w:r>
      <w:r w:rsidR="00EE679B" w:rsidRPr="00C403F6">
        <w:rPr>
          <w:rFonts w:eastAsia="ＭＳ Ｐゴシック"/>
          <w:bCs w:val="0"/>
          <w:kern w:val="0"/>
          <w14:ligatures w14:val="none"/>
        </w:rPr>
        <w:instrText xml:space="preserve"> ADDIN ZOTERO_ITEM CSL_CITATION {"citationID":"GYKcJMsl","properties":{"formattedCitation":"\\super 9\\nosupersub{}","plainCitation":"9","noteIndex":0},"citationItems":[{"id":2147,"uris":["http://zotero.org/users/13996173/items/4IUNDEZE"],"itemData":{"id":2147,"type":"article-journal","container-title":"BioScience","DOI":"10.2307/1312990","ISSN":"0006-3568","issue":"8","journalAbbreviation":"BioScience","page":"609-620","source":"Silverchair","title":"Challenges in the Quest for Keystones: Identifying keystone species is difficult—but essential to understanding how loss of species will affect ecosystems","title-short":"Challenges in the Quest for Keystones","URL":"https://doi.org/10.2307/1312990","volume":"46","author":[{"family":"Power","given":"Mary E."},{"family":"Tilman","given":"David"},{"family":"Estes","given":"James A."},{"family":"Menge","given":"Bruce A."},{"family":"Bond","given":"William J."},{"family":"Mills","given":"L. Scott"},{"family":"Daily","given":"Gretchen"},{"family":"Castilla","given":"Juan Carlos"},{"family":"Lubchenco","given":"Jane"},{"family":"Paine","given":"Robert T."}],"accessed":{"date-parts":[["2025",8,23]]},"issued":{"date-parts":[["1996",9,1]]}}}],"schema":"https://github.com/citation-style-language/schema/raw/master/csl-citation.json"} </w:instrText>
      </w:r>
      <w:r w:rsidR="00EE679B" w:rsidRPr="00C403F6">
        <w:rPr>
          <w:rFonts w:eastAsia="ＭＳ Ｐゴシック"/>
          <w:bCs w:val="0"/>
          <w:kern w:val="0"/>
          <w14:ligatures w14:val="none"/>
        </w:rPr>
        <w:fldChar w:fldCharType="separate"/>
      </w:r>
      <w:r w:rsidR="00EE679B" w:rsidRPr="00C403F6">
        <w:rPr>
          <w:kern w:val="0"/>
          <w:vertAlign w:val="superscript"/>
        </w:rPr>
        <w:t>9</w:t>
      </w:r>
      <w:r w:rsidR="00EE679B" w:rsidRPr="00C403F6">
        <w:rPr>
          <w:rFonts w:eastAsia="ＭＳ Ｐゴシック"/>
          <w:bCs w:val="0"/>
          <w:kern w:val="0"/>
          <w14:ligatures w14:val="none"/>
        </w:rPr>
        <w:fldChar w:fldCharType="end"/>
      </w:r>
      <w:r w:rsidR="00EE679B" w:rsidRPr="00C403F6">
        <w:rPr>
          <w:rFonts w:eastAsia="ＭＳ Ｐゴシック"/>
          <w:bCs w:val="0"/>
          <w:kern w:val="0"/>
          <w14:ligatures w14:val="none"/>
        </w:rPr>
        <w:t xml:space="preserve">”. </w:t>
      </w:r>
      <w:r w:rsidR="00947CA3">
        <w:rPr>
          <w:rFonts w:eastAsia="ＭＳ Ｐゴシック"/>
          <w:bCs w:val="0"/>
          <w:kern w:val="0"/>
          <w14:ligatures w14:val="none"/>
        </w:rPr>
        <w:t>Whereas</w:t>
      </w:r>
      <w:r w:rsidR="00EE679B" w:rsidRPr="00C403F6">
        <w:rPr>
          <w:rFonts w:eastAsia="ＭＳ Ｐゴシック"/>
          <w:bCs w:val="0"/>
          <w:kern w:val="0"/>
          <w14:ligatures w14:val="none"/>
        </w:rPr>
        <w:t xml:space="preserve"> this classic definition has primarily been applied in </w:t>
      </w:r>
      <w:r w:rsidR="00772B92">
        <w:rPr>
          <w:rFonts w:eastAsia="ＭＳ Ｐゴシック"/>
          <w:bCs w:val="0"/>
          <w:kern w:val="0"/>
          <w14:ligatures w14:val="none"/>
        </w:rPr>
        <w:t xml:space="preserve">studies of </w:t>
      </w:r>
      <w:r w:rsidR="00FB5ED6">
        <w:rPr>
          <w:rFonts w:eastAsia="ＭＳ Ｐゴシック"/>
          <w:bCs w:val="0"/>
          <w:kern w:val="0"/>
          <w14:ligatures w14:val="none"/>
        </w:rPr>
        <w:t>macro</w:t>
      </w:r>
      <w:r w:rsidR="00772B92">
        <w:rPr>
          <w:rFonts w:eastAsia="ＭＳ Ｐゴシック"/>
          <w:bCs w:val="0"/>
          <w:kern w:val="0"/>
          <w14:ligatures w14:val="none"/>
        </w:rPr>
        <w:t>-organisms</w:t>
      </w:r>
      <w:r w:rsidR="00FB5ED6">
        <w:rPr>
          <w:rFonts w:eastAsia="ＭＳ Ｐゴシック"/>
          <w:bCs w:val="0"/>
          <w:kern w:val="0"/>
          <w14:ligatures w14:val="none"/>
        </w:rPr>
        <w:t xml:space="preserve"> (</w:t>
      </w:r>
      <w:r w:rsidR="004D4C64">
        <w:rPr>
          <w:rFonts w:eastAsia="ＭＳ Ｐゴシック"/>
          <w:bCs w:val="0"/>
          <w:kern w:val="0"/>
          <w14:ligatures w14:val="none"/>
        </w:rPr>
        <w:t xml:space="preserve">e.g., </w:t>
      </w:r>
      <w:r w:rsidR="00FB5ED6">
        <w:rPr>
          <w:rFonts w:eastAsia="ＭＳ Ｐゴシック"/>
          <w:bCs w:val="0"/>
          <w:kern w:val="0"/>
          <w14:ligatures w14:val="none"/>
        </w:rPr>
        <w:t>plants and animals)</w:t>
      </w:r>
      <w:r w:rsidR="00EE679B" w:rsidRPr="00C403F6">
        <w:rPr>
          <w:rFonts w:eastAsia="ＭＳ Ｐゴシック"/>
          <w:bCs w:val="0"/>
          <w:kern w:val="0"/>
          <w14:ligatures w14:val="none"/>
        </w:rPr>
        <w:t>, microbiome research has continued to propose modified</w:t>
      </w:r>
      <w:r w:rsidR="002611C2" w:rsidRPr="00C403F6">
        <w:rPr>
          <w:rFonts w:eastAsia="ＭＳ Ｐゴシック"/>
          <w:bCs w:val="0"/>
          <w:kern w:val="0"/>
          <w14:ligatures w14:val="none"/>
        </w:rPr>
        <w:t xml:space="preserve"> </w:t>
      </w:r>
      <w:r w:rsidR="00EE679B" w:rsidRPr="00C403F6">
        <w:rPr>
          <w:rFonts w:eastAsia="ＭＳ Ｐゴシック"/>
          <w:bCs w:val="0"/>
          <w:kern w:val="0"/>
          <w14:ligatures w14:val="none"/>
        </w:rPr>
        <w:t>operational definitions to address the complex and dynamic nature of microbial interactions</w:t>
      </w:r>
      <w:r w:rsidR="00753DAF" w:rsidRPr="00C403F6">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{"citationID":"k1GWfNIj","properties":{"formattedCitation":"\\super 5,37\\uc0\\u8211{}39\\nosupersub{}","plainCitation":"5,37–39","noteIndex":0},"citationItems":[{"id":615,"uris":["http://zotero.org/users/13996173/items/3NRT6QNE"],"itemData":{"id":615,"type":"article-journal","abstract":"Microorganisms have a pivotal role in the functioning of ecosystems. Recent studies have shown that microbial communities harbour keystone taxa, which drive community composition and function irrespective of their abundance. In this Opinion article, we propose a definition of keystone taxa in microbial ecology and summarize over 200 microbial keystone taxa that have been identified in soil, plant and marine ecosystems, as well as in the human microbiome. We explore the importance of keystone taxa and keystone guilds for microbiome structure and functioning and discuss the factors that determine their distribution and activities.","container-title":"Nature Reviews Microbiology","DOI":"10.1038/s41579-018-0024-1","ISSN":"1740-1534","issue":"9","journalAbbreviation":"Nat Rev Microbiol","language":"en","license":"2018 Macmillan Publishers Ltd., part of Springer Nature","note":"publisher: Nature Publishing Group","page":"567-576","source":"www-nature-com.kyoto-u.idm.oclc.org","title":"Keystone taxa as drivers of microbiome structure and functioning","URL":"https://www.nature.com/articles/s41579-018-0024-1","volume":"16","author":[{"family":"Banerjee","given":"Samiran"},{"family":"Schlaeppi","given":"Klaus"},{"family":"Heijden","given":"Marcel G. A.","non-dropping-particle":"van der"}],"accessed":{"date-parts":[["2024",4,25]]},"issued":{"date-parts":[["2018",9]]}}},{"id":1039,"uris":["http://zotero.org/users/13996173/items/2GCNB9FF"],"itemData":{"id":1039,"type":"article-journal","abstract":"Keystone taxa in ecological communities are native taxa that play an especially important role in the stability of their ecosystem. However, we still lack an effective framework for identifying these taxa from the available high-throughput sequencing without the notoriously difficult step of reconstructing the detailed network of inter-specific interactions. In addition, while most microbial interaction models assume pair-wise relationships, it is yet unclear whether pair-wise interactions dominate the system, or whether higher-order interactions are relevant. Here we propose a top-down identification framework, which detects keystones by their total influence on the rest of the taxa. Our method does not assume a priori knowledge of pairwise interactions or any specific underlying dynamics and is appropriate to both perturbation experiments and metagenomic cross-sectional surveys. When applied to real high-throughput sequencing of the human gastrointestinal microbiome, we detect a set of candidate keystones and find that they are often part of a keystone module – multiple candidate keystone species with correlated occurrence. The keystone analysis of single-time-point cross-sectional data is also later verified by the evaluation of two-time-points longitudinal sampling. Our framework represents a necessary advancement towards the reliable identification of these key players of complex, real-world microbial communities.","container-title":"Nature Communications","DOI":"10.1038/s41467-023-39459-5","ISSN":"2041-1723","issue":"1","journalAbbreviation":"Nat Commun","language":"en","license":"2023 The Author(s)","note":"publisher: Nature Publishing Group","page":"3951","source":"www.nature.com","title":"Top-down identification of keystone taxa in the microbiome","URL":"https://www.nature.com/articles/s41467-023-39459-5","volume":"14","author":[{"family":"Amit","given":"Guy"},{"family":"Bashan","given":"Amir"}],"accessed":{"date-parts":[["2024",8,3]]},"issued":{"date-parts":[["2023",7,4]]}}},{"id":775,"uris":["http://zotero.org/users/13996173/items/6TNJF2FV"],"itemData":{"id":775,"type":"article-journal","abstract":"Previous studies suggested that microbial communities can harbour keystone species whose removal can cause a dramatic shift in microbiome structure and functioning. Yet, an efficient method to systematically identify keystone species in microbial communities is still lacking. Here we propose a data-driven keystone species identification (DKI) framework based on deep learning to resolve this challenge. Our key idea is to implicitly learn the assembly rules of microbial communities from a particular habitat by training a deep-learning model using microbiome samples collected from this habitat. The well-trained deep-learning model enables us to quantify the community-specific keystoneness of each species in any microbiome sample from this habitat by conducting a thought experiment on species removal. We systematically validated this DKI framework using synthetic data and applied DKI to analyse real data. We found that those taxa with high median keystoneness across different communities display strong community specificity. The presented DKI framework demonstrates the power of machine learning in tackling a fundamental problem in community ecology, paving the way for the data-driven management of complex microbial communities.","container-title":"Nature Ecology &amp; Evolution","DOI":"10.1038/s41559-023-02250-2","ISSN":"2397-334X","issue":"1","journalAbbreviation":"Nat Ecol Evol","language":"en","license":"2023 The Author(s), under exclusive licence to Springer Nature Limited","note":"publisher: Nature Publishing Group","page":"22-31","source":"www-nature-com.kyoto-u.idm.oclc.org","title":"Identifying keystone species in microbial communities using deep learning","URL":"https://www-nature-com.kyoto-u.idm.oclc.org/articles/s41559-023-02250-2","volume":"8","author":[{"family":"Wang","given":"Xu-Wen"},{"family":"Sun","given":"Zheng"},{"family":"Jia","given":"Huijue"},{"family":"Michel-Mata","given":"Sebastian"},{"family":"Angulo","given":"Marco Tulio"},{"family":"Dai","given":"Lei"},{"family":"He","given":"Xuesong"},{"family":"Weiss","given":"Scott T."},{"family":"Liu","given":"Yang-Yu"}],"accessed":{"date-parts":[["2024",7,3]]},"issued":{"date-parts":[["2024",1]]}}},{"id":2813,"uris":["http://zotero.org/users/13996173/items/23ZCWBZA"],"itemData":{"id":2813,"type":"article-journal","container-title":"Nature Reviews Microbiology","DOI":"10.1038/s41579-025-01266-8","ISSN":"1740-1526, 1740-1534","journalAbbreviation":"Nat Rev Microbiol","language":"en","source":"DOI.org (Crossref)","title":"Keystone concept revisited: insights into microbial community dynamics and control","title-short":"Keystone concept revisited","URL":"https://www.nature.com/articles/s41579-025-01266-8","author":[{"family":"Garza","given":"Daniel Rios"},{"family":"Gonze","given":"Didier"},{"family":"Faust","given":"Karoline"}],"accessed":{"date-parts":[["2026",2,12]]},"issued":{"date-parts":[["2026",1,2]]}}}],"schema":"https://github.com/citation-style-language/schema/raw/master/csl-citation.json"} </w:instrText>
      </w:r>
      <w:r w:rsidR="00753DAF" w:rsidRPr="00C403F6">
        <w:rPr>
          <w:rFonts w:eastAsia="ＭＳ Ｐゴシック"/>
          <w:bCs w:val="0"/>
          <w:kern w:val="0"/>
          <w14:ligatures w14:val="none"/>
        </w:rPr>
        <w:fldChar w:fldCharType="separate"/>
      </w:r>
      <w:r w:rsidR="00322545" w:rsidRPr="00322545">
        <w:rPr>
          <w:kern w:val="0"/>
          <w:vertAlign w:val="superscript"/>
        </w:rPr>
        <w:t>5,37–39</w:t>
      </w:r>
      <w:r w:rsidR="00753DAF" w:rsidRPr="00C403F6">
        <w:rPr>
          <w:rFonts w:eastAsia="ＭＳ Ｐゴシック"/>
          <w:bCs w:val="0"/>
          <w:kern w:val="0"/>
          <w14:ligatures w14:val="none"/>
        </w:rPr>
        <w:fldChar w:fldCharType="end"/>
      </w:r>
      <w:r w:rsidR="00EE679B" w:rsidRPr="00C403F6">
        <w:rPr>
          <w:rFonts w:eastAsia="ＭＳ Ｐゴシック"/>
          <w:bCs w:val="0"/>
          <w:kern w:val="0"/>
          <w14:ligatures w14:val="none"/>
        </w:rPr>
        <w:t xml:space="preserve">. Specifically, network hubs identified from microbial co-occurrence patterns </w:t>
      </w:r>
      <w:r w:rsidR="00237D2A">
        <w:rPr>
          <w:rFonts w:eastAsia="ＭＳ Ｐゴシック"/>
          <w:bCs w:val="0"/>
          <w:kern w:val="0"/>
          <w14:ligatures w14:val="none"/>
        </w:rPr>
        <w:t>are often</w:t>
      </w:r>
      <w:r w:rsidR="00584C4C">
        <w:rPr>
          <w:rFonts w:eastAsia="ＭＳ Ｐゴシック"/>
          <w:bCs w:val="0"/>
          <w:kern w:val="0"/>
          <w14:ligatures w14:val="none"/>
        </w:rPr>
        <w:t xml:space="preserve"> </w:t>
      </w:r>
      <w:r w:rsidR="00F40D04">
        <w:rPr>
          <w:rFonts w:eastAsia="ＭＳ Ｐゴシック"/>
          <w:bCs w:val="0"/>
          <w:kern w:val="0"/>
          <w14:ligatures w14:val="none"/>
        </w:rPr>
        <w:t>regarded</w:t>
      </w:r>
      <w:r w:rsidR="00EE679B" w:rsidRPr="00C403F6">
        <w:rPr>
          <w:rFonts w:eastAsia="ＭＳ Ｐゴシック"/>
          <w:bCs w:val="0"/>
          <w:kern w:val="0"/>
          <w14:ligatures w14:val="none"/>
        </w:rPr>
        <w:t xml:space="preserve"> as candidate keystone taxa</w:t>
      </w:r>
      <w:r w:rsidR="00753DAF" w:rsidRPr="00C403F6">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{"citationID":"dKq51rUr","properties":{"formattedCitation":"\\super 5,40\\uc0\\u8211{}42\\nosupersub{}","plainCitation":"5,40–42","noteIndex":0},"citationItems":[{"id":615,"uris":["http://zotero.org/users/13996173/items/3NRT6QNE"],"itemData":{"id":615,"type":"article-journal","abstract":"Microorganisms have a pivotal role in the functioning of ecosystems. Recent studies have shown that microbial communities harbour keystone taxa, which drive community composition and function irrespective of their abundance. In this Opinion article, we propose a definition of keystone taxa in microbial ecology and summarize over 200 microbial keystone taxa that have been identified in soil, plant and marine ecosystems, as well as in the human microbiome. We explore the importance of keystone taxa and keystone guilds for microbiome structure and functioning and discuss the factors that determine their distribution and activities.","container-title":"Nature Reviews Microbiology","DOI":"10.1038/s41579-018-0024-1","ISSN":"1740-1534","issue":"9","journalAbbreviation":"Nat Rev Microbiol","language":"en","license":"2018 Macmillan Publishers Ltd., part of Springer Nature","note":"publisher: Nature Publishing Group","page":"567-576","source":"www-nature-com.kyoto-u.idm.oclc.org","title":"Keystone taxa as drivers of microbiome structure and functioning","URL":"https://www.nature.com/articles/s41579-018-0024-1","volume":"16","author":[{"family":"Banerjee","given":"Samiran"},{"family":"Schlaeppi","given":"Klaus"},{"family":"Heijden","given":"Marcel G. A.","non-dropping-particle":"van der"}],"accessed":{"date-parts":[["2024",4,25]]},"issued":{"date-parts":[["2018",9]]}}},{"id":688,"uris":["http://zotero.org/users/13996173/items/8R9ZHIYG"],"itemData":{"id":688,"type":"article-journal","abstract":"Plant-associated microorganisms have been shown to critically affect host physiology and performance, suggesting that evolution and ecology of plants and animals can only be understood in a holobiont (host and its associated organisms) context. Host-associated microbial community structures are affected by abiotic and host factors, and increased attention is given to the role of the microbiome in interactions such as pathogen inhibition. However, little is known about how these factors act on the microbial community, and especially what role microbe–microbe interaction dynamics play. We have begun to address this knowledge gap for phyllosphere microbiomes of plants by simultaneously studying three major groups of Arabidopsis thaliana symbionts (bacteria, fungi and oomycetes) using a systems biology approach. We evaluated multiple potential factors of microbial community control: we sampled various wild A. thaliana populations at different times, performed field plantings with different host genotypes, and implemented successive host colonization experiments under lab conditions where abiotic factors, host genotype, and pathogen colonization was manipulated. Our results indicate that both abiotic factors and host genotype interact to affect plant colonization by all three groups of microbes. Considering microbe–microbe interactions, however, uncovered a network of interkingdom interactions with significant contributions to community structure. As in other scale-free networks, a small number of taxa, which we call microbial “hubs,” are strongly interconnected and have a severe effect on communities. By documenting these microbe–microbe interactions, we uncover an important mechanism explaining how abiotic factors and host genotypic signatures control microbial communities. In short, they act directly on “hub” microbes, which, via microbe–microbe interactions, transmit the effects to the microbial community. We analyzed two “hub” microbes (the obligate biotrophic oomycete pathogen Albugo and the basidiomycete yeast fungus Dioszegia) more closely. Albugo had strong effects on epiphytic and endophytic bacterial colonization. Specifically, alpha diversity decreased and beta diversity stabilized in the presence of Albugo infection, whereas they otherwise varied between plants. Dioszegia, on the other hand, provided evidence for direct hub interaction with phyllosphere bacteria. The identification of microbial “hubs” and their importance in phyllosphere microbiome structuring has crucial implications for plant–pathogen and microbe–microbe research and opens new entry points for ecosystem management and future targeted biocontrol. The revelation that effects can cascade through communities via “hub” microbes is important to understand community structure perturbations in parallel fields including human microbiomes and bioprocesses. In particular, parallels to human microbiome “keystone” pathogens and microbes open new avenues of interdisciplinary research that promise to better our understanding of functions of host-associated microbiomes.","container-title":"PLOS Biology","DOI":"10.1371/journal.pbio.1002352","ISSN":"1545-7885","issue":"1","journalAbbreviation":"PLOS Biology","language":"en","note":"publisher: Public Library of Science","page":"e1002352","source":"PLoS Journals","title":"Microbial Hub Taxa Link Host and Abiotic Factors to Plant Microbiome Variation","URL":"https://journals.plos.org/plosbiology/article?id=10.1371/journal.pbio.1002352","volume":"14","author":[{"family":"Agler","given":"Matthew T."},{"family":"Ruhe","given":"Jonas"},{"family":"Kroll","given":"Samuel"},{"family":"Morhenn","given":"Constanze"},{"family":"Kim","given":"Sang-Tae"},{"family":"Weigel","given":"Detlef"},{"family":"Kemen","given":"Eric M."}],"accessed":{"date-parts":[["2024",7,2]]},"issued":{"date-parts":[["2016",1,20]]}}},{"id":1029,"uris":["http://zotero.org/users/13996173/items/EHLDYNN3"],"itemData":{"id":1029,"type":"article-journal","abstract":"The subterranean microbiota of plants is of great importance for plant growth and health, as root-associated microbes can perform crucial ecological functions. As the microbial environment of roots is extremely diverse, identifying keystone microorganisms in plant roots, rhizosphere, and bulk soil is a necessary step towards understanding the network of influence within the microbial community associated with roots and enhancing its beneficial elements. To target these hot spots of microbial interaction, we used inter-kingdom network analysis on the canola growth phase of a long-term cropping system diversification experiment conducted at four locations in the Canadian Prairies. Our aims were to verify whether bacterial and fungal communities of canola roots, rhizosphere, and bulk soil are related and influenced by diversification of the crop rotation system; to determine whether there are common or specific core fungi and bacteria in the roots, rhizosphere, and bulk soil under canola grown in different environments and with different levels of cropping system diversification; and to identify hub taxa at the inter-kingdom level that could play an important ecological role in the microbiota of canola. Our results showed that fungi were influenced by crop diversification, which was not the case on bacteria. We found no core microbiota in canola roots but identified three core fungi in the rhizosphere, one core mycobiota in the bulk soil, and one core bacterium shared by the rhizosphere and bulk soil. We identified two bacterial and one fungal hub taxa in the inter-kingdom networks of the canola rhizosphere, and one bacterial and two fungal hub taxa in the bulk soil. Among these inter-kingdom hub taxa, Bradyrhizobium sp. and Mortierella sp. are particularly influential on the microbial community and the plant. To our knowledge, this is the first inter-kingdom network analysis utilized to identify hot spots of interaction in canola microbial communities.","container-title":"Microbial Ecology","DOI":"10.1007/s00248-021-01905-6","ISSN":"1432-184X","issue":"4","journalAbbreviation":"Microb Ecol","language":"en","page":"1166-1181","source":"Springer Link","title":"Inter-Kingdom Networks of Canola Microbiome Reveal Bradyrhizobium as Keystone Species and Underline the Importance of Bulk Soil in Microbial Studies to Enhance Canola Production","URL":"https://doi.org/10.1007/s00248-021-01905-6","volume":"84","author":[{"family":"Floc’h","given":"Jean-Baptiste"},{"family":"Hamel","given":"Chantal"},{"family":"Laterrière","given":"Mario"},{"family":"Tidemann","given":"Breanne"},{"family":"St-Arnaud","given":"Marc"},{"family":"Hijri","given":"Mohamed"}],"accessed":{"date-parts":[["2024",8,3]]},"issued":{"date-parts":[["2022",11,1]]}}},{"id":679,"uris":["http://zotero.org/users/13996173/items/M4ABN63K"],"itemData":{"id":679,"type":"article-journal","abstract":"&lt;p&gt;Co-occurrence networks produced from microbial survey sequencing data are frequently used to identify interactions between community members. While this approach has potential to reveal ecological processes, it has been insufficiently validated due to the technical limitations inherent in studying complex microbial ecosystems. Here, we simulate multi-species microbial communities with known interaction patterns using generalized Lotka-Volterra dynamics. We then construct co-occurrence networks and evaluate how well networks reveal the underlying interactions and how experimental and ecological parameters can affect network inference and interpretation. We find that co-occurrence networks can recapitulate interaction networks under certain conditions, but that they lose interpretability when the effects of habitat filtering become significant. We demonstrate that networks suffer from local hot spots of spurious correlation in the neighborhood of hub species that engage in many interactions. We also identify topological features associated with keystone species in co-occurrence networks. This study provides a substantiated framework to guide environmental microbiologists in the construction and interpretation of co-occurrence networks from microbial survey datasets.&lt;/p&gt;","container-title":"Frontiers in Microbiology","DOI":"10.3389/fmicb.2014.00219","ISSN":"1664-302X","journalAbbreviation":"Front. Microbiol.","language":"English","note":"publisher: Frontiers","source":"Frontiers","title":"Deciphering microbial interactions and detecting keystone species with co-occurrence networks","URL":"https://www.frontiersin.org/journals/microbiology/articles/10.3389/fmicb.2014.00219/full","volume":"5","author":[{"family":"Berry","given":"David"},{"family":"Widder","given":"Stefanie"}],"accessed":{"date-parts":[["2024",7,2]]},"issued":{"date-parts":[["2014",5,20]]}}}],"schema":"https://github.com/citation-style-language/schema/raw/master/csl-citation.json"} </w:instrText>
      </w:r>
      <w:r w:rsidR="00753DAF" w:rsidRPr="00C403F6">
        <w:rPr>
          <w:rFonts w:eastAsia="ＭＳ Ｐゴシック"/>
          <w:bCs w:val="0"/>
          <w:kern w:val="0"/>
          <w14:ligatures w14:val="none"/>
        </w:rPr>
        <w:fldChar w:fldCharType="separate"/>
      </w:r>
      <w:r w:rsidR="00322545" w:rsidRPr="00322545">
        <w:rPr>
          <w:kern w:val="0"/>
          <w:vertAlign w:val="superscript"/>
        </w:rPr>
        <w:t>5,40–42</w:t>
      </w:r>
      <w:r w:rsidR="00753DAF" w:rsidRPr="00C403F6">
        <w:rPr>
          <w:rFonts w:eastAsia="ＭＳ Ｐゴシック"/>
          <w:bCs w:val="0"/>
          <w:kern w:val="0"/>
          <w14:ligatures w14:val="none"/>
        </w:rPr>
        <w:fldChar w:fldCharType="end"/>
      </w:r>
      <w:r w:rsidR="00EE679B" w:rsidRPr="00C403F6">
        <w:rPr>
          <w:rFonts w:eastAsia="ＭＳ Ｐゴシック"/>
          <w:bCs w:val="0"/>
          <w:kern w:val="0"/>
          <w14:ligatures w14:val="none"/>
        </w:rPr>
        <w:t xml:space="preserve">. More recently, several </w:t>
      </w:r>
      <w:r w:rsidR="00594345" w:rsidRPr="00594345">
        <w:rPr>
          <w:rFonts w:eastAsia="ＭＳ Ｐゴシック"/>
          <w:bCs w:val="0"/>
          <w:i/>
          <w:iCs/>
          <w:kern w:val="0"/>
          <w14:ligatures w14:val="none"/>
        </w:rPr>
        <w:t>in silico</w:t>
      </w:r>
      <w:r w:rsidR="008D65DB">
        <w:rPr>
          <w:rFonts w:eastAsia="ＭＳ Ｐゴシック"/>
          <w:bCs w:val="0"/>
          <w:kern w:val="0"/>
          <w14:ligatures w14:val="none"/>
        </w:rPr>
        <w:t xml:space="preserve"> </w:t>
      </w:r>
      <w:r w:rsidR="008507EF">
        <w:rPr>
          <w:rFonts w:eastAsia="ＭＳ Ｐゴシック"/>
          <w:bCs w:val="0"/>
          <w:kern w:val="0"/>
          <w14:ligatures w14:val="none"/>
        </w:rPr>
        <w:t>approaches</w:t>
      </w:r>
      <w:r w:rsidR="008D65DB">
        <w:rPr>
          <w:rFonts w:eastAsia="ＭＳ Ｐゴシック"/>
          <w:bCs w:val="0"/>
          <w:kern w:val="0"/>
          <w14:ligatures w14:val="none"/>
        </w:rPr>
        <w:t xml:space="preserve"> </w:t>
      </w:r>
      <w:r w:rsidR="000E64BD">
        <w:rPr>
          <w:rFonts w:eastAsia="ＭＳ Ｐゴシック"/>
          <w:bCs w:val="0"/>
          <w:kern w:val="0"/>
          <w14:ligatures w14:val="none"/>
        </w:rPr>
        <w:t xml:space="preserve">have been proposed to </w:t>
      </w:r>
      <w:r w:rsidR="00EE679B" w:rsidRPr="00C403F6">
        <w:rPr>
          <w:rFonts w:eastAsia="ＭＳ Ｐゴシック"/>
          <w:bCs w:val="0"/>
          <w:kern w:val="0"/>
          <w14:ligatures w14:val="none"/>
        </w:rPr>
        <w:t xml:space="preserve">evaluate </w:t>
      </w:r>
      <w:r w:rsidR="002611C2" w:rsidRPr="00C403F6">
        <w:rPr>
          <w:rFonts w:eastAsia="ＭＳ Ｐゴシック"/>
          <w:bCs w:val="0"/>
          <w:kern w:val="0"/>
          <w14:ligatures w14:val="none"/>
        </w:rPr>
        <w:t xml:space="preserve">how the presence or removal of particular taxa </w:t>
      </w:r>
      <w:r w:rsidR="000E64BD">
        <w:rPr>
          <w:rFonts w:eastAsia="ＭＳ Ｐゴシック"/>
          <w:bCs w:val="0"/>
          <w:kern w:val="0"/>
          <w14:ligatures w14:val="none"/>
        </w:rPr>
        <w:t xml:space="preserve">may </w:t>
      </w:r>
      <w:r w:rsidR="006D14FD">
        <w:rPr>
          <w:rFonts w:eastAsia="ＭＳ Ｐゴシック"/>
          <w:bCs w:val="0"/>
          <w:kern w:val="0"/>
          <w14:ligatures w14:val="none"/>
        </w:rPr>
        <w:t>affect</w:t>
      </w:r>
      <w:r w:rsidR="002611C2" w:rsidRPr="00C403F6">
        <w:rPr>
          <w:rFonts w:eastAsia="ＭＳ Ｐゴシック"/>
          <w:bCs w:val="0"/>
          <w:kern w:val="0"/>
          <w14:ligatures w14:val="none"/>
        </w:rPr>
        <w:t xml:space="preserve"> overall community structure</w:t>
      </w:r>
      <w:r w:rsidR="00753DAF" w:rsidRPr="00C403F6">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{"citationID":"LfDuuhxO","properties":{"formattedCitation":"\\super 37,38\\nosupersub{}","plainCitation":"37,38","noteIndex":0},"citationItems":[{"id":1039,"uris":["http://zotero.org/users/13996173/items/2GCNB9FF"],"itemData":{"id":1039,"type":"article-journal","abstract":"Keystone taxa in ecological communities are native taxa that play an especially important role in the stability of their ecosystem. However, we still lack an effective framework for identifying these taxa from the available high-throughput sequencing without the notoriously difficult step of reconstructing the detailed network of inter-specific interactions. In addition, while most microbial interaction models assume pair-wise relationships, it is yet unclear whether pair-wise interactions dominate the system, or whether higher-order interactions are relevant. Here we propose a top-down identification framework, which detects keystones by their total influence on the rest of the taxa. Our method does not assume a priori knowledge of pairwise interactions or any specific underlying dynamics and is appropriate to both perturbation experiments and metagenomic cross-sectional surveys. When applied to real high-throughput sequencing of the human gastrointestinal microbiome, we detect a set of candidate keystones and find that they are often part of a keystone module – multiple candidate keystone species with correlated occurrence. The keystone analysis of single-time-point cross-sectional data is also later verified by the evaluation of two-time-points longitudinal sampling. Our framework represents a necessary advancement towards the reliable identification of these key players of complex, real-world microbial communities.","container-title":"Nature Communications","DOI":"10.1038/s41467-023-39459-5","ISSN":"2041-1723","issue":"1","journalAbbreviation":"Nat Commun","language":"en","license":"2023 The Author(s)","note":"publisher: Nature Publishing Group","page":"3951","source":"www.nature.com","title":"Top-down identification of keystone taxa in the microbiome","URL":"https://www.nature.com/articles/s41467-023-39459-5","volume":"14","author":[{"family":"Amit","given":"Guy"},{"family":"Bashan","given":"Amir"}],"accessed":{"date-parts":[["2024",8,3]]},"issued":{"date-parts":[["2023",7,4]]}}},{"id":775,"uris":["http://zotero.org/users/13996173/items/6TNJF2FV"],"itemData":{"id":775,"type":"article-journal","abstract":"Previous studies suggested that microbial communities can harbour keystone species whose removal can cause a dramatic shift in microbiome structure and functioning. Yet, an efficient method to systematically identify keystone species in microbial communities is still lacking. Here we propose a data-driven keystone species identification (DKI) framework based on deep learning to resolve this challenge. Our key idea is to implicitly learn the assembly rules of microbial communities from a particular habitat by training a deep-learning model using microbiome samples collected from this habitat. The well-trained deep-learning model enables us to quantify the community-specific keystoneness of each species in any microbiome sample from this habitat by conducting a thought experiment on species removal. We systematically validated this DKI framework using synthetic data and applied DKI to analyse real data. We found that those taxa with high median keystoneness across different communities display strong community specificity. The presented DKI framework demonstrates the power of machine learning in tackling a fundamental problem in community ecology, paving the way for the data-driven management of complex microbial communities.","container-title":"Nature Ecology &amp; Evolution","DOI":"10.1038/s41559-023-02250-2","ISSN":"2397-334X","issue":"1","journalAbbreviation":"Nat Ecol Evol","language":"en","license":"2023 The Author(s), under exclusive licence to Springer Nature Limited","note":"publisher: Nature Publishing Group","page":"22-31","source":"www-nature-com.kyoto-u.idm.oclc.org","title":"Identifying keystone species in microbial communities using deep learning","URL":"https://www-nature-com.kyoto-u.idm.oclc.org/articles/s41559-023-02250-2","volume":"8","author":[{"family":"Wang","given":"Xu-Wen"},{"family":"Sun","given":"Zheng"},{"family":"Jia","given":"Huijue"},{"family":"Michel-Mata","given":"Sebastian"},{"family":"Angulo","given":"Marco Tulio"},{"family":"Dai","given":"Lei"},{"family":"He","given":"Xuesong"},{"family":"Weiss","given":"Scott T."},{"family":"Liu","given":"Yang-Yu"}],"accessed":{"date-parts":[["2024",7,3]]},"issued":{"date-parts":[["2024",1]]}}}],"schema":"https://github.com/citation-style-language/schema/raw/master/csl-citation.json"} </w:instrText>
      </w:r>
      <w:r w:rsidR="00753DAF" w:rsidRPr="00C403F6">
        <w:rPr>
          <w:rFonts w:eastAsia="ＭＳ Ｐゴシック"/>
          <w:bCs w:val="0"/>
          <w:kern w:val="0"/>
          <w14:ligatures w14:val="none"/>
        </w:rPr>
        <w:fldChar w:fldCharType="separate"/>
      </w:r>
      <w:r w:rsidR="00322545" w:rsidRPr="00322545">
        <w:rPr>
          <w:kern w:val="0"/>
          <w:vertAlign w:val="superscript"/>
        </w:rPr>
        <w:t>37,38</w:t>
      </w:r>
      <w:r w:rsidR="00753DAF" w:rsidRPr="00C403F6">
        <w:rPr>
          <w:rFonts w:eastAsia="ＭＳ Ｐゴシック"/>
          <w:bCs w:val="0"/>
          <w:kern w:val="0"/>
          <w14:ligatures w14:val="none"/>
        </w:rPr>
        <w:fldChar w:fldCharType="end"/>
      </w:r>
      <w:r w:rsidR="00EE679B" w:rsidRPr="00C403F6">
        <w:rPr>
          <w:rFonts w:eastAsia="ＭＳ Ｐゴシック"/>
          <w:bCs w:val="0"/>
          <w:kern w:val="0"/>
          <w14:ligatures w14:val="none"/>
        </w:rPr>
        <w:t xml:space="preserve">. </w:t>
      </w:r>
      <w:r w:rsidR="002611C2" w:rsidRPr="00C403F6">
        <w:t>Building upon these advances, our approach extend</w:t>
      </w:r>
      <w:r w:rsidR="004A0EE0">
        <w:t>s</w:t>
      </w:r>
      <w:r w:rsidR="002611C2" w:rsidRPr="00C403F6">
        <w:t xml:space="preserve"> </w:t>
      </w:r>
      <w:r w:rsidR="00773991" w:rsidRPr="00C403F6">
        <w:t>such</w:t>
      </w:r>
      <w:r w:rsidR="002611C2" w:rsidRPr="00C403F6">
        <w:t xml:space="preserve"> pattern-</w:t>
      </w:r>
      <w:r w:rsidR="00773991" w:rsidRPr="00C403F6">
        <w:t>oriented</w:t>
      </w:r>
      <w:r w:rsidR="002611C2" w:rsidRPr="00C403F6">
        <w:t xml:space="preserve"> frameworks by integrating </w:t>
      </w:r>
      <w:r w:rsidR="0059188E">
        <w:t>theoretical</w:t>
      </w:r>
      <w:r w:rsidR="0013211F">
        <w:t xml:space="preserve"> </w:t>
      </w:r>
      <w:r w:rsidR="00413BDB">
        <w:t>perspectives</w:t>
      </w:r>
      <w:r w:rsidR="0013211F">
        <w:t xml:space="preserve"> </w:t>
      </w:r>
      <w:r w:rsidR="00E12A7F">
        <w:t>on</w:t>
      </w:r>
      <w:r w:rsidR="0013211F">
        <w:t xml:space="preserve"> </w:t>
      </w:r>
      <w:r w:rsidR="002611C2" w:rsidRPr="00C403F6">
        <w:t xml:space="preserve">system-scale </w:t>
      </w:r>
      <w:r w:rsidR="00513992">
        <w:t>principles</w:t>
      </w:r>
      <w:r w:rsidR="002611C2" w:rsidRPr="00C403F6">
        <w:t xml:space="preserve"> </w:t>
      </w:r>
      <w:r w:rsidR="00513992">
        <w:t>underlying</w:t>
      </w:r>
      <w:r w:rsidR="002611C2" w:rsidRPr="00C403F6">
        <w:t xml:space="preserve"> </w:t>
      </w:r>
      <w:r w:rsidR="00C752E2">
        <w:t xml:space="preserve">community </w:t>
      </w:r>
      <w:r w:rsidR="00DD1974">
        <w:t>dynamics</w:t>
      </w:r>
      <w:r w:rsidR="002611C2" w:rsidRPr="00C403F6">
        <w:t xml:space="preserve">. </w:t>
      </w:r>
      <w:r w:rsidR="00601875">
        <w:rPr>
          <w:rFonts w:eastAsia="ＭＳ Ｐゴシック"/>
          <w:bCs w:val="0"/>
          <w:kern w:val="0"/>
          <w14:ligatures w14:val="none"/>
        </w:rPr>
        <w:t>Based on the stability landscape concept</w:t>
      </w:r>
      <w:r w:rsidR="002611C2" w:rsidRPr="00C403F6">
        <w:rPr>
          <w:rFonts w:eastAsia="ＭＳ Ｐゴシック"/>
          <w:bCs w:val="0"/>
          <w:kern w:val="0"/>
          <w14:ligatures w14:val="none"/>
        </w:rPr>
        <w:t xml:space="preserve">, a keystone species (or taxon) </w:t>
      </w:r>
      <w:r w:rsidR="00971BEF">
        <w:rPr>
          <w:rFonts w:eastAsia="ＭＳ Ｐゴシック"/>
          <w:bCs w:val="0"/>
          <w:kern w:val="0"/>
          <w14:ligatures w14:val="none"/>
        </w:rPr>
        <w:t>can</w:t>
      </w:r>
      <w:r w:rsidR="002611C2" w:rsidRPr="00C403F6">
        <w:rPr>
          <w:rFonts w:eastAsia="ＭＳ Ｐゴシック"/>
          <w:bCs w:val="0"/>
          <w:kern w:val="0"/>
          <w14:ligatures w14:val="none"/>
        </w:rPr>
        <w:t xml:space="preserve"> therefore be more explicitly </w:t>
      </w:r>
      <w:r w:rsidR="00811318">
        <w:rPr>
          <w:rFonts w:eastAsia="ＭＳ Ｐゴシック"/>
          <w:bCs w:val="0"/>
          <w:kern w:val="0"/>
          <w14:ligatures w14:val="none"/>
        </w:rPr>
        <w:t xml:space="preserve">conceptualized </w:t>
      </w:r>
      <w:r w:rsidR="002611C2" w:rsidRPr="00C403F6">
        <w:rPr>
          <w:rFonts w:eastAsia="ＭＳ Ｐゴシック"/>
          <w:bCs w:val="0"/>
          <w:kern w:val="0"/>
          <w14:ligatures w14:val="none"/>
        </w:rPr>
        <w:t xml:space="preserve">as one whose increase or decrease in abundance </w:t>
      </w:r>
      <w:r w:rsidR="00811318">
        <w:rPr>
          <w:rFonts w:eastAsia="ＭＳ Ｐゴシック"/>
          <w:bCs w:val="0"/>
          <w:kern w:val="0"/>
          <w14:ligatures w14:val="none"/>
        </w:rPr>
        <w:t>reshapes</w:t>
      </w:r>
      <w:r w:rsidR="002611C2" w:rsidRPr="00C403F6">
        <w:rPr>
          <w:rFonts w:eastAsia="ＭＳ Ｐゴシック"/>
          <w:bCs w:val="0"/>
          <w:kern w:val="0"/>
          <w14:ligatures w14:val="none"/>
        </w:rPr>
        <w:t xml:space="preserve"> the rules </w:t>
      </w:r>
      <w:r w:rsidR="00EB6E42">
        <w:rPr>
          <w:rFonts w:eastAsia="ＭＳ Ｐゴシック"/>
          <w:bCs w:val="0"/>
          <w:kern w:val="0"/>
          <w14:ligatures w14:val="none"/>
        </w:rPr>
        <w:t>governing</w:t>
      </w:r>
      <w:r w:rsidR="002611C2" w:rsidRPr="00C403F6">
        <w:rPr>
          <w:rFonts w:eastAsia="ＭＳ Ｐゴシック"/>
          <w:bCs w:val="0"/>
          <w:kern w:val="0"/>
          <w14:ligatures w14:val="none"/>
        </w:rPr>
        <w:t xml:space="preserve"> community assembly.</w:t>
      </w:r>
    </w:p>
    <w:p w14:paraId="4E9945C9" w14:textId="2FCE6826" w:rsidR="00E8037D" w:rsidRPr="00405E58" w:rsidRDefault="007162FD" w:rsidP="00E8037D">
      <w:pPr>
        <w:widowControl/>
        <w:tabs>
          <w:tab w:val="left" w:pos="426"/>
        </w:tabs>
        <w:spacing w:before="179" w:beforeAutospacing="1" w:after="100" w:afterAutospacing="1"/>
        <w:outlineLvl w:val="3"/>
        <w:rPr>
          <w:rFonts w:eastAsia="ＭＳ Ｐゴシック"/>
          <w:bCs w:val="0"/>
          <w:kern w:val="0"/>
          <w14:ligatures w14:val="none"/>
        </w:rPr>
      </w:pPr>
      <w:r w:rsidRPr="00BB48B1">
        <w:rPr>
          <w:rFonts w:eastAsia="ＭＳ Ｐゴシック"/>
          <w:bCs w:val="0"/>
          <w:kern w:val="0"/>
          <w14:ligatures w14:val="none"/>
        </w:rPr>
        <w:tab/>
      </w:r>
      <w:r w:rsidR="00F0411B" w:rsidRPr="00BB48B1">
        <w:rPr>
          <w:rFonts w:eastAsia="ＭＳ Ｐゴシック"/>
          <w:bCs w:val="0"/>
          <w:kern w:val="0"/>
          <w14:ligatures w14:val="none"/>
        </w:rPr>
        <w:t xml:space="preserve">The </w:t>
      </w:r>
      <w:r w:rsidR="000116FB" w:rsidRPr="00BB48B1">
        <w:rPr>
          <w:rFonts w:eastAsia="ＭＳ Ｐゴシック"/>
          <w:bCs w:val="0"/>
          <w:kern w:val="0"/>
          <w14:ligatures w14:val="none"/>
        </w:rPr>
        <w:t>keystone exploration</w:t>
      </w:r>
      <w:r w:rsidR="00F0411B" w:rsidRPr="00BB48B1">
        <w:rPr>
          <w:rFonts w:eastAsia="ＭＳ Ｐゴシック"/>
          <w:bCs w:val="0"/>
          <w:kern w:val="0"/>
          <w14:ligatures w14:val="none"/>
        </w:rPr>
        <w:t xml:space="preserve"> analysis </w:t>
      </w:r>
      <w:r w:rsidR="00101B57" w:rsidRPr="00BB48B1">
        <w:rPr>
          <w:rFonts w:eastAsia="ＭＳ Ｐゴシック"/>
          <w:bCs w:val="0"/>
          <w:kern w:val="0"/>
          <w14:ligatures w14:val="none"/>
        </w:rPr>
        <w:t>su</w:t>
      </w:r>
      <w:r w:rsidR="00101B57" w:rsidRPr="00405E58">
        <w:rPr>
          <w:rFonts w:eastAsia="ＭＳ Ｐゴシック"/>
          <w:bCs w:val="0"/>
          <w:kern w:val="0"/>
          <w14:ligatures w14:val="none"/>
        </w:rPr>
        <w:t xml:space="preserve">ggested that endophytic fungi </w:t>
      </w:r>
      <w:r w:rsidR="00187D5C">
        <w:rPr>
          <w:rFonts w:eastAsia="ＭＳ Ｐゴシック"/>
          <w:bCs w:val="0"/>
          <w:kern w:val="0"/>
          <w14:ligatures w14:val="none"/>
        </w:rPr>
        <w:t>functioned as major</w:t>
      </w:r>
      <w:r w:rsidR="00101B57" w:rsidRPr="00405E58">
        <w:rPr>
          <w:rFonts w:eastAsia="ＭＳ Ｐゴシック"/>
          <w:bCs w:val="0"/>
          <w:kern w:val="0"/>
          <w14:ligatures w14:val="none"/>
        </w:rPr>
        <w:t xml:space="preserve"> </w:t>
      </w:r>
      <w:r w:rsidR="009E66B6">
        <w:rPr>
          <w:rFonts w:eastAsia="ＭＳ Ｐゴシック"/>
          <w:bCs w:val="0"/>
          <w:kern w:val="0"/>
          <w14:ligatures w14:val="none"/>
        </w:rPr>
        <w:t>drivers of</w:t>
      </w:r>
      <w:r w:rsidR="00101B57" w:rsidRPr="00405E58">
        <w:rPr>
          <w:rFonts w:eastAsia="ＭＳ Ｐゴシック"/>
          <w:bCs w:val="0"/>
          <w:kern w:val="0"/>
          <w14:ligatures w14:val="none"/>
        </w:rPr>
        <w:t xml:space="preserve"> microbial community assembly within plant root systems</w:t>
      </w:r>
      <w:r w:rsidR="00FC282C" w:rsidRPr="00405E58">
        <w:rPr>
          <w:rFonts w:eastAsia="ＭＳ Ｐゴシック"/>
          <w:bCs w:val="0"/>
          <w:kern w:val="0"/>
          <w14:ligatures w14:val="none"/>
        </w:rPr>
        <w:t xml:space="preserve"> (Fig. </w:t>
      </w:r>
      <w:r w:rsidR="00E91375" w:rsidRPr="00405E58">
        <w:rPr>
          <w:rFonts w:eastAsia="ＭＳ Ｐゴシック"/>
          <w:bCs w:val="0"/>
          <w:kern w:val="0"/>
          <w14:ligatures w14:val="none"/>
        </w:rPr>
        <w:t>4</w:t>
      </w:r>
      <w:r w:rsidR="00265AFD" w:rsidRPr="00405E58">
        <w:rPr>
          <w:rFonts w:eastAsia="ＭＳ Ｐゴシック"/>
          <w:bCs w:val="0"/>
          <w:kern w:val="0"/>
          <w14:ligatures w14:val="none"/>
        </w:rPr>
        <w:t>b</w:t>
      </w:r>
      <w:r w:rsidR="00FC282C" w:rsidRPr="00405E58">
        <w:rPr>
          <w:rFonts w:eastAsia="ＭＳ Ｐゴシック"/>
          <w:bCs w:val="0"/>
          <w:kern w:val="0"/>
          <w14:ligatures w14:val="none"/>
        </w:rPr>
        <w:t xml:space="preserve">). </w:t>
      </w:r>
      <w:r w:rsidR="008535B5">
        <w:rPr>
          <w:rFonts w:eastAsia="ＭＳ Ｐゴシック"/>
          <w:bCs w:val="0"/>
          <w:kern w:val="0"/>
          <w14:ligatures w14:val="none"/>
        </w:rPr>
        <w:t xml:space="preserve">Among them, those described </w:t>
      </w:r>
      <w:r w:rsidR="008535B5">
        <w:rPr>
          <w:rFonts w:eastAsia="ＭＳ Ｐゴシック"/>
          <w:bCs w:val="0"/>
          <w:kern w:val="0"/>
          <w14:ligatures w14:val="none"/>
        </w:rPr>
        <w:lastRenderedPageBreak/>
        <w:t>as</w:t>
      </w:r>
      <w:r w:rsidR="00AF702D" w:rsidRPr="00405E58">
        <w:rPr>
          <w:rFonts w:eastAsia="ＭＳ Ｐゴシック"/>
          <w:bCs w:val="0"/>
          <w:kern w:val="0"/>
          <w14:ligatures w14:val="none"/>
        </w:rPr>
        <w:t xml:space="preserve"> </w:t>
      </w:r>
      <w:r w:rsidR="009F17BD" w:rsidRPr="00405E58">
        <w:rPr>
          <w:rFonts w:eastAsia="ＭＳ Ｐゴシック"/>
          <w:bCs w:val="0"/>
          <w:kern w:val="0"/>
          <w14:ligatures w14:val="none"/>
        </w:rPr>
        <w:t>dark septate endophyte</w:t>
      </w:r>
      <w:r w:rsidR="00D82FDD">
        <w:rPr>
          <w:rFonts w:eastAsia="ＭＳ Ｐゴシック"/>
          <w:bCs w:val="0"/>
          <w:kern w:val="0"/>
          <w14:ligatures w14:val="none"/>
        </w:rPr>
        <w:t>s</w:t>
      </w:r>
      <w:r w:rsidR="00ED4CCF" w:rsidRPr="00405E58">
        <w:rPr>
          <w:rFonts w:eastAsia="ＭＳ Ｐゴシック"/>
          <w:b/>
          <w:bCs w:val="0"/>
          <w:kern w:val="0"/>
          <w14:ligatures w14:val="none"/>
        </w:rPr>
        <w:fldChar w:fldCharType="begin"/>
      </w:r>
      <w:r w:rsidR="00322545">
        <w:rPr>
          <w:rFonts w:eastAsia="ＭＳ Ｐゴシック"/>
          <w:bCs w:val="0"/>
          <w:kern w:val="0"/>
          <w14:ligatures w14:val="none"/>
        </w:rPr>
        <w:instrText xml:space="preserve"> ADDIN ZOTERO_ITEM CSL_CITATION {"citationID":"XKs3FZ7A","properties":{"formattedCitation":"\\super 32\\nosupersub{}","plainCitation":"32","noteIndex":0},"citationItems":[{"id":1700,"uris":["http://zotero.org/users/13996173/items/NCZ3XQMG"],"itemData":{"id":1700,"type":"article-journal","abstract":"Dark septate root endophytes (DSE) are conidial or sterile fungi (Deuteromycotina, Fungi Imperfecti) likely to be ascomycetous and colonizing plant roots. They have been reported for nearly 600 plant species representing about 320 genera and 100 families. DSE fungi occur from the tropics to arctic and alpine habitats and comprise a heterogeneous group that functionally and ecologically overlaps with soil fungi, saprotrophic rhizoplaneinhabiting fungi, obligately and facultatively pathogenic fungi and mycorrhizal fungi. Numerous species of undescribed sterile and anamorphic taxa may also await discovery. Although DSE are abundant in washed root and soil samples from various habitats, and are easily isolated from surface-sterilized roots of ecto-, ectendo-, endo- and non-mycorrhizal host species, their ecological functions are little understood. Studies of DSE thus far have yielded inconsistent results and only poorly illustrate the role of DSE in their natural habitats. These inconsistencies are largely due to the uncertain taxonomic aﬃnities of the strains of DSE used. In addition, because diﬀerent strains of a single anamorph taxon seem to vary greatly in function, no clear generalizations on their ecological role have been drawn. This paper reviews the current literature on DSE and the ecology and discusses the need for and direction of future research.","container-title":"New Phytologist","DOI":"10.1046/j.1469-8137.1998.00265.x","ISSN":"0028-646X, 1469-8137","issue":"2","journalAbbreviation":"New Phytologist","language":"en","license":"http://onlinelibrary.wiley.com/termsAndConditions#vor","page":"295-310","source":"DOI.org (Crossref)","title":"Dark septate endophytes: a review of facultative biotrophic root</w:instrText>
      </w:r>
      <w:r w:rsidR="00322545">
        <w:rPr>
          <w:rFonts w:eastAsia="ＭＳ Ｐゴシック" w:hint="eastAsia"/>
          <w:bCs w:val="0"/>
          <w:kern w:val="0"/>
          <w14:ligatures w14:val="none"/>
        </w:rPr>
        <w:instrText>‐</w:instrText>
      </w:r>
      <w:r w:rsidR="00322545">
        <w:rPr>
          <w:rFonts w:eastAsia="ＭＳ Ｐゴシック" w:hint="eastAsia"/>
          <w:bCs w:val="0"/>
          <w:kern w:val="0"/>
          <w14:ligatures w14:val="none"/>
        </w:rPr>
        <w:instrText>colonizing fungi","title-short":"Dark septate endophytes","URL":"https://nph.onlinelibrary.wiley.com/doi/10.1046/j.1469-8137.1998.00265.x","volume":"140","author":[{"family":"Jumpponen","given":"Ari"},{"family":"Trappe","given":"James M."}],"accessed":{"</w:instrText>
      </w:r>
      <w:r w:rsidR="00322545">
        <w:rPr>
          <w:rFonts w:eastAsia="ＭＳ Ｐゴシック"/>
          <w:bCs w:val="0"/>
          <w:kern w:val="0"/>
          <w14:ligatures w14:val="none"/>
        </w:rPr>
        <w:instrText xml:space="preserve">date-parts":[["2025",2,5]]},"issued":{"date-parts":[["1998",10]]}}}],"schema":"https://github.com/citation-style-language/schema/raw/master/csl-citation.json"} </w:instrText>
      </w:r>
      <w:r w:rsidR="00ED4CCF" w:rsidRPr="00405E58">
        <w:rPr>
          <w:rFonts w:eastAsia="ＭＳ Ｐゴシック"/>
          <w:b/>
          <w:bCs w:val="0"/>
          <w:kern w:val="0"/>
          <w14:ligatures w14:val="none"/>
        </w:rPr>
        <w:fldChar w:fldCharType="separate"/>
      </w:r>
      <w:r w:rsidR="00322545" w:rsidRPr="00322545">
        <w:rPr>
          <w:kern w:val="0"/>
          <w:vertAlign w:val="superscript"/>
        </w:rPr>
        <w:t>32</w:t>
      </w:r>
      <w:r w:rsidR="00ED4CCF" w:rsidRPr="00405E58">
        <w:rPr>
          <w:rFonts w:eastAsia="ＭＳ Ｐゴシック"/>
          <w:b/>
          <w:bCs w:val="0"/>
          <w:kern w:val="0"/>
          <w14:ligatures w14:val="none"/>
        </w:rPr>
        <w:fldChar w:fldCharType="end"/>
      </w:r>
      <w:r w:rsidR="00AF702D" w:rsidRPr="00405E58">
        <w:rPr>
          <w:rFonts w:eastAsia="ＭＳ Ｐゴシック"/>
          <w:bCs w:val="0"/>
          <w:kern w:val="0"/>
          <w14:ligatures w14:val="none"/>
        </w:rPr>
        <w:t xml:space="preserve"> </w:t>
      </w:r>
      <w:r w:rsidR="005D7B64">
        <w:rPr>
          <w:rFonts w:eastAsia="ＭＳ Ｐゴシック"/>
          <w:bCs w:val="0"/>
          <w:kern w:val="0"/>
          <w14:ligatures w14:val="none"/>
        </w:rPr>
        <w:t xml:space="preserve">(e.g., </w:t>
      </w:r>
      <w:r w:rsidR="004E0FB4" w:rsidRPr="004E0FB4">
        <w:rPr>
          <w:rFonts w:eastAsia="ＭＳ Ｐゴシック"/>
          <w:bCs w:val="0"/>
          <w:i/>
          <w:iCs/>
          <w:kern w:val="0"/>
          <w14:ligatures w14:val="none"/>
        </w:rPr>
        <w:t>Cladophialophora</w:t>
      </w:r>
      <w:r w:rsidR="004E0FB4">
        <w:rPr>
          <w:rFonts w:eastAsia="ＭＳ Ｐゴシック"/>
          <w:bCs w:val="0"/>
          <w:kern w:val="0"/>
          <w14:ligatures w14:val="none"/>
        </w:rPr>
        <w:t xml:space="preserve">, </w:t>
      </w:r>
      <w:r w:rsidR="005D7B64" w:rsidRPr="00405E58">
        <w:rPr>
          <w:rFonts w:eastAsia="ＭＳ Ｐゴシック"/>
          <w:bCs w:val="0"/>
          <w:i/>
          <w:iCs/>
          <w:kern w:val="0"/>
          <w14:ligatures w14:val="none"/>
        </w:rPr>
        <w:t>Phialocephala</w:t>
      </w:r>
      <w:r w:rsidR="005D7B64" w:rsidRPr="00405E58">
        <w:rPr>
          <w:rFonts w:eastAsia="ＭＳ Ｐゴシック"/>
          <w:bCs w:val="0"/>
          <w:kern w:val="0"/>
          <w14:ligatures w14:val="none"/>
        </w:rPr>
        <w:t xml:space="preserve">, </w:t>
      </w:r>
      <w:r w:rsidR="005D7B64" w:rsidRPr="00405E58">
        <w:rPr>
          <w:rFonts w:eastAsia="ＭＳ Ｐゴシック"/>
          <w:bCs w:val="0"/>
          <w:i/>
          <w:iCs/>
          <w:kern w:val="0"/>
          <w14:ligatures w14:val="none"/>
        </w:rPr>
        <w:t>Hyaloscypha</w:t>
      </w:r>
      <w:r w:rsidR="005D7B64" w:rsidRPr="00405E58">
        <w:rPr>
          <w:rFonts w:eastAsia="ＭＳ Ｐゴシック"/>
          <w:bCs w:val="0"/>
          <w:kern w:val="0"/>
          <w14:ligatures w14:val="none"/>
        </w:rPr>
        <w:t xml:space="preserve">, and </w:t>
      </w:r>
      <w:r w:rsidR="005D7B64" w:rsidRPr="00405E58">
        <w:rPr>
          <w:rFonts w:eastAsia="ＭＳ Ｐゴシック"/>
          <w:bCs w:val="0"/>
          <w:i/>
          <w:iCs/>
          <w:kern w:val="0"/>
          <w14:ligatures w14:val="none"/>
        </w:rPr>
        <w:t>Pezicula</w:t>
      </w:r>
      <w:r w:rsidR="005D7B64">
        <w:rPr>
          <w:rFonts w:eastAsia="ＭＳ Ｐゴシック"/>
          <w:bCs w:val="0"/>
          <w:kern w:val="0"/>
          <w14:ligatures w14:val="none"/>
        </w:rPr>
        <w:t xml:space="preserve">) </w:t>
      </w:r>
      <w:r w:rsidR="000B3175">
        <w:rPr>
          <w:rFonts w:eastAsia="ＭＳ Ｐゴシック"/>
          <w:bCs w:val="0"/>
          <w:kern w:val="0"/>
          <w14:ligatures w14:val="none"/>
        </w:rPr>
        <w:t>can support host plant</w:t>
      </w:r>
      <w:r w:rsidR="002701D4">
        <w:rPr>
          <w:rFonts w:eastAsia="ＭＳ Ｐゴシック"/>
          <w:bCs w:val="0"/>
          <w:kern w:val="0"/>
          <w14:ligatures w14:val="none"/>
        </w:rPr>
        <w:t xml:space="preserve"> physiology</w:t>
      </w:r>
      <w:r w:rsidR="000B3175">
        <w:rPr>
          <w:rFonts w:eastAsia="ＭＳ Ｐゴシック"/>
          <w:bCs w:val="0"/>
          <w:kern w:val="0"/>
          <w14:ligatures w14:val="none"/>
        </w:rPr>
        <w:t xml:space="preserve"> by</w:t>
      </w:r>
      <w:r w:rsidR="00DB3D56">
        <w:rPr>
          <w:rFonts w:eastAsia="ＭＳ Ｐゴシック"/>
          <w:bCs w:val="0"/>
          <w:kern w:val="0"/>
          <w14:ligatures w14:val="none"/>
        </w:rPr>
        <w:t xml:space="preserve">, for example, enhancing </w:t>
      </w:r>
      <w:r w:rsidR="00BB3C8D" w:rsidRPr="00405E58">
        <w:rPr>
          <w:rFonts w:eastAsia="ＭＳ Ｐゴシック"/>
          <w:bCs w:val="0"/>
          <w:kern w:val="0"/>
          <w14:ligatures w14:val="none"/>
        </w:rPr>
        <w:t>the nitrogen and potassium uptake efficiency</w:t>
      </w:r>
      <w:r w:rsidR="00BB3C8D" w:rsidRPr="00405E58">
        <w:rPr>
          <w:rFonts w:eastAsia="ＭＳ Ｐゴシック"/>
          <w:b/>
          <w:bCs w:val="0"/>
          <w:kern w:val="0"/>
          <w14:ligatures w14:val="none"/>
        </w:rPr>
        <w:fldChar w:fldCharType="begin"/>
      </w:r>
      <w:r w:rsidR="008B1653">
        <w:rPr>
          <w:rFonts w:eastAsia="ＭＳ Ｐゴシック"/>
          <w:bCs w:val="0"/>
          <w:kern w:val="0"/>
          <w14:ligatures w14:val="none"/>
        </w:rPr>
        <w:instrText xml:space="preserve"> ADDIN ZOTERO_ITEM CSL_CITATION {"citationID":"IgEc7IvL","properties":{"formattedCitation":"\\super 43,44\\nosupersub{}","plainCitation":"43,44","noteIndex":0},"citationItems":[{"id":"oAVkbHDT/pL2Nv5rk","uris":["http://zotero.org/users/13996173/items/WCA9QNNU"],"itemData":{"id":958,"type":"article-journal","container-title":"Microbiology Spectrum","DOI":"10.1128/spectrum.01453-23","issue":"5","note":"publisher: American Society for Microbiology","page":"e01453-23","source":"journals.asm.org (Atypon)","title":"Morphogenesis and metabolomics reveal the compatible relationship among Suillus bovinus, Phialocephala fortinii, and their co-host, Pinus massoniana","volume":"11","author":[{"family":"Sun","given":"Xueguang"},{"family":"Zhao","given":"Yanzhen"},{"family":"Ding","given":"Guijie"}],"issued":{"date-parts":[["2023",9,7]]}}},{"id":2155,"uris":["http://zotero.org/users/13996173/items/6VK5ZZ5H"],"itemData":{"id":2155,"type":"article-journal","abstract":"• Dark septate endophytes (DSE) frequently colonize roots in the natural environment, but the effects of these fungi on plants are obscure, with previous studies indicating negative, neutral or positive effects on plant performance. • In order to reach a consensus for how DSE influence plant performance, meta-analyses were performed on data from 18 research articles, in which plants had been inoculated with DSE in sterile substrates. • Negative effects of DSE on plant performance were not recorded. Positive effects were identified on total, shoot and root biomass, and on shoot nitrogen (N) and phosphorus contents, with increases of 26–103% in these parameters for plants inoculated with DSE, relative to uninoculated controls. Inoculation increased total, shoot and root biomass by 52–138% when plants had not been supplied with additional inorganic N, or when all, or the majority, of N was supplied in organic form. Inoculation with the DSE Phialocephala fortinii was found to increase shoot and root biomass, shoot P concentration and shoot N content by 44–116%, relative to uninoculated controls. • The analyses here suggest that DSE enhance plant performance under controlled conditions, particularly when all, or the majority, of N is available in organic form.","container-title":"New Phytologist","DOI":"10.1111/j.1469-8137.2010.03611.x","ISSN":"1469-8137","issue":"3","language":"en","license":"© 2011 The Author. New Phytologist © 2011 New Phytologist Trust","note":"_eprint: https://nph.onlinelibrary.wiley.com/doi/pdf/10.1111/j.1469-8137.2010.03611.x","page":"783-793","source":"Wiley Online Library","title":"A meta-analysis of plant responses to dark septate root endophytes","URL":"https://onlinelibrary.wiley.com/doi/abs/10.1111/j.1469-8137.2010.03611.x","volume":"190","author":[{"family":"Newsham","given":"K. K."}],"accessed":{"date-parts":[["2025",8,23]]},"issued":{"date-parts":[["2011"]]}}}],"schema":"https://github.com/citation-style-language/schema/raw/master/csl-citation.json"} </w:instrText>
      </w:r>
      <w:r w:rsidR="00BB3C8D" w:rsidRPr="00405E58">
        <w:rPr>
          <w:rFonts w:eastAsia="ＭＳ Ｐゴシック"/>
          <w:b/>
          <w:bCs w:val="0"/>
          <w:kern w:val="0"/>
          <w14:ligatures w14:val="none"/>
        </w:rPr>
        <w:fldChar w:fldCharType="separate"/>
      </w:r>
      <w:r w:rsidR="00322545" w:rsidRPr="00322545">
        <w:rPr>
          <w:kern w:val="0"/>
          <w:vertAlign w:val="superscript"/>
        </w:rPr>
        <w:t>43,44</w:t>
      </w:r>
      <w:r w:rsidR="00BB3C8D" w:rsidRPr="00405E58">
        <w:rPr>
          <w:rFonts w:eastAsia="ＭＳ Ｐゴシック"/>
          <w:b/>
          <w:bCs w:val="0"/>
          <w:kern w:val="0"/>
          <w14:ligatures w14:val="none"/>
        </w:rPr>
        <w:fldChar w:fldCharType="end"/>
      </w:r>
      <w:r w:rsidR="00BB3C8D" w:rsidRPr="00405E58">
        <w:rPr>
          <w:rFonts w:eastAsia="ＭＳ Ｐゴシック"/>
          <w:bCs w:val="0"/>
          <w:kern w:val="0"/>
          <w14:ligatures w14:val="none"/>
        </w:rPr>
        <w:t xml:space="preserve">. </w:t>
      </w:r>
      <w:r w:rsidR="003D1836">
        <w:rPr>
          <w:rFonts w:eastAsia="ＭＳ Ｐゴシック"/>
          <w:bCs w:val="0"/>
          <w:kern w:val="0"/>
          <w14:ligatures w14:val="none"/>
        </w:rPr>
        <w:t>Moreover</w:t>
      </w:r>
      <w:r w:rsidR="00A87ACB" w:rsidRPr="00405E58">
        <w:rPr>
          <w:rFonts w:eastAsia="ＭＳ Ｐゴシック"/>
          <w:bCs w:val="0"/>
          <w:kern w:val="0"/>
          <w14:ligatures w14:val="none"/>
        </w:rPr>
        <w:t>,</w:t>
      </w:r>
      <w:r w:rsidR="00176A18" w:rsidRPr="00405E58">
        <w:rPr>
          <w:rFonts w:eastAsia="ＭＳ Ｐゴシック"/>
          <w:bCs w:val="0"/>
          <w:kern w:val="0"/>
          <w14:ligatures w14:val="none"/>
        </w:rPr>
        <w:t xml:space="preserve"> </w:t>
      </w:r>
      <w:r w:rsidR="008D275C" w:rsidRPr="00405E58">
        <w:rPr>
          <w:rFonts w:eastAsia="ＭＳ Ｐゴシック"/>
          <w:bCs w:val="0"/>
          <w:kern w:val="0"/>
          <w14:ligatures w14:val="none"/>
        </w:rPr>
        <w:t xml:space="preserve">an experimental study has shown that </w:t>
      </w:r>
      <w:r w:rsidR="00176A18" w:rsidRPr="00405E58">
        <w:rPr>
          <w:rFonts w:eastAsia="ＭＳ Ｐゴシック"/>
          <w:bCs w:val="0"/>
          <w:i/>
          <w:iCs/>
          <w:kern w:val="0"/>
          <w14:ligatures w14:val="none"/>
        </w:rPr>
        <w:t>Phialocephala</w:t>
      </w:r>
      <w:r w:rsidR="00A87ACB" w:rsidRPr="00405E58">
        <w:rPr>
          <w:rFonts w:eastAsia="ＭＳ Ｐゴシック"/>
          <w:bCs w:val="0"/>
          <w:kern w:val="0"/>
          <w14:ligatures w14:val="none"/>
        </w:rPr>
        <w:t xml:space="preserve"> </w:t>
      </w:r>
      <w:r w:rsidR="00FC282C" w:rsidRPr="00405E58">
        <w:rPr>
          <w:rFonts w:eastAsia="ＭＳ Ｐゴシック"/>
          <w:bCs w:val="0"/>
          <w:kern w:val="0"/>
          <w14:ligatures w14:val="none"/>
        </w:rPr>
        <w:t>colonize</w:t>
      </w:r>
      <w:r w:rsidR="00C8057B" w:rsidRPr="00405E58">
        <w:rPr>
          <w:rFonts w:eastAsia="ＭＳ Ｐゴシック"/>
          <w:bCs w:val="0"/>
          <w:kern w:val="0"/>
          <w14:ligatures w14:val="none"/>
        </w:rPr>
        <w:t>s</w:t>
      </w:r>
      <w:r w:rsidR="008E360D" w:rsidRPr="00405E58">
        <w:rPr>
          <w:rFonts w:eastAsia="ＭＳ Ｐゴシック"/>
          <w:bCs w:val="0"/>
          <w:kern w:val="0"/>
          <w14:ligatures w14:val="none"/>
        </w:rPr>
        <w:t xml:space="preserve"> plant</w:t>
      </w:r>
      <w:r w:rsidR="00FC282C" w:rsidRPr="00405E58">
        <w:rPr>
          <w:rFonts w:eastAsia="ＭＳ Ｐゴシック"/>
          <w:bCs w:val="0"/>
          <w:kern w:val="0"/>
          <w14:ligatures w14:val="none"/>
        </w:rPr>
        <w:t xml:space="preserve"> roots prior to ectomycorrhizal fungi</w:t>
      </w:r>
      <w:r w:rsidR="001C2142" w:rsidRPr="00405E58">
        <w:rPr>
          <w:rFonts w:eastAsia="ＭＳ Ｐゴシック"/>
          <w:bCs w:val="0"/>
          <w:kern w:val="0"/>
          <w14:ligatures w14:val="none"/>
        </w:rPr>
        <w:t xml:space="preserve">, </w:t>
      </w:r>
      <w:r w:rsidR="004B51FF" w:rsidRPr="00405E58">
        <w:rPr>
          <w:rFonts w:eastAsia="ＭＳ Ｐゴシック"/>
          <w:bCs w:val="0"/>
          <w:kern w:val="0"/>
          <w14:ligatures w14:val="none"/>
        </w:rPr>
        <w:t>forming</w:t>
      </w:r>
      <w:r w:rsidR="001C2142" w:rsidRPr="00405E58">
        <w:rPr>
          <w:rFonts w:eastAsia="ＭＳ Ｐゴシック"/>
          <w:bCs w:val="0"/>
          <w:kern w:val="0"/>
          <w14:ligatures w14:val="none"/>
        </w:rPr>
        <w:t xml:space="preserve"> </w:t>
      </w:r>
      <w:r w:rsidR="00B16A07" w:rsidRPr="00405E58">
        <w:rPr>
          <w:rFonts w:eastAsia="ＭＳ Ｐゴシック"/>
          <w:bCs w:val="0"/>
          <w:kern w:val="0"/>
          <w14:ligatures w14:val="none"/>
        </w:rPr>
        <w:t xml:space="preserve">tripartite </w:t>
      </w:r>
      <w:r w:rsidR="006D22A1" w:rsidRPr="00405E58">
        <w:rPr>
          <w:rFonts w:eastAsia="ＭＳ Ｐゴシック"/>
          <w:bCs w:val="0"/>
          <w:kern w:val="0"/>
          <w14:ligatures w14:val="none"/>
        </w:rPr>
        <w:t xml:space="preserve">symbioses </w:t>
      </w:r>
      <w:r w:rsidR="00E30363" w:rsidRPr="00405E58">
        <w:rPr>
          <w:rFonts w:eastAsia="ＭＳ Ｐゴシック"/>
          <w:bCs w:val="0"/>
          <w:kern w:val="0"/>
          <w14:ligatures w14:val="none"/>
        </w:rPr>
        <w:t>with</w:t>
      </w:r>
      <w:r w:rsidR="006D22A1" w:rsidRPr="00405E58">
        <w:rPr>
          <w:rFonts w:eastAsia="ＭＳ Ｐゴシック"/>
          <w:bCs w:val="0"/>
          <w:kern w:val="0"/>
          <w14:ligatures w14:val="none"/>
        </w:rPr>
        <w:t xml:space="preserve"> </w:t>
      </w:r>
      <w:r w:rsidR="002A288A" w:rsidRPr="00405E58">
        <w:rPr>
          <w:rFonts w:eastAsia="ＭＳ Ｐゴシック"/>
          <w:bCs w:val="0"/>
          <w:kern w:val="0"/>
          <w14:ligatures w14:val="none"/>
        </w:rPr>
        <w:t xml:space="preserve">ectomycorrhizal fungi and </w:t>
      </w:r>
      <w:r w:rsidR="00470C73" w:rsidRPr="00405E58">
        <w:rPr>
          <w:rFonts w:eastAsia="ＭＳ Ｐゴシック"/>
          <w:bCs w:val="0"/>
          <w:kern w:val="0"/>
          <w14:ligatures w14:val="none"/>
        </w:rPr>
        <w:t>host plants</w:t>
      </w:r>
      <w:r w:rsidR="00FC282C" w:rsidRPr="00405E58">
        <w:rPr>
          <w:rFonts w:eastAsia="ＭＳ Ｐゴシック"/>
          <w:b/>
          <w:bCs w:val="0"/>
          <w:kern w:val="0"/>
          <w14:ligatures w14:val="none"/>
        </w:rPr>
        <w:fldChar w:fldCharType="begin"/>
      </w:r>
      <w:r w:rsidR="008B1653">
        <w:rPr>
          <w:rFonts w:eastAsia="ＭＳ Ｐゴシック"/>
          <w:bCs w:val="0"/>
          <w:kern w:val="0"/>
          <w14:ligatures w14:val="none"/>
        </w:rPr>
        <w:instrText xml:space="preserve"> ADDIN ZOTERO_ITEM CSL_CITATION {"citationID":"I7KrRrVX","properties":{"formattedCitation":"\\super 43\\nosupersub{}","plainCitation":"43","noteIndex":0},"citationItems":[{"id":"oAVkbHDT/pL2Nv5rk","uris":["http://zotero.org/users/13996173/items/WCA9QNNU"],"itemData":{"id":"TZkxggwU/fIRSLRVf","type":"article-journal","container-title":"Microbiology Spectrum","DOI":"10.1128/spectrum.01453-23","issue":"5","note":"publisher: American Society for Microbiology","page":"e01453-23","source":"journals.asm.org (Atypon)","title":"Morphogenesis and metabolomics reveal the compatible relationship among Suillus bovinus, Phialocephala fortinii, and their co-host, Pinus massoniana","volume":"11","author":[{"family":"Sun","given":"Xueguang"},{"family":"Zhao","given":"Yanzhen"},{"family":"Ding","given":"Guijie"}],"issued":{"date-parts":[["2023",9,7]]}}}],"schema":"https://github.com/citation-style-language/schema/raw/master/csl-citation.json"} </w:instrText>
      </w:r>
      <w:r w:rsidR="00FC282C" w:rsidRPr="00405E58">
        <w:rPr>
          <w:rFonts w:eastAsia="ＭＳ Ｐゴシック"/>
          <w:b/>
          <w:bCs w:val="0"/>
          <w:kern w:val="0"/>
          <w14:ligatures w14:val="none"/>
        </w:rPr>
        <w:fldChar w:fldCharType="separate"/>
      </w:r>
      <w:r w:rsidR="00322545" w:rsidRPr="00322545">
        <w:rPr>
          <w:kern w:val="0"/>
          <w:vertAlign w:val="superscript"/>
        </w:rPr>
        <w:t>43</w:t>
      </w:r>
      <w:r w:rsidR="00FC282C" w:rsidRPr="00405E58">
        <w:rPr>
          <w:rFonts w:eastAsia="ＭＳ Ｐゴシック"/>
          <w:b/>
          <w:bCs w:val="0"/>
          <w:kern w:val="0"/>
          <w14:ligatures w14:val="none"/>
        </w:rPr>
        <w:fldChar w:fldCharType="end"/>
      </w:r>
      <w:r w:rsidR="00FC282C" w:rsidRPr="00405E58">
        <w:rPr>
          <w:rFonts w:eastAsia="ＭＳ Ｐゴシック"/>
          <w:bCs w:val="0"/>
          <w:kern w:val="0"/>
          <w14:ligatures w14:val="none"/>
        </w:rPr>
        <w:t>.</w:t>
      </w:r>
      <w:r w:rsidR="00275FD5" w:rsidRPr="00405E58">
        <w:rPr>
          <w:rFonts w:eastAsia="ＭＳ Ｐゴシック"/>
          <w:bCs w:val="0"/>
          <w:kern w:val="0"/>
          <w14:ligatures w14:val="none"/>
        </w:rPr>
        <w:t xml:space="preserve"> </w:t>
      </w:r>
      <w:r w:rsidR="0071491D" w:rsidRPr="00405E58">
        <w:rPr>
          <w:rFonts w:eastAsia="ＭＳ Ｐゴシック"/>
          <w:bCs w:val="0"/>
          <w:kern w:val="0"/>
          <w14:ligatures w14:val="none"/>
        </w:rPr>
        <w:t>Given that ectomycorrhizal fungi vary in their physiological impacts on host plants</w:t>
      </w:r>
      <w:r w:rsidR="00322545">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{"citationID":"79XNs75F","properties":{"formattedCitation":"\\super 45,46\\nosupersub{}","plainCitation":"45,46","noteIndex":0},"citationItems":[{"id":1698,"uris":["http://zotero.org/users/13996173/items/HYMRINI7"],"itemData":{"id":1698,"type":"book","abstract":"The roots of most plants are colonized by symbiotic fungi to form mycorrhiza, which play a critical role in the capture of nutrients from the soil and therefore in plant nutrition. Mycorrhizal Symbiosis is recognized as the definitive work in this area. Since the last edition was published there have been major advances in the field, particularly in the area of molecular biology, and the new edition has been fully revised and updated to incorporate these exciting new developments. .Over 50% new material .Includes expanded colour plate section .Covers all aspects of mycorrhiza .Presents new taxonomy .Discusses the impact of proteomics and genomics on research in this area","edition":"3rd ed","event-place":"Amsterdam Boston","ISBN":"978-0-12-370526-6","language":"en","publisher":"Academic Press","publisher-place":"Amsterdam Boston","source":"BnF ISBN","title":"Mycorrhizal symbiosis","author":[{"family":"Smith","given":"S. E."},{"family":"Read","given":"David J."}],"issued":{"date-parts":[["2008"]]}}},{"id":2275,"uris":["http://zotero.org/users/13996173/items/A6QHKV4N"],"itemData":{"id":2275,"type":"article-journal","abstract":"Mycorrhizal fungi benefit plants by improved mineral nutrition and protection against stress, yet information about fundamental differences among mycorrhizal types in fungi and trees and their relative importance in biogeochemical processes is only beginning to accumulate. We critically review and synthesize the ecophysiological differences in ectomycorrhizal, ericoid mycorrhizal and arbuscular mycorrhizal symbioses and the effect of these mycorrhizal types on soil processes from local to global scales. We demonstrate that guilds of mycorrhizal fungi display substantial differences in genome-encoded capacity for mineral nutrition, particularly acquisition of nitrogen and phosphorus from organic material. Mycorrhizal associations alter the trade-off between allocation to roots or mycelium, ecophysiological traits such as root exudation, weathering, enzyme production, plant protection, and community assembly as well as response to climate change. Mycorrhizal types exhibit differential effects on ecosystem carbon and nutrient cycling that affect global elemental fluxes and may mediate biome shifts in response to global change. We also note that most studies performed to date have not been properly replicated and collectively suffer from strong geographical sampling bias towards temperate biomes. We advocate that combining carefully replicated field experiments and controlled laboratory experiments with isotope labelling and -omics techniques offers great promise towards understanding differences in ecophysiology and ecosystem services among mycorrhizal types.","container-title":"Biological Reviews of the Cambridge Philosophical Society","DOI":"10.1111/brv.12538","ISSN":"1469-185X","issue":"5","journalAbbreviation":"Biol Rev Camb Philos Soc","language":"eng","note":"PMID: 31270944","page":"1857-1880","source":"PubMed","title":"Mycorrhizal types differ in ecophysiology and alter plant nutrition and soil processes","volume":"94","author":[{"family":"Tedersoo","given":"Leho"},{"family":"Bahram","given":"Mohammad"}],"issued":{"date-parts":[["2019",10]]}}}],"schema":"https://github.com/citation-style-language/schema/raw/master/csl-citation.json"} </w:instrText>
      </w:r>
      <w:r w:rsidR="00322545">
        <w:rPr>
          <w:rFonts w:eastAsia="ＭＳ Ｐゴシック"/>
          <w:bCs w:val="0"/>
          <w:kern w:val="0"/>
          <w14:ligatures w14:val="none"/>
        </w:rPr>
        <w:fldChar w:fldCharType="separate"/>
      </w:r>
      <w:r w:rsidR="00322545" w:rsidRPr="00322545">
        <w:rPr>
          <w:kern w:val="0"/>
          <w:vertAlign w:val="superscript"/>
        </w:rPr>
        <w:t>45,46</w:t>
      </w:r>
      <w:r w:rsidR="00322545">
        <w:rPr>
          <w:rFonts w:eastAsia="ＭＳ Ｐゴシック"/>
          <w:bCs w:val="0"/>
          <w:kern w:val="0"/>
          <w14:ligatures w14:val="none"/>
        </w:rPr>
        <w:fldChar w:fldCharType="end"/>
      </w:r>
      <w:r w:rsidR="0071491D" w:rsidRPr="00405E58">
        <w:rPr>
          <w:rFonts w:eastAsia="ＭＳ Ｐゴシック"/>
          <w:bCs w:val="0"/>
          <w:kern w:val="0"/>
          <w14:ligatures w14:val="none"/>
        </w:rPr>
        <w:t xml:space="preserve">, </w:t>
      </w:r>
      <w:r w:rsidR="00B46511" w:rsidRPr="00405E58">
        <w:rPr>
          <w:rFonts w:eastAsia="ＭＳ Ｐゴシック"/>
          <w:bCs w:val="0"/>
          <w:kern w:val="0"/>
          <w14:ligatures w14:val="none"/>
        </w:rPr>
        <w:t xml:space="preserve">priority effects </w:t>
      </w:r>
      <w:r w:rsidR="00C267CA" w:rsidRPr="00405E58">
        <w:rPr>
          <w:rFonts w:eastAsia="ＭＳ Ｐゴシック"/>
          <w:bCs w:val="0"/>
          <w:kern w:val="0"/>
          <w14:ligatures w14:val="none"/>
        </w:rPr>
        <w:t xml:space="preserve">exerted by </w:t>
      </w:r>
      <w:r w:rsidR="0097553E" w:rsidRPr="00405E58">
        <w:rPr>
          <w:rFonts w:eastAsia="ＭＳ Ｐゴシック"/>
          <w:bCs w:val="0"/>
          <w:kern w:val="0"/>
          <w14:ligatures w14:val="none"/>
        </w:rPr>
        <w:t>endophytic fungi</w:t>
      </w:r>
      <w:r w:rsidR="005E41B3" w:rsidRPr="00405E58">
        <w:rPr>
          <w:rFonts w:eastAsia="ＭＳ Ｐゴシック"/>
          <w:bCs w:val="0"/>
          <w:kern w:val="0"/>
          <w14:ligatures w14:val="none"/>
        </w:rPr>
        <w:t xml:space="preserve"> </w:t>
      </w:r>
      <w:r w:rsidR="00B04B43">
        <w:rPr>
          <w:rFonts w:eastAsia="ＭＳ Ｐゴシック"/>
          <w:bCs w:val="0"/>
          <w:kern w:val="0"/>
          <w14:ligatures w14:val="none"/>
        </w:rPr>
        <w:t>could</w:t>
      </w:r>
      <w:r w:rsidR="005E41B3" w:rsidRPr="00405E58">
        <w:rPr>
          <w:rFonts w:eastAsia="ＭＳ Ｐゴシック"/>
          <w:bCs w:val="0"/>
          <w:kern w:val="0"/>
          <w14:ligatures w14:val="none"/>
        </w:rPr>
        <w:t xml:space="preserve"> </w:t>
      </w:r>
      <w:r w:rsidR="002A0FAD" w:rsidRPr="00405E58">
        <w:rPr>
          <w:rFonts w:eastAsia="ＭＳ Ｐゴシック"/>
          <w:bCs w:val="0"/>
          <w:kern w:val="0"/>
          <w14:ligatures w14:val="none"/>
        </w:rPr>
        <w:t xml:space="preserve">drive </w:t>
      </w:r>
      <w:r w:rsidR="00BB7A66" w:rsidRPr="00405E58">
        <w:rPr>
          <w:rFonts w:eastAsia="ＭＳ Ｐゴシック"/>
          <w:bCs w:val="0"/>
          <w:kern w:val="0"/>
          <w14:ligatures w14:val="none"/>
        </w:rPr>
        <w:t xml:space="preserve">underappreciated dynamics in </w:t>
      </w:r>
      <w:r w:rsidR="00F56D94" w:rsidRPr="00405E58">
        <w:rPr>
          <w:rFonts w:eastAsia="ＭＳ Ｐゴシック"/>
          <w:bCs w:val="0"/>
          <w:kern w:val="0"/>
          <w14:ligatures w14:val="none"/>
        </w:rPr>
        <w:t>below-ground ecosystems</w:t>
      </w:r>
      <w:r w:rsidR="00A26281" w:rsidRPr="00405E58">
        <w:rPr>
          <w:rFonts w:eastAsia="ＭＳ Ｐゴシック"/>
          <w:bCs w:val="0"/>
          <w:kern w:val="0"/>
          <w14:ligatures w14:val="none"/>
        </w:rPr>
        <w:fldChar w:fldCharType="begin"/>
      </w:r>
      <w:r w:rsidR="008B1653">
        <w:rPr>
          <w:rFonts w:eastAsia="ＭＳ Ｐゴシック"/>
          <w:bCs w:val="0"/>
          <w:kern w:val="0"/>
          <w14:ligatures w14:val="none"/>
        </w:rPr>
        <w:instrText xml:space="preserve"> ADDIN ZOTERO_ITEM CSL_CITATION {"citationID":"7gRuEZKd","properties":{"formattedCitation":"\\super 43,47\\nosupersub{}","plainCitation":"43,47","noteIndex":0},"citationItems":[{"id":"oAVkbHDT/pL2Nv5rk","uris":["http://zotero.org/users/13996173/items/WCA9QNNU"],"itemData":{"id":"TZkxggwU/fIRSLRVf","type":"article-journal","container-title":"Microbiology Spectrum","DOI":"10.1128/spectrum.01453-23","issue":"5","note":"publisher: American Society for Microbiology","page":"e01453-23","source":"journals.asm.org (Atypon)","title":"Morphogenesis and metabolomics reveal the compatible relationship among Suillus bovinus, Phialocephala fortinii, and their co-host, Pinus massoniana","volume":"11","author":[{"family":"Sun","given":"Xueguang"},{"family":"Zhao","given":"Yanzhen"},{"family":"Ding","given":"Guijie"}],"issued":{"date-parts":[["2023",9,7]]}},"label":"page"},{"id":21,"uris":["http://zotero.org/users/13996173/items/3L57WLFT"],"itemData":{"id":21,"type":"article-journal","abstract":"The order and timing of species immigration during community assembly can affect species abundances at multiple spatial scales. Known as priority effects, these effects cause historical contingency in the structure and function of communities, resulting in alternative stable states, alternative transient states, or compositional cycles. The mechanisms of priority effects fall into two categories, niche preemption and niche modification, and the conditions for historical contingency by priority effects can be organized into two groups, those regarding regional species pool properties and those regarding local population dynamics. Specifically, two requirements must be satisfied for historical contingency to occur: The regional pool contains species that can together cause priority effects, and local dynamics are rapid enough for early-arriving species to preempt or modify niches before other species arrive. Organizing current knowledge this way reveals an outstanding key question: How are regional species pools that yield priority effects generated and maintained?","container-title":"Annual Review of Ecology, Evolution and Systematics","DOI":"10.1146/annurev-ecolsys-110411-160340","ISSN":"1543-592X, 1545-2069","issue":"Volume 46, 2015","language":"en","note":"publisher: Annual Reviews","page":"1-23","source":"www.annualreviews.org","title":"Historical Contingency in Community Assembly: Integrating Niches, Species Pools, and Priority Effects","title-short":"Historical Contingency in Community Assembly","URL":"https://www.annualreviews.org/content/journals/10.1146/annurev-ecolsys-110411-160340","volume":"46","author":[{"family":"Fukami","given":"Tadashi"}],"accessed":{"date-parts":[["2024",4,4]]},"issued":{"date-parts":[["2015",12,4]]}}}],"schema":"https://github.com/citation-style-language/schema/raw/master/csl-citation.json"} </w:instrText>
      </w:r>
      <w:r w:rsidR="00A26281" w:rsidRPr="00405E58">
        <w:rPr>
          <w:rFonts w:eastAsia="ＭＳ Ｐゴシック"/>
          <w:bCs w:val="0"/>
          <w:kern w:val="0"/>
          <w14:ligatures w14:val="none"/>
        </w:rPr>
        <w:fldChar w:fldCharType="separate"/>
      </w:r>
      <w:r w:rsidR="00322545" w:rsidRPr="00322545">
        <w:rPr>
          <w:kern w:val="0"/>
          <w:vertAlign w:val="superscript"/>
        </w:rPr>
        <w:t>43,47</w:t>
      </w:r>
      <w:r w:rsidR="00A26281" w:rsidRPr="00405E58">
        <w:rPr>
          <w:rFonts w:eastAsia="ＭＳ Ｐゴシック"/>
          <w:bCs w:val="0"/>
          <w:kern w:val="0"/>
          <w14:ligatures w14:val="none"/>
        </w:rPr>
        <w:fldChar w:fldCharType="end"/>
      </w:r>
      <w:r w:rsidR="00F56D94" w:rsidRPr="00405E58">
        <w:rPr>
          <w:rFonts w:eastAsia="ＭＳ Ｐゴシック"/>
          <w:bCs w:val="0"/>
          <w:kern w:val="0"/>
          <w14:ligatures w14:val="none"/>
        </w:rPr>
        <w:t xml:space="preserve">. </w:t>
      </w:r>
      <w:r w:rsidR="005D52C1" w:rsidRPr="00405E58">
        <w:t xml:space="preserve">In other words, endophytic fungi not only function as symbionts with direct beneficial effects but also indirectly influence host performance by </w:t>
      </w:r>
      <w:r w:rsidR="00187D5C">
        <w:t>regulating</w:t>
      </w:r>
      <w:r w:rsidR="005D52C1" w:rsidRPr="00405E58">
        <w:t xml:space="preserve"> the assembly of ectomycorrhizal fungi within root systems.</w:t>
      </w:r>
      <w:r w:rsidR="00B625EC" w:rsidRPr="00405E58">
        <w:rPr>
          <w:rFonts w:eastAsia="ＭＳ Ｐゴシック"/>
          <w:bCs w:val="0"/>
          <w:kern w:val="0"/>
          <w14:ligatures w14:val="none"/>
        </w:rPr>
        <w:t xml:space="preserve"> </w:t>
      </w:r>
      <w:r w:rsidR="00771422">
        <w:t xml:space="preserve">To understand the processes by which endophytic fungi regulate plant–fungus symbiosis, the mechanisms that allow these fungi to become pioneer colonizers need to be clarified. For example, melanin, which characterizes the appearance of dark septate endophytes, </w:t>
      </w:r>
      <w:r w:rsidR="002428FC">
        <w:t>likely</w:t>
      </w:r>
      <w:r w:rsidR="00771422">
        <w:t xml:space="preserve"> contribute</w:t>
      </w:r>
      <w:r w:rsidR="008A3697">
        <w:t>s</w:t>
      </w:r>
      <w:r w:rsidR="00771422">
        <w:t xml:space="preserve"> to competitive superiority </w:t>
      </w:r>
      <w:r w:rsidR="00D610CE">
        <w:t>in</w:t>
      </w:r>
      <w:r w:rsidR="00771422">
        <w:t xml:space="preserve"> chemical and physical interactions with other </w:t>
      </w:r>
      <w:r w:rsidR="003B11EB">
        <w:t>early</w:t>
      </w:r>
      <w:r w:rsidR="008A3697">
        <w:t>-</w:t>
      </w:r>
      <w:r w:rsidR="003B11EB">
        <w:t xml:space="preserve">colonizing </w:t>
      </w:r>
      <w:r w:rsidR="00771422">
        <w:t>fungi in plant root</w:t>
      </w:r>
      <w:r w:rsidR="008400DC">
        <w:t xml:space="preserve"> systems</w:t>
      </w:r>
      <w:r w:rsidR="00322545">
        <w:fldChar w:fldCharType="begin"/>
      </w:r>
      <w:r w:rsidR="00322545">
        <w:instrText xml:space="preserve"> ADDIN ZOTERO_ITEM CSL_CITATION {"citationID":"4B2hgRB8","properties":{"formattedCitation":"\\super 48,49\\nosupersub{}","plainCitation":"48,49","noteIndex":0},"citationItems":[{"id":1117,"uris":["http://zotero.org/users/13996173/items/WEY766HP"],"itemData":{"id":1117,"type":"article-journal","abstract":"Dark septate endophytes (DSEs) are a diverse group of fungi that form mutualistic relationships with plant roots, especially under stressful conditions such as heavy metal exposure, water limitation, and exposure to xenobiotics. DSEs belong to the phylum Ascomycota, and mainly colonize the parenchymal tissue of plant roots either intra- or intercellularly. These fungi synthesize dark pigments called melanins, which are considered to be important in their ability to tolerate extreme or toxic environmental conditions. The aim of this study was to gather information on the current state of knowledge regarding melanins from DSE fungi. While most DSEs synthesize 1,8-dihydroxynaphthalene (DHN)-melanin, some can also synthesize other types of melanin such as 3,4-dihydroxyphenylalanine (DOPA)-melanin, pyomelanin, and heterogeneous ones. Additionally, the genome of some DSEs contains genes that are involved in various melanin synthesis pathways. Understanding the diversity and characteristics of melanins from DSE fungi and their main melanization pathways could contribute to a better understanding of the role of melanins in these mutualistic fungi. The chemical nature and function of many of the dark pigments synthesized by these fungi are not yet known, so further research is needed to elucidate their contribution to stress tolerance and their impact on the interaction of DSE fungi with various plants of agro-forestry importance.","container-title":"Journal of Soil Science and Plant Nutrition","DOI":"10.1007/s42729-024-01693-1","ISSN":"0718-9508, 0718-9516","issue":"2","journalAbbreviation":"J Soil Sci Plant Nutr","language":"en","page":"1650-1664","source":"DOI.org (Crossref)","title":"Towards a Better Understanding of Melanins from Dark Septate Endophytes (DSEs): Their Variability, Synthesis Pathways and Biological Roles","title-short":"Towards a Better Understanding of Melanins from Dark Septate Endophytes (DSEs)","URL":"https://link.springer.com/10.1007/s42729-024-01693-1","volume":"24","author":[{"family":"Lopez","given":"Roberto Oscar"},{"family":"Chiocchio","given":"Viviana Mónica"},{"family":"Ruscitti","given":"Marcela Fabiana"},{"family":"Taborda","given":"Carlos Pelleschi"},{"family":"Saparrat","given":"Mario Carlos Nazareno"}],"accessed":{"date-parts":[["2024",9,24]]},"issued":{"date-parts":[["2024",6]]}}},{"id":1084,"uris":["http://zotero.org/users/13996173/items/FWK3ZGLN"],"itemData":{"id":1084,"type":"article-journal","container-title":"Trends in Microbiology","DOI":"10.1016/j.tim.2024.06.006","ISSN":"0966-842X, 1878-4380","issue":"0","journalAbbreviation":"Trends in Microbiology","language":"English","note":"publisher: Elsevier\nPMID: 38987052","source":"www.cell.com","title":"Melanized root-associated fungi: key players in plant–soil systems","title-short":"Melanized root-associated fungi","URL":"https://www.cell.com/trends/microbiology/abstract/S0966-842X(24)00169-0","volume":"0","author":[{"family":"Netherway","given":"Tarquin"},{"family":"Bahram","given":"Mohammad"}],"accessed":{"date-parts":[["2024",9,12]]},"issued":{"date-parts":[["2024",7,9]]}}}],"schema":"https://github.com/citation-style-language/schema/raw/master/csl-citation.json"} </w:instrText>
      </w:r>
      <w:r w:rsidR="00322545">
        <w:fldChar w:fldCharType="separate"/>
      </w:r>
      <w:r w:rsidR="00322545" w:rsidRPr="00322545">
        <w:rPr>
          <w:kern w:val="0"/>
          <w:vertAlign w:val="superscript"/>
        </w:rPr>
        <w:t>48,49</w:t>
      </w:r>
      <w:r w:rsidR="00322545">
        <w:fldChar w:fldCharType="end"/>
      </w:r>
      <w:r w:rsidR="00771422">
        <w:t>.</w:t>
      </w:r>
      <w:r w:rsidR="00242573">
        <w:rPr>
          <w:rFonts w:eastAsia="ＭＳ Ｐゴシック"/>
          <w:bCs w:val="0"/>
          <w:kern w:val="0"/>
          <w14:ligatures w14:val="none"/>
        </w:rPr>
        <w:t xml:space="preserve"> </w:t>
      </w:r>
    </w:p>
    <w:p w14:paraId="4EB701F1" w14:textId="2EA50DE9" w:rsidR="00734B05" w:rsidRPr="00405E58" w:rsidRDefault="0083077E" w:rsidP="00781FF9">
      <w:pPr>
        <w:widowControl/>
        <w:tabs>
          <w:tab w:val="left" w:pos="426"/>
        </w:tabs>
        <w:spacing w:before="179" w:beforeAutospacing="1" w:after="100" w:afterAutospacing="1"/>
        <w:outlineLvl w:val="3"/>
        <w:rPr>
          <w:rFonts w:eastAsia="ＭＳ Ｐゴシック"/>
          <w:bCs w:val="0"/>
          <w:kern w:val="0"/>
          <w14:ligatures w14:val="none"/>
        </w:rPr>
      </w:pPr>
      <w:r w:rsidRPr="00405E58">
        <w:rPr>
          <w:rFonts w:eastAsia="ＭＳ Ｐゴシック"/>
          <w:bCs w:val="0"/>
          <w:kern w:val="0"/>
          <w14:ligatures w14:val="none"/>
        </w:rPr>
        <w:tab/>
      </w:r>
      <w:r w:rsidR="00FC15C8" w:rsidRPr="00405E58">
        <w:rPr>
          <w:rFonts w:eastAsia="ＭＳ Ｐゴシック"/>
          <w:bCs w:val="0"/>
          <w:kern w:val="0"/>
          <w14:ligatures w14:val="none"/>
        </w:rPr>
        <w:t xml:space="preserve">The hidden roles of </w:t>
      </w:r>
      <w:r w:rsidR="007661A5" w:rsidRPr="00405E58">
        <w:rPr>
          <w:rFonts w:eastAsia="ＭＳ Ｐゴシック"/>
          <w:bCs w:val="0"/>
          <w:kern w:val="0"/>
          <w14:ligatures w14:val="none"/>
        </w:rPr>
        <w:t>endophyt</w:t>
      </w:r>
      <w:r w:rsidR="00C83A7F" w:rsidRPr="00405E58">
        <w:rPr>
          <w:rFonts w:eastAsia="ＭＳ Ｐゴシック"/>
          <w:bCs w:val="0"/>
          <w:kern w:val="0"/>
          <w14:ligatures w14:val="none"/>
        </w:rPr>
        <w:t>es</w:t>
      </w:r>
      <w:r w:rsidR="007661A5" w:rsidRPr="00405E58">
        <w:rPr>
          <w:rFonts w:eastAsia="ＭＳ Ｐゴシック"/>
          <w:bCs w:val="0"/>
          <w:kern w:val="0"/>
          <w14:ligatures w14:val="none"/>
        </w:rPr>
        <w:t xml:space="preserve"> </w:t>
      </w:r>
      <w:r w:rsidR="004B29D8">
        <w:rPr>
          <w:rFonts w:eastAsia="ＭＳ Ｐゴシック"/>
          <w:bCs w:val="0"/>
          <w:kern w:val="0"/>
          <w14:ligatures w14:val="none"/>
        </w:rPr>
        <w:t>were</w:t>
      </w:r>
      <w:r w:rsidR="00912475" w:rsidRPr="00405E58">
        <w:rPr>
          <w:rFonts w:eastAsia="ＭＳ Ｐゴシック"/>
          <w:bCs w:val="0"/>
          <w:kern w:val="0"/>
          <w14:ligatures w14:val="none"/>
        </w:rPr>
        <w:t xml:space="preserve"> further </w:t>
      </w:r>
      <w:r w:rsidR="00E07041" w:rsidRPr="00405E58">
        <w:rPr>
          <w:rFonts w:eastAsia="ＭＳ Ｐゴシック"/>
          <w:bCs w:val="0"/>
          <w:kern w:val="0"/>
          <w14:ligatures w14:val="none"/>
        </w:rPr>
        <w:t>illuminated</w:t>
      </w:r>
      <w:r w:rsidR="00976E27" w:rsidRPr="00405E58">
        <w:rPr>
          <w:rFonts w:eastAsia="ＭＳ Ｐゴシック"/>
          <w:bCs w:val="0"/>
          <w:kern w:val="0"/>
          <w14:ligatures w14:val="none"/>
        </w:rPr>
        <w:t xml:space="preserve"> </w:t>
      </w:r>
      <w:r w:rsidR="00B37ECF" w:rsidRPr="00405E58">
        <w:rPr>
          <w:rFonts w:eastAsia="ＭＳ Ｐゴシック"/>
          <w:bCs w:val="0"/>
          <w:kern w:val="0"/>
          <w14:ligatures w14:val="none"/>
        </w:rPr>
        <w:t xml:space="preserve">in the analysis </w:t>
      </w:r>
      <w:r w:rsidR="00A56BD3" w:rsidRPr="00405E58">
        <w:rPr>
          <w:rFonts w:eastAsia="ＭＳ Ｐゴシック"/>
          <w:bCs w:val="0"/>
          <w:kern w:val="0"/>
          <w14:ligatures w14:val="none"/>
        </w:rPr>
        <w:t xml:space="preserve">of </w:t>
      </w:r>
      <w:r w:rsidR="00724F90" w:rsidRPr="00405E58">
        <w:rPr>
          <w:rFonts w:eastAsia="ＭＳ Ｐゴシック"/>
          <w:bCs w:val="0"/>
          <w:kern w:val="0"/>
          <w14:ligatures w14:val="none"/>
        </w:rPr>
        <w:t>plant</w:t>
      </w:r>
      <w:r w:rsidR="00586D9F" w:rsidRPr="00405E58">
        <w:rPr>
          <w:rFonts w:eastAsia="ＭＳ Ｐゴシック"/>
          <w:bCs w:val="0"/>
          <w:kern w:val="0"/>
          <w14:ligatures w14:val="none"/>
        </w:rPr>
        <w:t xml:space="preserve">s </w:t>
      </w:r>
      <w:r w:rsidR="006C4FE2" w:rsidRPr="00405E58">
        <w:rPr>
          <w:rFonts w:eastAsia="ＭＳ Ｐゴシック"/>
          <w:bCs w:val="0"/>
          <w:kern w:val="0"/>
          <w14:ligatures w14:val="none"/>
        </w:rPr>
        <w:t>associated</w:t>
      </w:r>
      <w:r w:rsidR="00216BD1" w:rsidRPr="00405E58">
        <w:rPr>
          <w:rFonts w:eastAsia="ＭＳ Ｐゴシック"/>
          <w:bCs w:val="0"/>
          <w:kern w:val="0"/>
          <w14:ligatures w14:val="none"/>
        </w:rPr>
        <w:t xml:space="preserve"> </w:t>
      </w:r>
      <w:r w:rsidR="00741582" w:rsidRPr="00405E58">
        <w:rPr>
          <w:rFonts w:eastAsia="ＭＳ Ｐゴシック"/>
          <w:bCs w:val="0"/>
          <w:kern w:val="0"/>
          <w14:ligatures w14:val="none"/>
        </w:rPr>
        <w:t xml:space="preserve">with </w:t>
      </w:r>
      <w:r w:rsidR="00216BD1" w:rsidRPr="00405E58">
        <w:rPr>
          <w:rFonts w:eastAsia="ＭＳ Ｐゴシック"/>
          <w:bCs w:val="0"/>
          <w:kern w:val="0"/>
          <w14:ligatures w14:val="none"/>
        </w:rPr>
        <w:t>both ectomycorrhizal and arbuscular</w:t>
      </w:r>
      <w:r w:rsidR="00E9485D" w:rsidRPr="00405E58">
        <w:rPr>
          <w:rFonts w:eastAsia="ＭＳ Ｐゴシック"/>
          <w:bCs w:val="0"/>
          <w:kern w:val="0"/>
          <w14:ligatures w14:val="none"/>
        </w:rPr>
        <w:t xml:space="preserve"> </w:t>
      </w:r>
      <w:r w:rsidR="00216BD1" w:rsidRPr="00405E58">
        <w:rPr>
          <w:rFonts w:eastAsia="ＭＳ Ｐゴシック"/>
          <w:bCs w:val="0"/>
          <w:kern w:val="0"/>
          <w14:ligatures w14:val="none"/>
        </w:rPr>
        <w:t xml:space="preserve">mycorrhizal </w:t>
      </w:r>
      <w:r w:rsidR="0080643B" w:rsidRPr="00405E58">
        <w:rPr>
          <w:rFonts w:eastAsia="ＭＳ Ｐゴシック"/>
          <w:bCs w:val="0"/>
          <w:kern w:val="0"/>
          <w14:ligatures w14:val="none"/>
        </w:rPr>
        <w:t xml:space="preserve">fungi </w:t>
      </w:r>
      <w:r w:rsidR="007C2773" w:rsidRPr="00405E58">
        <w:rPr>
          <w:rFonts w:eastAsia="ＭＳ Ｐゴシック"/>
          <w:bCs w:val="0"/>
          <w:kern w:val="0"/>
          <w14:ligatures w14:val="none"/>
        </w:rPr>
        <w:t>(Fig.</w:t>
      </w:r>
      <w:r w:rsidR="000C2101" w:rsidRPr="00405E58">
        <w:rPr>
          <w:rFonts w:eastAsia="ＭＳ Ｐゴシック"/>
          <w:bCs w:val="0"/>
          <w:kern w:val="0"/>
          <w14:ligatures w14:val="none"/>
        </w:rPr>
        <w:t xml:space="preserve"> 4b</w:t>
      </w:r>
      <w:r w:rsidR="007C2773" w:rsidRPr="00405E58">
        <w:rPr>
          <w:rFonts w:eastAsia="ＭＳ Ｐゴシック"/>
          <w:bCs w:val="0"/>
          <w:kern w:val="0"/>
          <w14:ligatures w14:val="none"/>
        </w:rPr>
        <w:t xml:space="preserve">). </w:t>
      </w:r>
      <w:r w:rsidR="003D79B7" w:rsidRPr="00405E58">
        <w:rPr>
          <w:rFonts w:eastAsia="ＭＳ Ｐゴシック"/>
          <w:bCs w:val="0"/>
          <w:kern w:val="0"/>
          <w14:ligatures w14:val="none"/>
        </w:rPr>
        <w:t xml:space="preserve">Some plant species </w:t>
      </w:r>
      <w:r w:rsidR="007311C2" w:rsidRPr="00405E58">
        <w:rPr>
          <w:rFonts w:eastAsia="ＭＳ Ｐゴシック"/>
          <w:bCs w:val="0"/>
          <w:kern w:val="0"/>
          <w14:ligatures w14:val="none"/>
        </w:rPr>
        <w:t xml:space="preserve">(e.g., </w:t>
      </w:r>
      <w:r w:rsidR="00A26281" w:rsidRPr="00405E58">
        <w:rPr>
          <w:rFonts w:eastAsia="ＭＳ Ｐゴシック"/>
          <w:bCs w:val="0"/>
          <w:i/>
          <w:iCs/>
          <w:kern w:val="0"/>
          <w14:ligatures w14:val="none"/>
        </w:rPr>
        <w:t>Populus deltoides</w:t>
      </w:r>
      <w:r w:rsidR="007311C2" w:rsidRPr="00405E58">
        <w:rPr>
          <w:rFonts w:eastAsia="ＭＳ Ｐゴシック"/>
          <w:bCs w:val="0"/>
          <w:kern w:val="0"/>
          <w14:ligatures w14:val="none"/>
        </w:rPr>
        <w:t xml:space="preserve">) </w:t>
      </w:r>
      <w:r w:rsidR="003D79B7" w:rsidRPr="00405E58">
        <w:rPr>
          <w:rFonts w:eastAsia="ＭＳ Ｐゴシック"/>
          <w:bCs w:val="0"/>
          <w:kern w:val="0"/>
          <w14:ligatures w14:val="none"/>
        </w:rPr>
        <w:t xml:space="preserve">have </w:t>
      </w:r>
      <w:r w:rsidR="00CA2CC1">
        <w:rPr>
          <w:rFonts w:eastAsia="ＭＳ Ｐゴシック"/>
          <w:bCs w:val="0"/>
          <w:kern w:val="0"/>
          <w14:ligatures w14:val="none"/>
        </w:rPr>
        <w:t xml:space="preserve">been </w:t>
      </w:r>
      <w:r w:rsidR="003D79B7" w:rsidRPr="00405E58">
        <w:rPr>
          <w:rFonts w:eastAsia="ＭＳ Ｐゴシック"/>
          <w:bCs w:val="0"/>
          <w:kern w:val="0"/>
          <w14:ligatures w14:val="none"/>
        </w:rPr>
        <w:t xml:space="preserve">known to build mutualistic interactions with </w:t>
      </w:r>
      <w:r w:rsidR="002E58BB" w:rsidRPr="00405E58">
        <w:rPr>
          <w:rFonts w:eastAsia="ＭＳ Ｐゴシック"/>
          <w:bCs w:val="0"/>
          <w:kern w:val="0"/>
          <w14:ligatures w14:val="none"/>
        </w:rPr>
        <w:t xml:space="preserve">the two </w:t>
      </w:r>
      <w:r w:rsidR="00FE5B9D" w:rsidRPr="00405E58">
        <w:rPr>
          <w:rFonts w:eastAsia="ＭＳ Ｐゴシック"/>
          <w:bCs w:val="0"/>
          <w:kern w:val="0"/>
          <w14:ligatures w14:val="none"/>
        </w:rPr>
        <w:t>groups</w:t>
      </w:r>
      <w:r w:rsidR="002E58BB" w:rsidRPr="00405E58">
        <w:rPr>
          <w:rFonts w:eastAsia="ＭＳ Ｐゴシック"/>
          <w:bCs w:val="0"/>
          <w:kern w:val="0"/>
          <w14:ligatures w14:val="none"/>
        </w:rPr>
        <w:t xml:space="preserve"> of mycorrhizal fungi</w:t>
      </w:r>
      <w:r w:rsidR="00E33DEA" w:rsidRPr="00405E58">
        <w:rPr>
          <w:rFonts w:eastAsia="ＭＳ Ｐゴシック"/>
          <w:bCs w:val="0"/>
          <w:kern w:val="0"/>
          <w14:ligatures w14:val="none"/>
        </w:rPr>
        <w:t>, potentially</w:t>
      </w:r>
      <w:r w:rsidR="00E9016D" w:rsidRPr="00405E58">
        <w:rPr>
          <w:rFonts w:eastAsia="ＭＳ Ｐゴシック"/>
          <w:bCs w:val="0"/>
          <w:kern w:val="0"/>
          <w14:ligatures w14:val="none"/>
        </w:rPr>
        <w:t xml:space="preserve"> </w:t>
      </w:r>
      <w:r w:rsidR="00EF2BC7" w:rsidRPr="00405E58">
        <w:rPr>
          <w:rFonts w:eastAsia="ＭＳ Ｐゴシック"/>
          <w:bCs w:val="0"/>
          <w:kern w:val="0"/>
          <w14:ligatures w14:val="none"/>
        </w:rPr>
        <w:t xml:space="preserve">gaining </w:t>
      </w:r>
      <w:r w:rsidR="00E01603" w:rsidRPr="00405E58">
        <w:t>distinct physiological</w:t>
      </w:r>
      <w:r w:rsidR="0061172A" w:rsidRPr="00405E58">
        <w:rPr>
          <w:rFonts w:eastAsia="ＭＳ Ｐゴシック"/>
          <w:bCs w:val="0"/>
          <w:kern w:val="0"/>
          <w14:ligatures w14:val="none"/>
        </w:rPr>
        <w:t xml:space="preserve"> </w:t>
      </w:r>
      <w:r w:rsidR="006F2FA6" w:rsidRPr="00405E58">
        <w:rPr>
          <w:rFonts w:eastAsia="ＭＳ Ｐゴシック"/>
          <w:bCs w:val="0"/>
          <w:kern w:val="0"/>
          <w14:ligatures w14:val="none"/>
        </w:rPr>
        <w:t xml:space="preserve">benefits from </w:t>
      </w:r>
      <w:r w:rsidR="00D6056B" w:rsidRPr="00405E58">
        <w:rPr>
          <w:rFonts w:eastAsia="ＭＳ Ｐゴシック"/>
          <w:bCs w:val="0"/>
          <w:kern w:val="0"/>
          <w14:ligatures w14:val="none"/>
        </w:rPr>
        <w:t>such</w:t>
      </w:r>
      <w:r w:rsidR="006F2FA6" w:rsidRPr="00405E58">
        <w:rPr>
          <w:rFonts w:eastAsia="ＭＳ Ｐゴシック"/>
          <w:bCs w:val="0"/>
          <w:kern w:val="0"/>
          <w14:ligatures w14:val="none"/>
        </w:rPr>
        <w:t xml:space="preserve"> </w:t>
      </w:r>
      <w:r w:rsidR="002B4F76" w:rsidRPr="00405E58">
        <w:rPr>
          <w:rFonts w:eastAsia="ＭＳ Ｐゴシック"/>
          <w:bCs w:val="0"/>
          <w:kern w:val="0"/>
          <w14:ligatures w14:val="none"/>
        </w:rPr>
        <w:t xml:space="preserve">dual </w:t>
      </w:r>
      <w:r w:rsidR="00B125A9" w:rsidRPr="00405E58">
        <w:rPr>
          <w:rFonts w:eastAsia="ＭＳ Ｐゴシック"/>
          <w:bCs w:val="0"/>
          <w:kern w:val="0"/>
          <w14:ligatures w14:val="none"/>
        </w:rPr>
        <w:t>symbiosis</w:t>
      </w:r>
      <w:r w:rsidR="00A26281" w:rsidRPr="00405E58">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{"citationID":"sc5FI65B","properties":{"formattedCitation":"\\super 25\\nosupersub{}","plainCitation":"25","noteIndex":0},"citationItems":[{"id":1455,"uris":["http://zotero.org/users/13996173/items/4TEVD3B7"],"itemData":{"id":1455,"type":"article-journal","abstract":"Dual-mycorrhizal plants are capable of associating with fungi that form characteristic arbuscular mycorrhizal (AM) and ectomycorrhizal (EM) structures. Here, we address the following questions: (1) How many dual-mycorrhizal plant species are there? (2) What are the advantages for a plant to host two, rather than one, mycorrhizal types? (3) Which factors can provoke shifts in mycorrhizal dominance (i.e. mycorrhizal switching)? We identify a large number (89 genera within 32 families) of confirmed dual-mycorrhizal plants based on observing arbuscules or coils for AM status and Hartig net or similar structures for EM status within the same plant species. We then review the possible nutritional benefits and discuss the possible mechanisms leading to net costs and benefits. Cost and benefits of dual-mycorrhizal status appear to be context dependent, particularly with respect to the life stage of the host plant. Mycorrhizal switching occurs under a wide range of abiotic and biotic factors, including soil moisture and nutrient status. The relevance of dual-mycorrhizal plants in the ecological restoration of adverse sites where plants are not carbon limited is discussed. We conclude that dual-mycorrhizal plants are underutilized in ecophysiological-based experiments, yet are powerful model plant–fungal systems to better understand mycorrhizal symbioses without confounding host effects.","container-title":"New Phytologist","DOI":"10.1111/nph.16190","ISSN":"1469-8137","issue":"5","language":"en","license":"© 2019 The Authors. New Phytologist © 2019 New Phytologist Trust","note":"_eprint: https://onlinelibrary.wiley.com/doi/pdf/10.1111/nph.16190","page":"1835-1851","source":"Wiley Online Library","title":"Dual-mycorrhizal plants: their ecology and relevance","title-short":"Dual-mycorrhizal plants","URL":"https://onlinelibrary.wiley.com/doi/abs/10.1111/nph.16190","volume":"225","author":[{"family":"Teste","given":"François P."},{"family":"Jones","given":"Melanie D."},{"family":"Dickie","given":"Ian A."}],"accessed":{"date-parts":[["2025",1,18]]},"issued":{"date-parts":[["2020"]]}}}],"schema":"https://github.com/citation-style-language/schema/raw/master/csl-citation.json"} </w:instrText>
      </w:r>
      <w:r w:rsidR="00A26281" w:rsidRPr="00405E58">
        <w:rPr>
          <w:rFonts w:eastAsia="ＭＳ Ｐゴシック"/>
          <w:bCs w:val="0"/>
          <w:kern w:val="0"/>
          <w14:ligatures w14:val="none"/>
        </w:rPr>
        <w:fldChar w:fldCharType="separate"/>
      </w:r>
      <w:r w:rsidR="00322545" w:rsidRPr="00322545">
        <w:rPr>
          <w:kern w:val="0"/>
          <w:vertAlign w:val="superscript"/>
        </w:rPr>
        <w:t>25</w:t>
      </w:r>
      <w:r w:rsidR="00A26281" w:rsidRPr="00405E58">
        <w:rPr>
          <w:rFonts w:eastAsia="ＭＳ Ｐゴシック"/>
          <w:bCs w:val="0"/>
          <w:kern w:val="0"/>
          <w14:ligatures w14:val="none"/>
        </w:rPr>
        <w:fldChar w:fldCharType="end"/>
      </w:r>
      <w:r w:rsidR="00B125A9" w:rsidRPr="00405E58">
        <w:rPr>
          <w:rFonts w:eastAsia="ＭＳ Ｐゴシック"/>
          <w:bCs w:val="0"/>
          <w:kern w:val="0"/>
          <w14:ligatures w14:val="none"/>
        </w:rPr>
        <w:t xml:space="preserve">. </w:t>
      </w:r>
      <w:r w:rsidR="00FE208D" w:rsidRPr="00405E58">
        <w:rPr>
          <w:rFonts w:eastAsia="ＭＳ Ｐゴシック"/>
          <w:bCs w:val="0"/>
          <w:kern w:val="0"/>
          <w14:ligatures w14:val="none"/>
        </w:rPr>
        <w:t>In contrast</w:t>
      </w:r>
      <w:r w:rsidR="00C84410" w:rsidRPr="00405E58">
        <w:rPr>
          <w:rFonts w:eastAsia="ＭＳ Ｐゴシック"/>
          <w:bCs w:val="0"/>
          <w:kern w:val="0"/>
          <w14:ligatures w14:val="none"/>
        </w:rPr>
        <w:t xml:space="preserve">, </w:t>
      </w:r>
      <w:r w:rsidR="006E0C84" w:rsidRPr="00405E58">
        <w:rPr>
          <w:rFonts w:eastAsia="ＭＳ Ｐゴシック"/>
          <w:bCs w:val="0"/>
          <w:kern w:val="0"/>
          <w14:ligatures w14:val="none"/>
        </w:rPr>
        <w:t>for plant</w:t>
      </w:r>
      <w:r w:rsidR="00CE537F" w:rsidRPr="00405E58">
        <w:rPr>
          <w:rFonts w:eastAsia="ＭＳ Ｐゴシック"/>
          <w:bCs w:val="0"/>
          <w:kern w:val="0"/>
          <w14:ligatures w14:val="none"/>
        </w:rPr>
        <w:t xml:space="preserve">s </w:t>
      </w:r>
      <w:r w:rsidR="00500C9E" w:rsidRPr="00405E58">
        <w:rPr>
          <w:rFonts w:eastAsia="ＭＳ Ｐゴシック"/>
          <w:bCs w:val="0"/>
          <w:kern w:val="0"/>
          <w14:ligatures w14:val="none"/>
        </w:rPr>
        <w:t>conventionally</w:t>
      </w:r>
      <w:r w:rsidR="00655510" w:rsidRPr="00405E58">
        <w:rPr>
          <w:rFonts w:eastAsia="ＭＳ Ｐゴシック"/>
          <w:bCs w:val="0"/>
          <w:kern w:val="0"/>
          <w14:ligatures w14:val="none"/>
        </w:rPr>
        <w:t xml:space="preserve"> </w:t>
      </w:r>
      <w:r w:rsidR="00E01603" w:rsidRPr="00405E58">
        <w:t xml:space="preserve">classified </w:t>
      </w:r>
      <w:r w:rsidR="00CE537F" w:rsidRPr="00405E58">
        <w:rPr>
          <w:rFonts w:eastAsia="ＭＳ Ｐゴシック"/>
          <w:bCs w:val="0"/>
          <w:kern w:val="0"/>
          <w14:ligatures w14:val="none"/>
        </w:rPr>
        <w:t xml:space="preserve">as </w:t>
      </w:r>
      <w:r w:rsidR="009019BF" w:rsidRPr="00405E58">
        <w:rPr>
          <w:rFonts w:eastAsia="ＭＳ Ｐゴシック"/>
          <w:bCs w:val="0"/>
          <w:kern w:val="0"/>
          <w14:ligatures w14:val="none"/>
        </w:rPr>
        <w:t>arbuscular mycorrhizal</w:t>
      </w:r>
      <w:r w:rsidR="00DB545B" w:rsidRPr="00405E58">
        <w:rPr>
          <w:rFonts w:eastAsia="ＭＳ Ｐゴシック"/>
          <w:bCs w:val="0"/>
          <w:kern w:val="0"/>
          <w14:ligatures w14:val="none"/>
        </w:rPr>
        <w:t xml:space="preserve"> </w:t>
      </w:r>
      <w:r w:rsidR="00C243CC" w:rsidRPr="00405E58">
        <w:rPr>
          <w:rFonts w:eastAsia="ＭＳ Ｐゴシック"/>
          <w:bCs w:val="0"/>
          <w:kern w:val="0"/>
          <w14:ligatures w14:val="none"/>
        </w:rPr>
        <w:t>(</w:t>
      </w:r>
      <w:r w:rsidR="002374C9" w:rsidRPr="00405E58">
        <w:rPr>
          <w:rFonts w:eastAsia="ＭＳ Ｐゴシック"/>
          <w:bCs w:val="0"/>
          <w:kern w:val="0"/>
          <w14:ligatures w14:val="none"/>
        </w:rPr>
        <w:t xml:space="preserve">e.g., </w:t>
      </w:r>
      <w:r w:rsidR="00691E99" w:rsidRPr="00405E58">
        <w:rPr>
          <w:rFonts w:eastAsia="ＭＳ Ｐゴシック"/>
          <w:bCs w:val="0"/>
          <w:i/>
          <w:iCs/>
          <w:kern w:val="0"/>
          <w14:ligatures w14:val="none"/>
        </w:rPr>
        <w:t>Acer</w:t>
      </w:r>
      <w:r w:rsidR="00691E99" w:rsidRPr="00405E58">
        <w:rPr>
          <w:rFonts w:eastAsia="ＭＳ Ｐゴシック"/>
          <w:bCs w:val="0"/>
          <w:kern w:val="0"/>
          <w14:ligatures w14:val="none"/>
        </w:rPr>
        <w:t xml:space="preserve"> and </w:t>
      </w:r>
      <w:r w:rsidR="00691E99" w:rsidRPr="00405E58">
        <w:rPr>
          <w:rFonts w:eastAsia="ＭＳ Ｐゴシック"/>
          <w:bCs w:val="0"/>
          <w:i/>
          <w:iCs/>
          <w:kern w:val="0"/>
          <w14:ligatures w14:val="none"/>
        </w:rPr>
        <w:t>Juglans</w:t>
      </w:r>
      <w:r w:rsidR="00C243CC" w:rsidRPr="00405E58">
        <w:rPr>
          <w:rFonts w:eastAsia="ＭＳ Ｐゴシック"/>
          <w:bCs w:val="0"/>
          <w:kern w:val="0"/>
          <w14:ligatures w14:val="none"/>
        </w:rPr>
        <w:t>)</w:t>
      </w:r>
      <w:r w:rsidR="00FE208D" w:rsidRPr="00405E58">
        <w:rPr>
          <w:rFonts w:eastAsia="ＭＳ Ｐゴシック"/>
          <w:bCs w:val="0"/>
          <w:kern w:val="0"/>
          <w14:ligatures w14:val="none"/>
        </w:rPr>
        <w:t xml:space="preserve">, </w:t>
      </w:r>
      <w:r w:rsidR="00E01603" w:rsidRPr="00405E58">
        <w:t>root-tip states dominated by ectomycorrhizal fungi can be disadvantageous.</w:t>
      </w:r>
      <w:r w:rsidR="000A3F88" w:rsidRPr="00405E58">
        <w:rPr>
          <w:rFonts w:eastAsia="ＭＳ Ｐゴシック"/>
          <w:bCs w:val="0"/>
          <w:kern w:val="0"/>
          <w14:ligatures w14:val="none"/>
        </w:rPr>
        <w:t xml:space="preserve"> In fact, </w:t>
      </w:r>
      <w:r w:rsidR="00AF214F" w:rsidRPr="00405E58">
        <w:rPr>
          <w:rFonts w:eastAsia="ＭＳ Ｐゴシック"/>
          <w:bCs w:val="0"/>
          <w:kern w:val="0"/>
          <w14:ligatures w14:val="none"/>
        </w:rPr>
        <w:t xml:space="preserve">some </w:t>
      </w:r>
      <w:r w:rsidR="00A85D86" w:rsidRPr="00405E58">
        <w:rPr>
          <w:rFonts w:eastAsia="ＭＳ Ｐゴシック"/>
          <w:bCs w:val="0"/>
          <w:kern w:val="0"/>
          <w14:ligatures w14:val="none"/>
        </w:rPr>
        <w:t xml:space="preserve">ectomycorrhizal fungi </w:t>
      </w:r>
      <w:r w:rsidR="00294A98">
        <w:rPr>
          <w:rFonts w:eastAsia="ＭＳ Ｐゴシック"/>
          <w:bCs w:val="0"/>
          <w:kern w:val="0"/>
          <w14:ligatures w14:val="none"/>
        </w:rPr>
        <w:t>are known</w:t>
      </w:r>
      <w:r w:rsidR="00A85D86" w:rsidRPr="00405E58">
        <w:rPr>
          <w:rFonts w:eastAsia="ＭＳ Ｐゴシック"/>
          <w:bCs w:val="0"/>
          <w:kern w:val="0"/>
          <w14:ligatures w14:val="none"/>
        </w:rPr>
        <w:t xml:space="preserve"> to invade </w:t>
      </w:r>
      <w:r w:rsidR="00937FEE" w:rsidRPr="00405E58">
        <w:rPr>
          <w:rFonts w:eastAsia="ＭＳ Ｐゴシック"/>
          <w:bCs w:val="0"/>
          <w:kern w:val="0"/>
          <w14:ligatures w14:val="none"/>
        </w:rPr>
        <w:t xml:space="preserve">the </w:t>
      </w:r>
      <w:r w:rsidR="00A85D86" w:rsidRPr="00405E58">
        <w:rPr>
          <w:rFonts w:eastAsia="ＭＳ Ｐゴシック"/>
          <w:bCs w:val="0"/>
          <w:kern w:val="0"/>
          <w14:ligatures w14:val="none"/>
        </w:rPr>
        <w:t xml:space="preserve">roots of arbuscular mycorrhizal plants without forming </w:t>
      </w:r>
      <w:r w:rsidR="00E336FC" w:rsidRPr="00405E58">
        <w:t>specialized symbiotic structures</w:t>
      </w:r>
      <w:r w:rsidR="00D27E58" w:rsidRPr="00405E58">
        <w:rPr>
          <w:rFonts w:eastAsia="ＭＳ Ｐゴシック"/>
          <w:bCs w:val="0"/>
          <w:kern w:val="0"/>
          <w14:ligatures w14:val="none"/>
        </w:rPr>
        <w:t xml:space="preserve">, </w:t>
      </w:r>
      <w:r w:rsidR="00E336FC" w:rsidRPr="00405E58">
        <w:rPr>
          <w:rFonts w:eastAsia="ＭＳ Ｐゴシック"/>
          <w:bCs w:val="0"/>
          <w:kern w:val="0"/>
          <w14:ligatures w14:val="none"/>
        </w:rPr>
        <w:t xml:space="preserve">thereby </w:t>
      </w:r>
      <w:r w:rsidR="00171B1A" w:rsidRPr="00405E58">
        <w:rPr>
          <w:rFonts w:eastAsia="ＭＳ Ｐゴシック"/>
          <w:bCs w:val="0"/>
          <w:kern w:val="0"/>
          <w14:ligatures w14:val="none"/>
        </w:rPr>
        <w:t xml:space="preserve">impairing </w:t>
      </w:r>
      <w:r w:rsidR="00660E1C" w:rsidRPr="00405E58">
        <w:rPr>
          <w:rFonts w:eastAsia="ＭＳ Ｐゴシック"/>
          <w:bCs w:val="0"/>
          <w:kern w:val="0"/>
          <w14:ligatures w14:val="none"/>
        </w:rPr>
        <w:t xml:space="preserve">mutualistic </w:t>
      </w:r>
      <w:r w:rsidR="00D47D29" w:rsidRPr="00405E58">
        <w:rPr>
          <w:rFonts w:eastAsia="ＭＳ Ｐゴシック"/>
          <w:bCs w:val="0"/>
          <w:kern w:val="0"/>
          <w14:ligatures w14:val="none"/>
        </w:rPr>
        <w:t xml:space="preserve">interactions between </w:t>
      </w:r>
      <w:r w:rsidR="001D6387" w:rsidRPr="00405E58">
        <w:rPr>
          <w:rFonts w:eastAsia="ＭＳ Ｐゴシック"/>
          <w:bCs w:val="0"/>
          <w:kern w:val="0"/>
          <w14:ligatures w14:val="none"/>
        </w:rPr>
        <w:t xml:space="preserve">the </w:t>
      </w:r>
      <w:r w:rsidR="00D47D29" w:rsidRPr="00405E58">
        <w:rPr>
          <w:rFonts w:eastAsia="ＭＳ Ｐゴシック"/>
          <w:bCs w:val="0"/>
          <w:kern w:val="0"/>
          <w14:ligatures w14:val="none"/>
        </w:rPr>
        <w:t xml:space="preserve">plants and </w:t>
      </w:r>
      <w:r w:rsidR="001D6387" w:rsidRPr="00405E58">
        <w:rPr>
          <w:rFonts w:eastAsia="ＭＳ Ｐゴシック"/>
          <w:bCs w:val="0"/>
          <w:kern w:val="0"/>
          <w14:ligatures w14:val="none"/>
        </w:rPr>
        <w:t xml:space="preserve">their </w:t>
      </w:r>
      <w:r w:rsidR="00D27E58" w:rsidRPr="00405E58">
        <w:rPr>
          <w:rFonts w:eastAsia="ＭＳ Ｐゴシック"/>
          <w:bCs w:val="0"/>
          <w:kern w:val="0"/>
          <w14:ligatures w14:val="none"/>
        </w:rPr>
        <w:t>arbuscular mycorrhizal fungi</w:t>
      </w:r>
      <w:r w:rsidR="00D27E58" w:rsidRPr="00405E58">
        <w:rPr>
          <w:rFonts w:eastAsia="ＭＳ Ｐゴシック"/>
          <w:b/>
          <w:bCs w:val="0"/>
          <w:kern w:val="0"/>
          <w14:ligatures w14:val="none"/>
        </w:rPr>
        <w:fldChar w:fldCharType="begin"/>
      </w:r>
      <w:r w:rsidR="00322F35">
        <w:rPr>
          <w:rFonts w:eastAsia="ＭＳ Ｐゴシック"/>
          <w:bCs w:val="0"/>
          <w:kern w:val="0"/>
          <w14:ligatures w14:val="none"/>
        </w:rPr>
        <w:instrText xml:space="preserve"> ADDIN ZOTERO_ITEM CSL_CITATION {"citationID":"tQeDQLBt","properties":{"formattedCitation":"\\super 50\\uc0\\u8211{}52\\nosupersub{}","plainCitation":"50–52","noteIndex":0},"citationItems":[{"id":1710,"uris":["http://zotero.org/users/13996173/items/USK4F6ZN"],"itemData":{"id":1710,"type":"article-journal","abstract":"Serendipitous findings and studies on Tuber species suggest that some ectomycorrhizal fungi, beyond their complex interaction with ectomycorrhizal hosts, also colonise roots of nonectomycorrhizal plants in a loose way called endophytism. Here, we investigate endophytism of T. melanosporum and T. aestivum. We visualised endophytic T. melanosporum hyphae by fluorescent in situ hybridisation on nonectomycorrhizal plants. For the two Tuber species, microsatellite genotyping investigated the endophytic presence of the individuals whose mating produced nearby ascocarps. We quantified the expression of four T. aestivum genes in roots of endophyted, non-ectomycorrhizal plants. Tuber melanosporum hyphae colonised the apoplast of healthy roots, confirming endophytism. Endophytic Tuber melanosporum and T. aestivum contributed to nearby ascocarps, but only as maternal parents (forming the flesh). Paternal individuals (giving only genes found in meiotic spores of ascocarps) were not detected. Gene expression of T. aestivum in non-ectomycorrhizal plants confirmed a living status. Tuber species, and likely other ectomycorrhizal fungi found in nonectomycorrhizal plant roots in this study, can be root endophytes. This is relevant for the ecology (brûlé formation) and commercial production of truffles. Evolutionarily speaking, endophytism may be an ancestral trait in some ectomycorrhizal fungi that evolved from root endophytes.","container-title":"New Phytologist","DOI":"10.1111/nph.16321","ISSN":"1469-8137","issue":"6","language":"en","license":"© 2019 The Authors New Phytologist © 2019 New Phytologist Trust","note":"_eprint: https://onlinelibrary.wiley.com/doi/pdf/10.1111/nph.16321","page":"2542-2556","source":"Wiley Online Library","title":"Two ectomycorrhizal truffles, Tuber melanosporum and T. aestivum, endophytically colonise roots of non-ectomycorrhizal plants in natural environments","URL":"https://onlinelibrary.wiley.com/doi/abs/10.1111/nph.16321","volume":"225","author":[{"family":"Schneider-Maunoury","given":"Laure"},{"family":"Deveau","given":"Aurélie"},{"family":"Moreno","given":"Myriam"},{"family":"Todesco","given":"Flora"},{"family":"Belmondo","given":"Simone"},{"family":"Murat","given":"Claude"},{"family":"Courty","given":"Pierre-Emmanuel"},{"family":"Jąkalski","given":"Marcin"},{"family":"Selosse","given":"Marc-André"}],"accessed":{"date-parts":[["2025",2,5]]},"issued":{"date-parts":[["2020"]]}},"label":"page"},{"id":1420,"uris":["http://zotero.org/users/13996173/items/RW9IYGJY"],"itemData":{"id":1420,"type":"article","abstract":"Abstract\n          \n            \n              \n                Ectomycorrhizal (EcM) fungi play key roles in ecosystem functioning, in particular temperate ones. Recent findings suggest that they can endophytically colonize the roots of non-EcM plants. Here we aim at (i) providing new evidence of colonization of non-EcM hosts by EcM fungi, (ii) exploring factors driving such colonization (plant identity, site, root filter), and (iii) providing direct microscopical evidence for endophytism.\n              \n              \n                \n                  Using amplicon sequencing (ITS2), we described the root fungal communities of 42 plant species collected at nine locations in France. In two of those sites, we also compared rhizosphere and root fungal communities to identify a potential root filter. Finally, we investigated endophytism in\n                  Russula\n                  spp. at two\n                  Russula\n                  -rich sites using fluorescence\n                  in situ\n                  hybridization (FISH) paired with confocal microscopy.\n                \n              \n              \n                \n                  We find a large but variable share of EcM sequences in roots of non-EcM plant species, in particular nearby EcM hosts, suggesting that endophytism is a secondary ecological niche. Though EcM fungi were more abundant in the rhizosphere compared to roots, their composition was similar to that of roots, suggesting a poor root filter. We observed metabolically active hyphae of\n                  Russula\n                  spp. endophytically colonizing the apoplast of two non-EcM plant species.\n                \n              \n              \n                \n                  As shown for other EcM fungi (\n                  e\n                  .\n                  g\n                  .,\n                  Tuber\n                  spp., Ascomycota) we demonstrate the dual EcM/endophyte niche for\n                  Russula\n                  (Basidiomycota). The ecological consequences of this duality still need to be addressed. The ability to colonize two ecological niches may be a trait kept by EcM fungi which evolved from endophytic fungi, as stipulated by the “waiting room hypothesis”.","DOI":"10.1101/2024.01.24.576884","language":"en","source":"Microbiology","title":"Endophytic and ectomycorrhizal, an overlooked dual ecological niche? Insights from natural environments and &lt;i&gt;Russula&lt;/i&gt; species","title-short":"Endophytic and ectomycorrhizal, an overlooked dual ecological niche?","URL":"http://biorxiv.org/lookup/doi/10.1101/2024.01.24.576884","author":[{"family":"Laurent-Webb","given":"Liam"},{"family":"Rech","given":"Philippe"},{"family":"Bourceret","given":"Amélia"},{"family":"Chaumeton","given":"Chloé"},{"family":"Deveau","given":"Aurélie"},{"family":"Genola","given":"Laurent"},{"family":"Januario","given":"Mélanie"},{"family":"Petrolli","given":"Rémi"},{"family":"Selosse","given":"Marc-André"}],"accessed":{"date-parts":[["2025",1,17]]},"issued":{"date-parts":[["2024",1,24]]}},"label":"page"},{"id":1415,"uris":["http://zotero.org/users/13996173/items/DRP9U4D7"],"itemData":{"id":1415,"type":"article-journal","abstract":"Tuber melanosporum is an ectomycorrhizal (ECM) fungus from Mediterranean transitional ecosystems where ECM trees start to dominate among arbuscular-mycorrhizal (AM) shrubs and herbs (companion plants). Its presence entails the development of ‘brûlés’, where vegetation is scarce for unknown reasons. Current T. melanosporum production comes from plantations where management often suppresses the understory vegetation, although empirical knowledge advocates a positive role of some companion plants in truffle production. This study aimed at (i) experimentally testing the reciprocal interaction between T. melanosporum and companion plants and (ii) examining T. melanosporum-mediated soil feedback involved in the dynamics of truffle ground vegetation.","container-title":"Plant and Soil","DOI":"10.1007/s11104-019-04340-2","ISSN":"1573-5036","issue":"1","journalAbbreviation":"Plant Soil","language":"en","page":"577-594","source":"Springer Link","title":"Insight into the truffle brûlé: tripartite interactions between the black truffle (Tuber melanosporum), holm oak (Quercus ilex) and arbuscular mycorrhizal plants","title-short":"Insight into the truffle brûlé","URL":"https://doi.org/10.1007/s11104-019-04340-2","volume":"446","author":[{"family":"Taschen","given":"E."},{"family":"Sauve","given":"M."},{"family":"Vincent","given":"B."},{"family":"Parladé","given":"J."},{"family":"Tuinen","given":"D.","non-dropping-particle":"van"},{"family":"Aumeeruddy-Thomas","given":"Y."},{"family":"Assenat","given":"B."},{"family":"Selosse","given":"M.-A."},{"family":"Richard","given":"F."}],"accessed":{"date-parts":[["2025",1,17]]},"issued":{"date-parts":[["2020",1,1]]}}}],"schema":"https://github.com/citation-style-language/schema/raw/master/csl-citation.json"} </w:instrText>
      </w:r>
      <w:r w:rsidR="00D27E58" w:rsidRPr="00405E58">
        <w:rPr>
          <w:rFonts w:eastAsia="ＭＳ Ｐゴシック"/>
          <w:b/>
          <w:bCs w:val="0"/>
          <w:kern w:val="0"/>
          <w14:ligatures w14:val="none"/>
        </w:rPr>
        <w:fldChar w:fldCharType="separate"/>
      </w:r>
      <w:r w:rsidR="00322F35" w:rsidRPr="00322F35">
        <w:rPr>
          <w:kern w:val="0"/>
          <w:vertAlign w:val="superscript"/>
        </w:rPr>
        <w:t>50–52</w:t>
      </w:r>
      <w:r w:rsidR="00D27E58" w:rsidRPr="00405E58">
        <w:rPr>
          <w:rFonts w:eastAsia="ＭＳ Ｐゴシック"/>
          <w:b/>
          <w:bCs w:val="0"/>
          <w:kern w:val="0"/>
          <w14:ligatures w14:val="none"/>
        </w:rPr>
        <w:fldChar w:fldCharType="end"/>
      </w:r>
      <w:r w:rsidR="00D27E58" w:rsidRPr="00405E58">
        <w:rPr>
          <w:rFonts w:eastAsia="ＭＳ Ｐゴシック"/>
          <w:bCs w:val="0"/>
          <w:kern w:val="0"/>
          <w14:ligatures w14:val="none"/>
        </w:rPr>
        <w:t>.</w:t>
      </w:r>
      <w:r w:rsidR="008C25A9" w:rsidRPr="00405E58">
        <w:rPr>
          <w:rFonts w:eastAsia="ＭＳ Ｐゴシック"/>
          <w:bCs w:val="0"/>
          <w:kern w:val="0"/>
          <w14:ligatures w14:val="none"/>
        </w:rPr>
        <w:t xml:space="preserve"> </w:t>
      </w:r>
      <w:r w:rsidR="00FF5D3A" w:rsidRPr="00405E58">
        <w:rPr>
          <w:rFonts w:eastAsia="ＭＳ Ｐゴシック"/>
          <w:bCs w:val="0"/>
          <w:kern w:val="0"/>
          <w14:ligatures w14:val="none"/>
        </w:rPr>
        <w:t xml:space="preserve">Consequently, </w:t>
      </w:r>
      <w:r w:rsidR="00275EAA" w:rsidRPr="00405E58">
        <w:rPr>
          <w:rFonts w:eastAsia="ＭＳ Ｐゴシック"/>
          <w:bCs w:val="0"/>
          <w:kern w:val="0"/>
          <w14:ligatures w14:val="none"/>
        </w:rPr>
        <w:t xml:space="preserve">the </w:t>
      </w:r>
      <w:r w:rsidR="00730692" w:rsidRPr="00405E58">
        <w:rPr>
          <w:rFonts w:eastAsia="ＭＳ Ｐゴシック"/>
          <w:bCs w:val="0"/>
          <w:kern w:val="0"/>
          <w14:ligatures w14:val="none"/>
        </w:rPr>
        <w:t>observed</w:t>
      </w:r>
      <w:r w:rsidR="00275EAA" w:rsidRPr="00405E58">
        <w:rPr>
          <w:rFonts w:eastAsia="ＭＳ Ｐゴシック"/>
          <w:bCs w:val="0"/>
          <w:kern w:val="0"/>
          <w14:ligatures w14:val="none"/>
        </w:rPr>
        <w:t xml:space="preserve"> shifts </w:t>
      </w:r>
      <w:r w:rsidR="00740C54" w:rsidRPr="00405E58">
        <w:rPr>
          <w:rFonts w:eastAsia="ＭＳ Ｐゴシック"/>
          <w:bCs w:val="0"/>
          <w:kern w:val="0"/>
          <w14:ligatures w14:val="none"/>
        </w:rPr>
        <w:t xml:space="preserve">between arbuscular mycorrhizal </w:t>
      </w:r>
      <w:r w:rsidR="00755ED9" w:rsidRPr="00405E58">
        <w:rPr>
          <w:rFonts w:eastAsia="ＭＳ Ｐゴシック"/>
          <w:bCs w:val="0"/>
          <w:kern w:val="0"/>
          <w14:ligatures w14:val="none"/>
        </w:rPr>
        <w:t xml:space="preserve">states </w:t>
      </w:r>
      <w:r w:rsidR="00740C54" w:rsidRPr="00405E58">
        <w:rPr>
          <w:rFonts w:eastAsia="ＭＳ Ｐゴシック"/>
          <w:bCs w:val="0"/>
          <w:kern w:val="0"/>
          <w14:ligatures w14:val="none"/>
        </w:rPr>
        <w:t xml:space="preserve">and </w:t>
      </w:r>
      <w:r w:rsidR="00B576DB" w:rsidRPr="00405E58">
        <w:rPr>
          <w:rFonts w:eastAsia="ＭＳ Ｐゴシック"/>
          <w:bCs w:val="0"/>
          <w:kern w:val="0"/>
          <w14:ligatures w14:val="none"/>
        </w:rPr>
        <w:t>ectomycorrhizal</w:t>
      </w:r>
      <w:r w:rsidR="00A87B5A" w:rsidRPr="00405E58">
        <w:rPr>
          <w:rFonts w:eastAsia="ＭＳ Ｐゴシック"/>
          <w:bCs w:val="0"/>
          <w:kern w:val="0"/>
          <w14:ligatures w14:val="none"/>
        </w:rPr>
        <w:t>-</w:t>
      </w:r>
      <w:r w:rsidR="00987B9F" w:rsidRPr="00405E58">
        <w:rPr>
          <w:rFonts w:eastAsia="ＭＳ Ｐゴシック"/>
          <w:bCs w:val="0"/>
          <w:kern w:val="0"/>
          <w14:ligatures w14:val="none"/>
        </w:rPr>
        <w:t>fungus</w:t>
      </w:r>
      <w:r w:rsidR="00A87B5A" w:rsidRPr="00405E58">
        <w:rPr>
          <w:rFonts w:eastAsia="ＭＳ Ｐゴシック"/>
          <w:bCs w:val="0"/>
          <w:kern w:val="0"/>
          <w14:ligatures w14:val="none"/>
        </w:rPr>
        <w:t>-</w:t>
      </w:r>
      <w:r w:rsidR="00B576DB" w:rsidRPr="00405E58">
        <w:rPr>
          <w:rFonts w:eastAsia="ＭＳ Ｐゴシック"/>
          <w:bCs w:val="0"/>
          <w:kern w:val="0"/>
          <w14:ligatures w14:val="none"/>
        </w:rPr>
        <w:t>dominated</w:t>
      </w:r>
      <w:r w:rsidR="00740C54" w:rsidRPr="00405E58">
        <w:rPr>
          <w:rFonts w:eastAsia="ＭＳ Ｐゴシック"/>
          <w:bCs w:val="0"/>
          <w:kern w:val="0"/>
          <w14:ligatures w14:val="none"/>
        </w:rPr>
        <w:t xml:space="preserve"> states</w:t>
      </w:r>
      <w:r w:rsidR="002A0DC1" w:rsidRPr="00405E58">
        <w:rPr>
          <w:rFonts w:eastAsia="ＭＳ Ｐゴシック"/>
          <w:bCs w:val="0"/>
          <w:kern w:val="0"/>
          <w14:ligatures w14:val="none"/>
        </w:rPr>
        <w:t xml:space="preserve"> are expected to entail </w:t>
      </w:r>
      <w:r w:rsidR="00CC2538" w:rsidRPr="00405E58">
        <w:rPr>
          <w:rFonts w:eastAsia="ＭＳ Ｐゴシック"/>
          <w:bCs w:val="0"/>
          <w:kern w:val="0"/>
          <w14:ligatures w14:val="none"/>
        </w:rPr>
        <w:t>substantial</w:t>
      </w:r>
      <w:r w:rsidR="002A0DC1" w:rsidRPr="00405E58">
        <w:rPr>
          <w:rFonts w:eastAsia="ＭＳ Ｐゴシック"/>
          <w:bCs w:val="0"/>
          <w:kern w:val="0"/>
          <w14:ligatures w14:val="none"/>
        </w:rPr>
        <w:t xml:space="preserve"> </w:t>
      </w:r>
      <w:r w:rsidR="001451D5" w:rsidRPr="00405E58">
        <w:rPr>
          <w:rFonts w:eastAsia="ＭＳ Ｐゴシック"/>
          <w:bCs w:val="0"/>
          <w:kern w:val="0"/>
          <w14:ligatures w14:val="none"/>
        </w:rPr>
        <w:t xml:space="preserve">changes in </w:t>
      </w:r>
      <w:r w:rsidR="00835AA5" w:rsidRPr="00405E58">
        <w:rPr>
          <w:rFonts w:eastAsia="ＭＳ Ｐゴシック"/>
          <w:bCs w:val="0"/>
          <w:kern w:val="0"/>
          <w14:ligatures w14:val="none"/>
        </w:rPr>
        <w:t>plant physiological conditions</w:t>
      </w:r>
      <w:r w:rsidR="008E220D" w:rsidRPr="00405E58">
        <w:rPr>
          <w:rFonts w:eastAsia="ＭＳ Ｐゴシック"/>
          <w:bCs w:val="0"/>
          <w:kern w:val="0"/>
          <w14:ligatures w14:val="none"/>
        </w:rPr>
        <w:t xml:space="preserve">. </w:t>
      </w:r>
      <w:r w:rsidR="00DE072B" w:rsidRPr="00405E58">
        <w:rPr>
          <w:rFonts w:eastAsia="ＭＳ Ｐゴシック"/>
          <w:bCs w:val="0"/>
          <w:kern w:val="0"/>
          <w14:ligatures w14:val="none"/>
        </w:rPr>
        <w:t xml:space="preserve">The </w:t>
      </w:r>
      <w:r w:rsidR="0094512E">
        <w:rPr>
          <w:rFonts w:eastAsia="ＭＳ Ｐゴシック"/>
          <w:bCs w:val="0"/>
          <w:kern w:val="0"/>
          <w14:ligatures w14:val="none"/>
        </w:rPr>
        <w:t>insight</w:t>
      </w:r>
      <w:r w:rsidR="00DE072B" w:rsidRPr="00405E58">
        <w:rPr>
          <w:rFonts w:eastAsia="ＭＳ Ｐゴシック"/>
          <w:bCs w:val="0"/>
          <w:kern w:val="0"/>
          <w14:ligatures w14:val="none"/>
        </w:rPr>
        <w:t xml:space="preserve"> that </w:t>
      </w:r>
      <w:r w:rsidR="00665F04" w:rsidRPr="00405E58">
        <w:rPr>
          <w:rFonts w:eastAsia="ＭＳ Ｐゴシック"/>
          <w:bCs w:val="0"/>
          <w:kern w:val="0"/>
          <w14:ligatures w14:val="none"/>
        </w:rPr>
        <w:t xml:space="preserve">endophytic fungi </w:t>
      </w:r>
      <w:r w:rsidR="001E5D3C" w:rsidRPr="00405E58">
        <w:rPr>
          <w:rFonts w:eastAsia="ＭＳ Ｐゴシック"/>
          <w:bCs w:val="0"/>
          <w:kern w:val="0"/>
          <w14:ligatures w14:val="none"/>
        </w:rPr>
        <w:t>can drive</w:t>
      </w:r>
      <w:r w:rsidR="00A800C0" w:rsidRPr="00405E58">
        <w:rPr>
          <w:rFonts w:eastAsia="ＭＳ Ｐゴシック"/>
          <w:bCs w:val="0"/>
          <w:kern w:val="0"/>
          <w14:ligatures w14:val="none"/>
        </w:rPr>
        <w:t xml:space="preserve"> drastic</w:t>
      </w:r>
      <w:r w:rsidR="00B735C3" w:rsidRPr="00405E58">
        <w:rPr>
          <w:rFonts w:eastAsia="ＭＳ Ｐゴシック"/>
          <w:bCs w:val="0"/>
          <w:kern w:val="0"/>
          <w14:ligatures w14:val="none"/>
        </w:rPr>
        <w:t xml:space="preserve"> transitions</w:t>
      </w:r>
      <w:r w:rsidR="00AC6B9F" w:rsidRPr="00405E58">
        <w:rPr>
          <w:rFonts w:eastAsia="ＭＳ Ｐゴシック"/>
          <w:bCs w:val="0"/>
          <w:kern w:val="0"/>
          <w14:ligatures w14:val="none"/>
        </w:rPr>
        <w:t xml:space="preserve"> </w:t>
      </w:r>
      <w:r w:rsidR="00A800C0" w:rsidRPr="00405E58">
        <w:rPr>
          <w:rFonts w:eastAsia="ＭＳ Ｐゴシック"/>
          <w:bCs w:val="0"/>
          <w:kern w:val="0"/>
          <w14:ligatures w14:val="none"/>
        </w:rPr>
        <w:t>in</w:t>
      </w:r>
      <w:r w:rsidR="00AC6B9F" w:rsidRPr="00405E58">
        <w:rPr>
          <w:rFonts w:eastAsia="ＭＳ Ｐゴシック"/>
          <w:bCs w:val="0"/>
          <w:kern w:val="0"/>
          <w14:ligatures w14:val="none"/>
        </w:rPr>
        <w:t xml:space="preserve"> mycorrhizal symbiosis </w:t>
      </w:r>
      <w:r w:rsidR="00A800C0" w:rsidRPr="00405E58">
        <w:rPr>
          <w:rFonts w:eastAsia="ＭＳ Ｐゴシック"/>
          <w:bCs w:val="0"/>
          <w:kern w:val="0"/>
          <w14:ligatures w14:val="none"/>
        </w:rPr>
        <w:t>underscores</w:t>
      </w:r>
      <w:r w:rsidR="008B7733" w:rsidRPr="00405E58">
        <w:rPr>
          <w:rFonts w:eastAsia="ＭＳ Ｐゴシック"/>
          <w:bCs w:val="0"/>
          <w:kern w:val="0"/>
          <w14:ligatures w14:val="none"/>
        </w:rPr>
        <w:t xml:space="preserve"> </w:t>
      </w:r>
      <w:r w:rsidR="004679F3" w:rsidRPr="00405E58">
        <w:rPr>
          <w:rFonts w:eastAsia="ＭＳ Ｐゴシック"/>
          <w:bCs w:val="0"/>
          <w:kern w:val="0"/>
          <w14:ligatures w14:val="none"/>
        </w:rPr>
        <w:t xml:space="preserve">the need to deepen </w:t>
      </w:r>
      <w:r w:rsidR="008E6B36" w:rsidRPr="00405E58">
        <w:rPr>
          <w:rFonts w:eastAsia="ＭＳ Ｐゴシック"/>
          <w:bCs w:val="0"/>
          <w:kern w:val="0"/>
          <w14:ligatures w14:val="none"/>
        </w:rPr>
        <w:t xml:space="preserve">our understanding of </w:t>
      </w:r>
      <w:r w:rsidR="005A684B" w:rsidRPr="00405E58">
        <w:rPr>
          <w:rFonts w:eastAsia="ＭＳ Ｐゴシック"/>
          <w:bCs w:val="0"/>
          <w:kern w:val="0"/>
          <w14:ligatures w14:val="none"/>
        </w:rPr>
        <w:t xml:space="preserve">the ecology and physiology of </w:t>
      </w:r>
      <w:r w:rsidR="005834FF" w:rsidRPr="00405E58">
        <w:rPr>
          <w:rFonts w:eastAsia="ＭＳ Ｐゴシック"/>
          <w:bCs w:val="0"/>
          <w:kern w:val="0"/>
          <w14:ligatures w14:val="none"/>
        </w:rPr>
        <w:t xml:space="preserve">the </w:t>
      </w:r>
      <w:r w:rsidR="00A17DBB" w:rsidRPr="00405E58">
        <w:rPr>
          <w:rFonts w:eastAsia="ＭＳ Ｐゴシック"/>
          <w:bCs w:val="0"/>
          <w:kern w:val="0"/>
          <w14:ligatures w14:val="none"/>
        </w:rPr>
        <w:t xml:space="preserve">underappreciated </w:t>
      </w:r>
      <w:r w:rsidR="0096749B" w:rsidRPr="00405E58">
        <w:rPr>
          <w:rFonts w:eastAsia="ＭＳ Ｐゴシック"/>
          <w:bCs w:val="0"/>
          <w:kern w:val="0"/>
          <w14:ligatures w14:val="none"/>
        </w:rPr>
        <w:t xml:space="preserve">fungal guild. </w:t>
      </w:r>
      <w:r w:rsidR="007065A4" w:rsidRPr="00405E58">
        <w:rPr>
          <w:rFonts w:eastAsia="ＭＳ Ｐゴシック"/>
          <w:bCs w:val="0"/>
          <w:kern w:val="0"/>
          <w14:ligatures w14:val="none"/>
        </w:rPr>
        <w:t xml:space="preserve">The endophytic fungi highlighted in our </w:t>
      </w:r>
      <w:r w:rsidR="00905D2D" w:rsidRPr="00405E58">
        <w:rPr>
          <w:rFonts w:eastAsia="ＭＳ Ｐゴシック"/>
          <w:bCs w:val="0"/>
          <w:kern w:val="0"/>
          <w14:ligatures w14:val="none"/>
        </w:rPr>
        <w:t>analysis</w:t>
      </w:r>
      <w:r w:rsidR="00665F04" w:rsidRPr="00405E58">
        <w:rPr>
          <w:rFonts w:eastAsia="ＭＳ Ｐゴシック"/>
          <w:bCs w:val="0"/>
          <w:kern w:val="0"/>
          <w14:ligatures w14:val="none"/>
        </w:rPr>
        <w:t xml:space="preserve"> (</w:t>
      </w:r>
      <w:r w:rsidR="00D2049D">
        <w:rPr>
          <w:rFonts w:eastAsia="ＭＳ Ｐゴシック"/>
          <w:bCs w:val="0"/>
          <w:kern w:val="0"/>
          <w14:ligatures w14:val="none"/>
        </w:rPr>
        <w:t xml:space="preserve">e.g., </w:t>
      </w:r>
      <w:r w:rsidR="00FD172A" w:rsidRPr="00405E58">
        <w:rPr>
          <w:rFonts w:eastAsia="ＭＳ Ｐゴシック"/>
          <w:bCs w:val="0"/>
          <w:i/>
          <w:iCs/>
          <w:kern w:val="0"/>
          <w14:ligatures w14:val="none"/>
        </w:rPr>
        <w:t>Cladophialophora</w:t>
      </w:r>
      <w:r w:rsidR="00FD172A" w:rsidRPr="00405E58">
        <w:rPr>
          <w:rFonts w:eastAsia="ＭＳ Ｐゴシック"/>
          <w:bCs w:val="0"/>
          <w:kern w:val="0"/>
          <w14:ligatures w14:val="none"/>
        </w:rPr>
        <w:t xml:space="preserve">, </w:t>
      </w:r>
      <w:r w:rsidR="00665F04" w:rsidRPr="00405E58">
        <w:rPr>
          <w:rFonts w:eastAsia="ＭＳ Ｐゴシック"/>
          <w:bCs w:val="0"/>
          <w:i/>
          <w:iCs/>
          <w:kern w:val="0"/>
          <w14:ligatures w14:val="none"/>
        </w:rPr>
        <w:t>Oidiodendron</w:t>
      </w:r>
      <w:r w:rsidR="00665F04" w:rsidRPr="00405E58">
        <w:rPr>
          <w:rFonts w:eastAsia="ＭＳ Ｐゴシック"/>
          <w:bCs w:val="0"/>
          <w:kern w:val="0"/>
          <w14:ligatures w14:val="none"/>
        </w:rPr>
        <w:t xml:space="preserve">, </w:t>
      </w:r>
      <w:r w:rsidR="00665F04" w:rsidRPr="00405E58">
        <w:rPr>
          <w:rFonts w:eastAsia="ＭＳ Ｐゴシック"/>
          <w:bCs w:val="0"/>
          <w:i/>
          <w:iCs/>
          <w:kern w:val="0"/>
          <w14:ligatures w14:val="none"/>
        </w:rPr>
        <w:t>Hyaloscypha</w:t>
      </w:r>
      <w:r w:rsidR="00665F04" w:rsidRPr="00405E58">
        <w:rPr>
          <w:rFonts w:eastAsia="ＭＳ Ｐゴシック"/>
          <w:bCs w:val="0"/>
          <w:kern w:val="0"/>
          <w14:ligatures w14:val="none"/>
        </w:rPr>
        <w:t xml:space="preserve">, </w:t>
      </w:r>
      <w:r w:rsidR="0081442D" w:rsidRPr="00405E58">
        <w:rPr>
          <w:rFonts w:eastAsia="ＭＳ Ｐゴシック"/>
          <w:bCs w:val="0"/>
          <w:kern w:val="0"/>
          <w14:ligatures w14:val="none"/>
        </w:rPr>
        <w:t xml:space="preserve">and </w:t>
      </w:r>
      <w:r w:rsidR="00665F04" w:rsidRPr="00405E58">
        <w:rPr>
          <w:rFonts w:eastAsia="ＭＳ Ｐゴシック"/>
          <w:bCs w:val="0"/>
          <w:i/>
          <w:iCs/>
          <w:kern w:val="0"/>
          <w14:ligatures w14:val="none"/>
        </w:rPr>
        <w:t>Mortierella</w:t>
      </w:r>
      <w:r w:rsidR="00CB4402" w:rsidRPr="00405E58">
        <w:rPr>
          <w:rFonts w:eastAsia="ＭＳ Ｐゴシック"/>
          <w:bCs w:val="0"/>
          <w:kern w:val="0"/>
          <w14:ligatures w14:val="none"/>
        </w:rPr>
        <w:t>;</w:t>
      </w:r>
      <w:r w:rsidR="00CB4402" w:rsidRPr="00405E58">
        <w:rPr>
          <w:rFonts w:eastAsia="ＭＳ Ｐゴシック"/>
          <w:bCs w:val="0"/>
          <w:i/>
          <w:iCs/>
          <w:kern w:val="0"/>
          <w14:ligatures w14:val="none"/>
        </w:rPr>
        <w:t xml:space="preserve"> </w:t>
      </w:r>
      <w:r w:rsidR="00CB4402" w:rsidRPr="00405E58">
        <w:rPr>
          <w:rFonts w:eastAsia="ＭＳ Ｐゴシック"/>
          <w:bCs w:val="0"/>
          <w:kern w:val="0"/>
          <w14:ligatures w14:val="none"/>
        </w:rPr>
        <w:t>Fig</w:t>
      </w:r>
      <w:r w:rsidR="00F7619E" w:rsidRPr="00405E58">
        <w:rPr>
          <w:rFonts w:eastAsia="ＭＳ Ｐゴシック"/>
          <w:bCs w:val="0"/>
          <w:kern w:val="0"/>
          <w14:ligatures w14:val="none"/>
        </w:rPr>
        <w:t>s</w:t>
      </w:r>
      <w:r w:rsidR="00CB4402" w:rsidRPr="00405E58">
        <w:rPr>
          <w:rFonts w:eastAsia="ＭＳ Ｐゴシック"/>
          <w:bCs w:val="0"/>
          <w:kern w:val="0"/>
          <w14:ligatures w14:val="none"/>
        </w:rPr>
        <w:t xml:space="preserve">. </w:t>
      </w:r>
      <w:r w:rsidR="00265AFD" w:rsidRPr="00405E58">
        <w:rPr>
          <w:rFonts w:eastAsia="ＭＳ Ｐゴシック"/>
          <w:bCs w:val="0"/>
          <w:kern w:val="0"/>
          <w14:ligatures w14:val="none"/>
        </w:rPr>
        <w:t>4</w:t>
      </w:r>
      <w:r w:rsidR="00D2049D">
        <w:rPr>
          <w:rFonts w:eastAsia="ＭＳ Ｐゴシック"/>
          <w:bCs w:val="0"/>
          <w:kern w:val="0"/>
          <w14:ligatures w14:val="none"/>
        </w:rPr>
        <w:t>–</w:t>
      </w:r>
      <w:r w:rsidR="00265AFD" w:rsidRPr="00405E58">
        <w:rPr>
          <w:rFonts w:eastAsia="ＭＳ Ｐゴシック"/>
          <w:bCs w:val="0"/>
          <w:kern w:val="0"/>
          <w14:ligatures w14:val="none"/>
        </w:rPr>
        <w:t>5</w:t>
      </w:r>
      <w:r w:rsidR="00665F04" w:rsidRPr="00405E58">
        <w:rPr>
          <w:rFonts w:eastAsia="ＭＳ Ｐゴシック"/>
          <w:bCs w:val="0"/>
          <w:kern w:val="0"/>
          <w14:ligatures w14:val="none"/>
        </w:rPr>
        <w:t>)</w:t>
      </w:r>
      <w:r w:rsidR="00181186" w:rsidRPr="00405E58">
        <w:rPr>
          <w:rFonts w:eastAsia="ＭＳ Ｐゴシック"/>
          <w:bCs w:val="0"/>
          <w:kern w:val="0"/>
          <w14:ligatures w14:val="none"/>
        </w:rPr>
        <w:t xml:space="preserve"> </w:t>
      </w:r>
      <w:r w:rsidR="00EE7DEF">
        <w:rPr>
          <w:rFonts w:eastAsia="ＭＳ Ｐゴシック"/>
          <w:bCs w:val="0"/>
          <w:kern w:val="0"/>
          <w14:ligatures w14:val="none"/>
        </w:rPr>
        <w:t>often</w:t>
      </w:r>
      <w:r w:rsidR="003E120E" w:rsidRPr="00405E58">
        <w:rPr>
          <w:rFonts w:eastAsia="ＭＳ Ｐゴシック"/>
          <w:bCs w:val="0"/>
          <w:kern w:val="0"/>
          <w14:ligatures w14:val="none"/>
        </w:rPr>
        <w:t xml:space="preserve"> </w:t>
      </w:r>
      <w:r w:rsidR="002D0754" w:rsidRPr="00405E58">
        <w:rPr>
          <w:rFonts w:eastAsia="ＭＳ Ｐゴシック"/>
          <w:bCs w:val="0"/>
          <w:kern w:val="0"/>
          <w14:ligatures w14:val="none"/>
        </w:rPr>
        <w:t xml:space="preserve">show high </w:t>
      </w:r>
      <w:r w:rsidR="00F45C5F" w:rsidRPr="00405E58">
        <w:rPr>
          <w:rFonts w:eastAsia="ＭＳ Ｐゴシック"/>
          <w:bCs w:val="0"/>
          <w:kern w:val="0"/>
          <w14:ligatures w14:val="none"/>
        </w:rPr>
        <w:t xml:space="preserve">infection rates </w:t>
      </w:r>
      <w:r w:rsidR="00D21869" w:rsidRPr="00405E58">
        <w:rPr>
          <w:rFonts w:eastAsia="ＭＳ Ｐゴシック"/>
          <w:bCs w:val="0"/>
          <w:kern w:val="0"/>
          <w14:ligatures w14:val="none"/>
        </w:rPr>
        <w:t xml:space="preserve">on </w:t>
      </w:r>
      <w:r w:rsidR="007E78A9" w:rsidRPr="00405E58">
        <w:rPr>
          <w:rFonts w:eastAsia="ＭＳ Ｐゴシック"/>
          <w:bCs w:val="0"/>
          <w:kern w:val="0"/>
          <w14:ligatures w14:val="none"/>
        </w:rPr>
        <w:t xml:space="preserve">diverse </w:t>
      </w:r>
      <w:r w:rsidR="00344DA7" w:rsidRPr="00405E58">
        <w:rPr>
          <w:rFonts w:eastAsia="ＭＳ Ｐゴシック"/>
          <w:bCs w:val="0"/>
          <w:kern w:val="0"/>
          <w14:ligatures w14:val="none"/>
        </w:rPr>
        <w:t xml:space="preserve">taxa of </w:t>
      </w:r>
      <w:r w:rsidR="0066458E" w:rsidRPr="00405E58">
        <w:rPr>
          <w:rFonts w:eastAsia="ＭＳ Ｐゴシック"/>
          <w:bCs w:val="0"/>
          <w:kern w:val="0"/>
          <w14:ligatures w14:val="none"/>
        </w:rPr>
        <w:t>ectomycorrhizal and arbuscular mycorrhizal plants</w:t>
      </w:r>
      <w:r w:rsidR="007F3832" w:rsidRPr="00405E58">
        <w:rPr>
          <w:rFonts w:eastAsia="ＭＳ Ｐゴシック"/>
          <w:bCs w:val="0"/>
          <w:kern w:val="0"/>
          <w14:ligatures w14:val="none"/>
        </w:rPr>
        <w:t xml:space="preserve"> </w:t>
      </w:r>
      <w:r w:rsidR="009E5581" w:rsidRPr="00405E58">
        <w:rPr>
          <w:rFonts w:eastAsia="ＭＳ Ｐゴシック"/>
          <w:bCs w:val="0"/>
          <w:kern w:val="0"/>
          <w14:ligatures w14:val="none"/>
        </w:rPr>
        <w:t xml:space="preserve">not only in cool-temperate but also in </w:t>
      </w:r>
      <w:r w:rsidR="00ED152C" w:rsidRPr="00405E58">
        <w:rPr>
          <w:rFonts w:eastAsia="ＭＳ Ｐゴシック"/>
          <w:bCs w:val="0"/>
          <w:kern w:val="0"/>
          <w14:ligatures w14:val="none"/>
        </w:rPr>
        <w:t>warm-temperate and subtropical regions</w:t>
      </w:r>
      <w:r w:rsidR="00CC2952">
        <w:rPr>
          <w:rFonts w:eastAsia="ＭＳ Ｐゴシック"/>
          <w:bCs w:val="0"/>
          <w:kern w:val="0"/>
          <w14:ligatures w14:val="none"/>
        </w:rPr>
        <w:fldChar w:fldCharType="begin"/>
      </w:r>
      <w:r w:rsidR="00322F35">
        <w:rPr>
          <w:rFonts w:eastAsia="ＭＳ Ｐゴシック"/>
          <w:bCs w:val="0"/>
          <w:kern w:val="0"/>
          <w14:ligatures w14:val="none"/>
        </w:rPr>
        <w:instrText xml:space="preserve"> ADDIN ZOTERO_ITEM CSL_CITATION {"citationID":"MZSHc9WU","properties":{"formattedCitation":"\\super 33,53\\nosupersub{}","plainCitation":"33,53","noteIndex":0},"citationItems":[{"id":1793,"uris":["http://zotero.org/users/13996173/items/B3L43EHG"],"itemData":{"id":1793,"type":"chapter","abstract":"Dark septate endophytes (DSE) are among the most abundant colonizers of plant roots. The form taxon DSE includes a broad range of fungal species that are only distantly related and the taxonomy of DSE has puzzled mycologists for years. In the following chapter we discuss the structure of diversity in dark septate endophytes. In the first part, we give an overview of the taxonomic placement of DSE and present a reference dataset of ITS sequences of well-characterized DSE taxa that can be used to classify DSE in future studies. The second part is dedicated to the diversity in the Phialocephala fortinii s.l. – Acephala applanata species complex (PAC), which includes some of the most frequent and widespread DSE. Diversity of PAC is discussed on various levels ranging from single root segments to continents and from communities to genes.","container-title":"Endophytes of Forest Trees: Biology and Applications","event-place":"Dordrecht","ISBN":"978-94-007-1599-8","language":"en","note":"DOI: 10.1007/978-94-007-1599-8_1","page":"3-30","publisher":"Springer Netherlands","publisher-place":"Dordrecht","source":"Springer Link","title":"Structure of Diversity in Dark Septate Endophytes: From Species to Genes","title-short":"Structure of Diversity in Dark Septate Endophytes","URL":"https://doi.org/10.1007/978-94-007-1599-8_1","author":[{"family":"Grünig","given":"Christoph R."},{"family":"Queloz","given":"Valentin"},{"family":"Sieber","given":"Thomas N."}],"editor":[{"family":"Pirttilä","given":"Anna Maria"},{"family":"Frank","given":"A. Carolin"}],"accessed":{"date-parts":[["2025",3,23]]},"issued":{"date-parts":[["2011"]]}}},{"id":1887,"uris":["http://zotero.org/users/13996173/items/N4YHY6IW"],"itemData":{"id":1887,"type":"article-journal","abstract":"Background: Although a number of recent studies have uncovered remarkable diversity of microbes associated with plants, understanding and managing dynamics of plant microbiomes remain major scientific challenges. In this respect, network analytical methods have provided a basis for exploring “hub” microbial species, which potentially organize community-scale processes of plant–microbe interactions.\nMethods: By compiling Illumina sequencing data of root-associated fungi in eight forest ecosystems across the Japanese Archipelago, we explored hubs within “metacommunity-scale” networks of plant–fungus associations. In total, the metadata included 8080 fungal operational taxonomic units (OTUs) detected from 227 local populations of 150 plant species/taxa.\nResults: Few fungal OTUs were common across all the eight forests. However, in each of the metacommunity-scale networks representing northern four localities or southern four localities, diverse mycorrhizal, endophytic, and pathogenic fungi were classified as “metacommunity hubs,” which were detected from diverse host plant taxa throughout a climatic region. Specifically, Mortierella (Mortierellales), Cladophialophora (Chaetothyriales), Ilyonectria (Hypocreales), Pezicula (Helotiales), and Cadophora (incertae sedis) had broad geographic and host ranges across the northern (cool-temperate) region, while Saitozyma/Cryptococcus (Tremellales/Trichosporonales) and Mortierella as well as some arbuscular mycorrhizal fungi were placed at the central positions of the metacommunity-scale network representing warm-temperate and subtropical forests in southern Japan.\nConclusions: The network theoretical framework presented in this study will help us explore prospective fungi and bacteria, which have high potentials for agricultural application to diverse plant species within each climatic region. As some of those fungal taxa with broad geographic and host ranges have been known to promote the survival and growth of host plants, further studies elucidating their functional roles are awaited.","container-title":"Microbiome","DOI":"10.1186/s40168-018-0497-1","ISSN":"2049-2618","issue":"1","journalAbbreviation":"Microbiome","language":"en","page":"116","source":"DOI.org (Crossref)","title":"Network hubs in root-associated fungal metacommunities","URL":"https://microbiomejournal.biomedcentral.com/articles/10.1186/s40168-018-0497-1","volume":"6","author":[{"family":"Toju","given":"Hirokazu"},{"family":"Tanabe","given":"Akifumi S."},{"family":"Sato","given":"Hirotoshi"}],"accessed":{"date-parts":[["2025",4,2]]},"issued":{"date-parts":[["2018",12]]}}}],"schema":"https://github.com/citation-style-language/schema/raw/master/csl-citation.json"} </w:instrText>
      </w:r>
      <w:r w:rsidR="00CC2952">
        <w:rPr>
          <w:rFonts w:eastAsia="ＭＳ Ｐゴシック"/>
          <w:bCs w:val="0"/>
          <w:kern w:val="0"/>
          <w14:ligatures w14:val="none"/>
        </w:rPr>
        <w:fldChar w:fldCharType="separate"/>
      </w:r>
      <w:r w:rsidR="00322F35" w:rsidRPr="00322F35">
        <w:rPr>
          <w:kern w:val="0"/>
          <w:vertAlign w:val="superscript"/>
        </w:rPr>
        <w:t>33,53</w:t>
      </w:r>
      <w:r w:rsidR="00CC2952">
        <w:rPr>
          <w:rFonts w:eastAsia="ＭＳ Ｐゴシック"/>
          <w:bCs w:val="0"/>
          <w:kern w:val="0"/>
          <w14:ligatures w14:val="none"/>
        </w:rPr>
        <w:fldChar w:fldCharType="end"/>
      </w:r>
      <w:r w:rsidR="0036546C" w:rsidRPr="00405E58">
        <w:rPr>
          <w:rFonts w:eastAsia="ＭＳ Ｐゴシック"/>
          <w:bCs w:val="0"/>
          <w:kern w:val="0"/>
          <w14:ligatures w14:val="none"/>
        </w:rPr>
        <w:t xml:space="preserve">. </w:t>
      </w:r>
      <w:r w:rsidR="0027469A" w:rsidRPr="00405E58">
        <w:t>Although these endophytes are often overlooked because of their lack of conspicuous morphological features</w:t>
      </w:r>
      <w:r w:rsidR="004E6CE3" w:rsidRPr="00405E58">
        <w:rPr>
          <w:rFonts w:eastAsia="ＭＳ Ｐゴシック"/>
          <w:bCs w:val="0"/>
          <w:kern w:val="0"/>
          <w14:ligatures w14:val="none"/>
        </w:rPr>
        <w:t xml:space="preserve"> </w:t>
      </w:r>
      <w:r w:rsidR="00893E7B" w:rsidRPr="00405E58">
        <w:rPr>
          <w:rFonts w:eastAsia="ＭＳ Ｐゴシック"/>
          <w:bCs w:val="0"/>
          <w:kern w:val="0"/>
          <w14:ligatures w14:val="none"/>
        </w:rPr>
        <w:t>within plant tissue</w:t>
      </w:r>
      <w:r w:rsidR="0027469A" w:rsidRPr="00405E58">
        <w:rPr>
          <w:rFonts w:eastAsia="ＭＳ Ｐゴシック"/>
          <w:bCs w:val="0"/>
          <w:kern w:val="0"/>
          <w14:ligatures w14:val="none"/>
        </w:rPr>
        <w:t>s</w:t>
      </w:r>
      <w:r w:rsidR="008D00CF" w:rsidRPr="00405E58">
        <w:rPr>
          <w:rFonts w:eastAsia="ＭＳ Ｐゴシック"/>
          <w:bCs w:val="0"/>
          <w:kern w:val="0"/>
          <w14:ligatures w14:val="none"/>
        </w:rPr>
        <w:fldChar w:fldCharType="begin"/>
      </w:r>
      <w:r w:rsidR="00322545">
        <w:rPr>
          <w:rFonts w:eastAsia="ＭＳ Ｐゴシック"/>
          <w:bCs w:val="0"/>
          <w:kern w:val="0"/>
          <w14:ligatures w14:val="none"/>
        </w:rPr>
        <w:instrText xml:space="preserve"> ADDIN ZOTERO_ITEM CSL_CITATION {"citationID":"quYj9Ox8","properties":{"formattedCitation":"\\super 32,33\\nosupersub{}","plainCitation":"32,33","noteIndex":0},"citationItems":[{"id":1700,"uris":["http://zotero.org/users/13996173/items/NCZ3XQMG"],"itemData":{"id":1700,"type":"article-journal","abstract":"Dark septate root endophytes (DSE) are conidial or sterile fungi (Deuteromycotina, Fungi Imperfecti) likely to be ascomycetous and colonizing plant roots. They have been reported for nearly 600 plant species representing about 320 genera and 100 families. DSE fungi occur from the tropics to arctic and alpine habitats and comprise a heterogeneous group that functionally and ecologically overlaps with soil fungi, saprotrophic rhizoplaneinhabiting fungi, obligately and facultatively pathogenic fungi and mycorrhizal fungi. Numerous species of undescribed sterile and anamorphic taxa may also await discovery. Although DSE are abundant in washed root and soil samples from various habitats, and are easily isolated from surface-sterilized roots of ecto-, ectendo-, endo- and non-mycorrhizal host species, their ecological functions are little understood. Studies of DSE thus far have yielded inconsistent results and only poorly illustrate the role of DSE in their natural habitats. These inconsistencies are largely due to the uncertain taxonomic aﬃnities of the strains of DSE used. In addition, because diﬀerent strains of a single anamorph taxon seem to vary greatly in function, no clear generalizations on their ecological role have been drawn. This paper reviews the current literature on DSE and the ecology and discusses the need for and direction of future research.","container-title":"New Phytologist","DOI":"10.1046/j.1469-8137.1998.00265.x","ISSN":"0028-646X, 1469-8137","issue":"2","journalAbbreviation":"New Phytologist","language":"en","license":"http://onlinelibrary.wiley.com/termsAndConditions#vor","page":"295-310","source":"DOI.org (Crossref)","title":"Dark septate endophytes: a review of facultative biotrophi</w:instrText>
      </w:r>
      <w:r w:rsidR="00322545">
        <w:rPr>
          <w:rFonts w:eastAsia="ＭＳ Ｐゴシック" w:hint="eastAsia"/>
          <w:bCs w:val="0"/>
          <w:kern w:val="0"/>
          <w14:ligatures w14:val="none"/>
        </w:rPr>
        <w:instrText>c root</w:instrText>
      </w:r>
      <w:r w:rsidR="00322545">
        <w:rPr>
          <w:rFonts w:eastAsia="ＭＳ Ｐゴシック" w:hint="eastAsia"/>
          <w:bCs w:val="0"/>
          <w:kern w:val="0"/>
          <w14:ligatures w14:val="none"/>
        </w:rPr>
        <w:instrText>‐</w:instrText>
      </w:r>
      <w:r w:rsidR="00322545">
        <w:rPr>
          <w:rFonts w:eastAsia="ＭＳ Ｐゴシック" w:hint="eastAsia"/>
          <w:bCs w:val="0"/>
          <w:kern w:val="0"/>
          <w14:ligatures w14:val="none"/>
        </w:rPr>
        <w:instrText>colonizing fungi","title-short":"Dark septate endophytes","URL":"https://nph.onlinelibrary.wiley.com/doi/10.1046/j.1469-8137.1998.00265.x","volume":"140","author":[{"family":"Jumpponen","given":"Ari"},{"family":"Trappe","given":"James M."}],"access</w:instrText>
      </w:r>
      <w:r w:rsidR="00322545">
        <w:rPr>
          <w:rFonts w:eastAsia="ＭＳ Ｐゴシック"/>
          <w:bCs w:val="0"/>
          <w:kern w:val="0"/>
          <w14:ligatures w14:val="none"/>
        </w:rPr>
        <w:instrText xml:space="preserve">ed":{"date-parts":[["2025",2,5]]},"issued":{"date-parts":[["1998",10]]}},"label":"page"},{"id":1793,"uris":["http://zotero.org/users/13996173/items/B3L43EHG"],"itemData":{"id":1793,"type":"chapter","abstract":"Dark septate endophytes (DSE) are among the most abundant colonizers of plant roots. The form taxon DSE includes a broad range of fungal species that are only distantly related and the taxonomy of DSE has puzzled mycologists for years. In the following chapter we discuss the structure of diversity in dark septate endophytes. In the first part, we give an overview of the taxonomic placement of DSE and present a reference dataset of ITS sequences of well-characterized DSE taxa that can be used to classify DSE in future studies. The second part is dedicated to the diversity in the Phialocephala fortinii s.l. – Acephala applanata species complex (PAC), which includes some of the most frequent and widespread DSE. Diversity of PAC is discussed on various levels ranging from single root segments to continents and from communities to genes.","container-title":"Endophytes of Forest Trees: Biology and Applications","event-place":"Dordrecht","ISBN":"978-94-007-1599-8","language":"en","note":"DOI: 10.1007/978-94-007-1599-8_1","page":"3-30","publisher":"Springer Netherlands","publisher-place":"Dordrecht","source":"Springer Link","title":"Structure of Diversity in Dark Septate Endophytes: From Species to Genes","title-short":"Structure of Diversity in Dark Septate Endophytes","URL":"https://doi.org/10.1007/978-94-007-1599-8_1","author":[{"family":"Grünig","given":"Christoph R."},{"family":"Queloz","given":"Valentin"},{"family":"Sieber","given":"Thomas N."}],"editor":[{"family":"Pirttilä","given":"Anna Maria"},{"family":"Frank","given":"A. Carolin"}],"accessed":{"date-parts":[["2025",3,23]]},"issued":{"date-parts":[["2011"]]}}}],"schema":"https://github.com/citation-style-language/schema/raw/master/csl-citation.json"} </w:instrText>
      </w:r>
      <w:r w:rsidR="008D00CF" w:rsidRPr="00405E58">
        <w:rPr>
          <w:rFonts w:eastAsia="ＭＳ Ｐゴシック"/>
          <w:bCs w:val="0"/>
          <w:kern w:val="0"/>
          <w14:ligatures w14:val="none"/>
        </w:rPr>
        <w:fldChar w:fldCharType="separate"/>
      </w:r>
      <w:r w:rsidR="00322545" w:rsidRPr="00322545">
        <w:rPr>
          <w:kern w:val="0"/>
          <w:vertAlign w:val="superscript"/>
        </w:rPr>
        <w:t>32,33</w:t>
      </w:r>
      <w:r w:rsidR="008D00CF" w:rsidRPr="00405E58">
        <w:rPr>
          <w:rFonts w:eastAsia="ＭＳ Ｐゴシック"/>
          <w:bCs w:val="0"/>
          <w:kern w:val="0"/>
          <w14:ligatures w14:val="none"/>
        </w:rPr>
        <w:fldChar w:fldCharType="end"/>
      </w:r>
      <w:r w:rsidR="004B4B8B" w:rsidRPr="00405E58">
        <w:rPr>
          <w:rFonts w:eastAsia="ＭＳ Ｐゴシック"/>
          <w:bCs w:val="0"/>
          <w:kern w:val="0"/>
          <w14:ligatures w14:val="none"/>
        </w:rPr>
        <w:t xml:space="preserve">, </w:t>
      </w:r>
      <w:r w:rsidR="00BD5A43" w:rsidRPr="00405E58">
        <w:rPr>
          <w:rFonts w:eastAsia="ＭＳ Ｐゴシック"/>
          <w:bCs w:val="0"/>
          <w:kern w:val="0"/>
          <w14:ligatures w14:val="none"/>
        </w:rPr>
        <w:t xml:space="preserve">they </w:t>
      </w:r>
      <w:r w:rsidR="00865630">
        <w:rPr>
          <w:rFonts w:eastAsia="ＭＳ Ｐゴシック"/>
          <w:bCs w:val="0"/>
          <w:kern w:val="0"/>
          <w14:ligatures w14:val="none"/>
        </w:rPr>
        <w:t>likely</w:t>
      </w:r>
      <w:r w:rsidR="00C043D7">
        <w:rPr>
          <w:rFonts w:eastAsia="ＭＳ Ｐゴシック"/>
          <w:bCs w:val="0"/>
          <w:kern w:val="0"/>
          <w14:ligatures w14:val="none"/>
        </w:rPr>
        <w:t xml:space="preserve"> </w:t>
      </w:r>
      <w:r w:rsidR="0034572D">
        <w:rPr>
          <w:rFonts w:eastAsia="ＭＳ Ｐゴシック"/>
          <w:bCs w:val="0"/>
          <w:kern w:val="0"/>
          <w14:ligatures w14:val="none"/>
        </w:rPr>
        <w:t xml:space="preserve">play fundamental roles in root-associated mycobiome </w:t>
      </w:r>
      <w:r w:rsidR="004D50FA">
        <w:rPr>
          <w:rFonts w:eastAsia="ＭＳ Ｐゴシック"/>
          <w:bCs w:val="0"/>
          <w:kern w:val="0"/>
          <w14:ligatures w14:val="none"/>
        </w:rPr>
        <w:t xml:space="preserve">dynamics </w:t>
      </w:r>
      <w:r w:rsidR="00765D87">
        <w:rPr>
          <w:rFonts w:eastAsia="ＭＳ Ｐゴシック"/>
          <w:bCs w:val="0"/>
          <w:kern w:val="0"/>
          <w14:ligatures w14:val="none"/>
        </w:rPr>
        <w:t>across broad geographic range</w:t>
      </w:r>
      <w:r w:rsidR="00B30FA5">
        <w:rPr>
          <w:rFonts w:eastAsia="ＭＳ Ｐゴシック"/>
          <w:bCs w:val="0"/>
          <w:kern w:val="0"/>
          <w14:ligatures w14:val="none"/>
        </w:rPr>
        <w:t>s (Figs. 4 and 7).</w:t>
      </w:r>
    </w:p>
    <w:p w14:paraId="30560E6D" w14:textId="3605D4A7" w:rsidR="000B3D59" w:rsidRPr="00405E58" w:rsidRDefault="00AF510D" w:rsidP="00357B41">
      <w:pPr>
        <w:widowControl/>
        <w:tabs>
          <w:tab w:val="left" w:pos="426"/>
        </w:tabs>
        <w:spacing w:before="179" w:beforeAutospacing="1" w:after="100" w:afterAutospacing="1"/>
        <w:outlineLvl w:val="3"/>
      </w:pPr>
      <w:r w:rsidRPr="00405E58">
        <w:rPr>
          <w:rFonts w:eastAsia="ＭＳ Ｐゴシック"/>
          <w:bCs w:val="0"/>
          <w:kern w:val="0"/>
          <w14:ligatures w14:val="none"/>
        </w:rPr>
        <w:lastRenderedPageBreak/>
        <w:tab/>
      </w:r>
      <w:r w:rsidR="000915CC" w:rsidRPr="00405E58">
        <w:t>Wh</w:t>
      </w:r>
      <w:r w:rsidR="00310FD2">
        <w:t>ereas</w:t>
      </w:r>
      <w:r w:rsidR="000915CC" w:rsidRPr="00405E58">
        <w:t xml:space="preserve"> the fungal community processes were characterized primarily by endophytic fungi, the assembly of root-associated prokaryotes appeared to be </w:t>
      </w:r>
      <w:r w:rsidR="00904E9D" w:rsidRPr="00405E58">
        <w:t>influenced</w:t>
      </w:r>
      <w:r w:rsidR="000915CC" w:rsidRPr="00405E58">
        <w:t xml:space="preserve"> by a broader range of both prokaryotic and fungal taxa (Fig. 4</w:t>
      </w:r>
      <w:r w:rsidR="00265AFD" w:rsidRPr="00405E58">
        <w:t>c</w:t>
      </w:r>
      <w:r w:rsidR="005E1760">
        <w:t>–</w:t>
      </w:r>
      <w:r w:rsidR="000915CC" w:rsidRPr="00405E58">
        <w:t>d).</w:t>
      </w:r>
      <w:r w:rsidR="0041701C" w:rsidRPr="00405E58">
        <w:t xml:space="preserve"> </w:t>
      </w:r>
      <w:r w:rsidR="005E54DB" w:rsidRPr="00405E58">
        <w:t>This result suggests that prokaryotic community structure shift</w:t>
      </w:r>
      <w:r w:rsidR="00AE343C">
        <w:t>s</w:t>
      </w:r>
      <w:r w:rsidR="005E54DB" w:rsidRPr="00405E58">
        <w:t xml:space="preserve"> between </w:t>
      </w:r>
      <w:r w:rsidR="003B2365">
        <w:t>alternative stable states</w:t>
      </w:r>
      <w:r w:rsidR="005E54DB" w:rsidRPr="00405E58">
        <w:t xml:space="preserve"> more flexibly than fungal community structure within plant root systems. </w:t>
      </w:r>
      <w:r w:rsidR="00E92F4E" w:rsidRPr="00405E58">
        <w:t xml:space="preserve">The </w:t>
      </w:r>
      <w:r w:rsidR="002E2E70">
        <w:t>reconstructed</w:t>
      </w:r>
      <w:r w:rsidR="00D16C6A" w:rsidRPr="00405E58">
        <w:t xml:space="preserve"> </w:t>
      </w:r>
      <w:r w:rsidR="00383EE6" w:rsidRPr="00405E58">
        <w:t>basins</w:t>
      </w:r>
      <w:r w:rsidR="00997B06" w:rsidRPr="00405E58">
        <w:t xml:space="preserve"> </w:t>
      </w:r>
      <w:r w:rsidR="005B2E4E">
        <w:t>on</w:t>
      </w:r>
      <w:r w:rsidR="00997B06" w:rsidRPr="00405E58">
        <w:t xml:space="preserve"> </w:t>
      </w:r>
      <w:r w:rsidR="009657B0" w:rsidRPr="00405E58">
        <w:t xml:space="preserve">the </w:t>
      </w:r>
      <w:r w:rsidR="00997B06" w:rsidRPr="00405E58">
        <w:t xml:space="preserve">prokaryotic </w:t>
      </w:r>
      <w:r w:rsidR="00FF4572" w:rsidRPr="00405E58">
        <w:t>assembly</w:t>
      </w:r>
      <w:r w:rsidR="00997B06" w:rsidRPr="00405E58">
        <w:t xml:space="preserve"> landscapes </w:t>
      </w:r>
      <w:r w:rsidR="00D05F7B" w:rsidRPr="00405E58">
        <w:t xml:space="preserve">were </w:t>
      </w:r>
      <w:r w:rsidR="001804C2" w:rsidRPr="00405E58">
        <w:t>categorized into three types</w:t>
      </w:r>
      <w:r w:rsidR="009C2DC2" w:rsidRPr="00405E58">
        <w:t xml:space="preserve">: </w:t>
      </w:r>
      <w:r w:rsidR="008113C2" w:rsidRPr="00405E58">
        <w:t xml:space="preserve">communities </w:t>
      </w:r>
      <w:r w:rsidR="0030630E" w:rsidRPr="00405E58">
        <w:t xml:space="preserve">consisting of </w:t>
      </w:r>
      <w:r w:rsidR="003338C8" w:rsidRPr="00405E58">
        <w:t xml:space="preserve">commonly observed </w:t>
      </w:r>
      <w:r w:rsidR="00F75698" w:rsidRPr="00405E58">
        <w:t xml:space="preserve">(core) </w:t>
      </w:r>
      <w:r w:rsidR="00896D3E" w:rsidRPr="00405E58">
        <w:t>taxa</w:t>
      </w:r>
      <w:r w:rsidR="003338C8" w:rsidRPr="00405E58">
        <w:t xml:space="preserve"> (</w:t>
      </w:r>
      <w:r w:rsidR="00200CEB" w:rsidRPr="00405E58">
        <w:t>G</w:t>
      </w:r>
      <w:r w:rsidR="003338C8" w:rsidRPr="00405E58">
        <w:t xml:space="preserve">roup I), </w:t>
      </w:r>
      <w:r w:rsidR="00E57D1F" w:rsidRPr="00405E58">
        <w:t>and</w:t>
      </w:r>
      <w:r w:rsidR="00B64085" w:rsidRPr="00405E58">
        <w:t xml:space="preserve"> those </w:t>
      </w:r>
      <w:r w:rsidR="00F14FFF" w:rsidRPr="00405E58">
        <w:t xml:space="preserve">further </w:t>
      </w:r>
      <w:r w:rsidR="00B64085" w:rsidRPr="00405E58">
        <w:t>characterized by</w:t>
      </w:r>
      <w:r w:rsidR="0097056D" w:rsidRPr="00405E58">
        <w:t xml:space="preserve"> additional</w:t>
      </w:r>
      <w:r w:rsidR="00B64085" w:rsidRPr="00405E58">
        <w:t xml:space="preserve"> </w:t>
      </w:r>
      <w:r w:rsidR="007D197C" w:rsidRPr="00405E58">
        <w:t>Pseudomonadota</w:t>
      </w:r>
      <w:r w:rsidR="00F77233" w:rsidRPr="00405E58">
        <w:t xml:space="preserve"> (</w:t>
      </w:r>
      <w:r w:rsidR="00200CEB" w:rsidRPr="00405E58">
        <w:t>G</w:t>
      </w:r>
      <w:r w:rsidR="00F77233" w:rsidRPr="00405E58">
        <w:t xml:space="preserve">roup II) </w:t>
      </w:r>
      <w:r w:rsidR="000036C2" w:rsidRPr="00405E58">
        <w:t>or Actinomycetota</w:t>
      </w:r>
      <w:r w:rsidR="00E25D29" w:rsidRPr="00405E58">
        <w:t xml:space="preserve"> </w:t>
      </w:r>
      <w:r w:rsidR="00AC5561" w:rsidRPr="00405E58">
        <w:t>(</w:t>
      </w:r>
      <w:r w:rsidR="00200CEB" w:rsidRPr="00405E58">
        <w:t>G</w:t>
      </w:r>
      <w:r w:rsidR="00AC5561" w:rsidRPr="00405E58">
        <w:t xml:space="preserve">roup III) </w:t>
      </w:r>
      <w:r w:rsidR="00BC4DB7" w:rsidRPr="00405E58">
        <w:t>families</w:t>
      </w:r>
      <w:r w:rsidR="00667CAE" w:rsidRPr="00405E58">
        <w:t xml:space="preserve"> (Fig. 3c)</w:t>
      </w:r>
      <w:r w:rsidR="0005407A" w:rsidRPr="00405E58">
        <w:t xml:space="preserve">. </w:t>
      </w:r>
      <w:r w:rsidR="002F52E3" w:rsidRPr="00405E58">
        <w:t>The core</w:t>
      </w:r>
      <w:r w:rsidR="0051724E" w:rsidRPr="00405E58">
        <w:t xml:space="preserve"> sets included </w:t>
      </w:r>
      <w:r w:rsidR="00D63C35" w:rsidRPr="00405E58">
        <w:t xml:space="preserve">bacterial </w:t>
      </w:r>
      <w:r w:rsidR="00A77A16" w:rsidRPr="00405E58">
        <w:t>taxa</w:t>
      </w:r>
      <w:r w:rsidR="00D63C35" w:rsidRPr="00405E58">
        <w:t xml:space="preserve"> </w:t>
      </w:r>
      <w:r w:rsidR="006E3910" w:rsidRPr="00405E58">
        <w:t>associated with</w:t>
      </w:r>
      <w:r w:rsidR="00357B41" w:rsidRPr="00405E58">
        <w:t xml:space="preserve"> </w:t>
      </w:r>
      <w:r w:rsidR="00FC282C" w:rsidRPr="00405E58">
        <w:rPr>
          <w:rFonts w:eastAsia="ＭＳ Ｐゴシック"/>
          <w:bCs w:val="0"/>
          <w:kern w:val="0"/>
          <w14:ligatures w14:val="none"/>
        </w:rPr>
        <w:t>cell wall degradation (</w:t>
      </w:r>
      <w:r w:rsidR="001F1C29" w:rsidRPr="00405E58">
        <w:rPr>
          <w:rFonts w:eastAsia="ＭＳ Ｐゴシック"/>
          <w:bCs w:val="0"/>
          <w:kern w:val="0"/>
          <w14:ligatures w14:val="none"/>
        </w:rPr>
        <w:t>e.g.</w:t>
      </w:r>
      <w:r w:rsidR="00357B41" w:rsidRPr="00405E58">
        <w:rPr>
          <w:rFonts w:eastAsia="ＭＳ Ｐゴシック"/>
          <w:bCs w:val="0"/>
          <w:kern w:val="0"/>
          <w14:ligatures w14:val="none"/>
        </w:rPr>
        <w:t>,</w:t>
      </w:r>
      <w:r w:rsidR="001F1C29" w:rsidRPr="00405E58">
        <w:rPr>
          <w:rFonts w:eastAsia="ＭＳ Ｐゴシック"/>
          <w:bCs w:val="0"/>
          <w:kern w:val="0"/>
          <w14:ligatures w14:val="none"/>
        </w:rPr>
        <w:t xml:space="preserve"> Acidobacteriaceae, </w:t>
      </w:r>
      <w:r w:rsidR="009C41FE" w:rsidRPr="00405E58">
        <w:rPr>
          <w:rFonts w:eastAsia="ＭＳ Ｐゴシック"/>
          <w:bCs w:val="0"/>
          <w:kern w:val="0"/>
          <w14:ligatures w14:val="none"/>
        </w:rPr>
        <w:t xml:space="preserve">Acidothermus, and </w:t>
      </w:r>
      <w:r w:rsidR="001F1C29" w:rsidRPr="00405E58">
        <w:rPr>
          <w:rFonts w:eastAsia="ＭＳ Ｐゴシック"/>
          <w:bCs w:val="0"/>
          <w:kern w:val="0"/>
          <w14:ligatures w14:val="none"/>
        </w:rPr>
        <w:t>Isosphaeraceae</w:t>
      </w:r>
      <w:r w:rsidR="00FC282C" w:rsidRPr="00405E58">
        <w:rPr>
          <w:rFonts w:eastAsia="ＭＳ Ｐゴシック"/>
          <w:bCs w:val="0"/>
          <w:kern w:val="0"/>
          <w14:ligatures w14:val="none"/>
        </w:rPr>
        <w:t xml:space="preserve">) and plant </w:t>
      </w:r>
      <w:r w:rsidR="001F1C29" w:rsidRPr="00405E58">
        <w:rPr>
          <w:rFonts w:eastAsia="ＭＳ Ｐゴシック"/>
          <w:bCs w:val="0"/>
          <w:kern w:val="0"/>
          <w14:ligatures w14:val="none"/>
        </w:rPr>
        <w:t>growth promotion</w:t>
      </w:r>
      <w:r w:rsidR="00FC282C" w:rsidRPr="00405E58">
        <w:rPr>
          <w:rFonts w:eastAsia="ＭＳ Ｐゴシック"/>
          <w:bCs w:val="0"/>
          <w:kern w:val="0"/>
          <w14:ligatures w14:val="none"/>
        </w:rPr>
        <w:t xml:space="preserve"> (</w:t>
      </w:r>
      <w:r w:rsidR="001F1C29" w:rsidRPr="00405E58">
        <w:rPr>
          <w:rFonts w:eastAsia="ＭＳ Ｐゴシック"/>
          <w:bCs w:val="0"/>
          <w:kern w:val="0"/>
          <w14:ligatures w14:val="none"/>
        </w:rPr>
        <w:t>e.g.</w:t>
      </w:r>
      <w:r w:rsidR="00F14FFF" w:rsidRPr="00405E58">
        <w:rPr>
          <w:rFonts w:eastAsia="ＭＳ Ｐゴシック"/>
          <w:bCs w:val="0"/>
          <w:kern w:val="0"/>
          <w14:ligatures w14:val="none"/>
        </w:rPr>
        <w:t>,</w:t>
      </w:r>
      <w:r w:rsidR="001F1C29" w:rsidRPr="00405E58">
        <w:rPr>
          <w:rFonts w:eastAsia="ＭＳ Ｐゴシック"/>
          <w:bCs w:val="0"/>
          <w:kern w:val="0"/>
          <w14:ligatures w14:val="none"/>
        </w:rPr>
        <w:t xml:space="preserve"> Acetobacteraceae, Bryobacteraceae, and Solirubrobacteraceae</w:t>
      </w:r>
      <w:r w:rsidR="00FC282C" w:rsidRPr="00405E58">
        <w:rPr>
          <w:rFonts w:eastAsia="ＭＳ Ｐゴシック"/>
          <w:bCs w:val="0"/>
          <w:kern w:val="0"/>
          <w14:ligatures w14:val="none"/>
        </w:rPr>
        <w:t>)</w:t>
      </w:r>
      <w:r w:rsidR="00357B41" w:rsidRPr="00405E58">
        <w:rPr>
          <w:rFonts w:eastAsia="ＭＳ Ｐゴシック"/>
          <w:bCs w:val="0"/>
          <w:kern w:val="0"/>
          <w14:ligatures w14:val="none"/>
        </w:rPr>
        <w:t xml:space="preserve"> functions</w:t>
      </w:r>
      <w:r w:rsidR="00ED130C" w:rsidRPr="00405E58">
        <w:rPr>
          <w:rFonts w:eastAsia="ＭＳ Ｐゴシック"/>
          <w:b/>
          <w:bCs w:val="0"/>
          <w:kern w:val="0"/>
          <w14:ligatures w14:val="none"/>
        </w:rPr>
        <w:fldChar w:fldCharType="begin"/>
      </w:r>
      <w:r w:rsidR="00322F35">
        <w:rPr>
          <w:rFonts w:eastAsia="ＭＳ Ｐゴシック"/>
          <w:bCs w:val="0"/>
          <w:kern w:val="0"/>
          <w14:ligatures w14:val="none"/>
        </w:rPr>
        <w:instrText xml:space="preserve"> ADDIN ZOTERO_ITEM CSL_CITATION {"citationID":"2yphk4nZ","properties":{"formattedCitation":"\\super 54\\uc0\\u8211{}59\\nosupersub{}","plainCitation":"54–59","noteIndex":0},"citationItems":[{"id":2039,"uris":["http://zotero.org/users/13996173/items/QDW25NUT"],"itemData":{"id":2039,"type":"article-journal","abstract":"The Acidobacteria phylum is a very abundant group (20–30% of microbial communities in soil ecosystems); however, little is known about these microorganisms and their ability to degrade the biomass and lignocellulose due to the difficulty of culturing them. We, therefore, bioinformatically studied the content of lignocellulolytic enzymes (total and predicted secreted enzymes) and secreted peptidases in an in silico library containing 41 Acidobacteria genomes. The results showed a high abundance and diversity of total and secreted Carbohydrate-Active enzymes (cazyme) families among the Acidobacteria compared to known previous degraders. Indeed, the relative abundance of cazymes in some genomes represented more than 6% of the gene coding proteins with at least 300 cazymes. The same observation was made with the predicted secreted peptidases with several families of secreted peptidases, which represented at least 1.5% of the gene coding proteins in several genomes. These results allowed us to highlight the lignocellulolytic potential of the Acidobacteria phylum in the degradation of lignocellulosic biomass, which could explain its high abundance in the environment.","container-title":"Molecular Genetics and Genomics","DOI":"10.1007/s00438-023-02045-x","ISSN":"1617-4615, 1617-4623","issue":"5","journalAbbreviation":"Mol Genet Genomics","language":"en","page":"1135-1154","source":"DOI.org (Crossref)","title":"Acidobacteria members harbour an abundant and diverse carbohydrate-active enzymes (cazyme) and secreted proteasome repertoire, key factors for potential efficient biomass degradation","URL":"https://link.springer.com/10.1007/s00438-023-02045-x","volume":"298","author":[{"family":"Coluccia","given":"Marion"},{"family":"Besaury","given":"Ludovic"}],"accessed":{"date-parts":[["2025",6,15]]},"issued":{"date-parts":[["2023",9]]}},"label":"page"},{"id":1972,"uris":["http://zotero.org/users/13996173/items/ZWCPK97H"],"itemData":{"id":1972,"type":"article-journal","abstract":"The prevalence and abundance of Acidobacteriota raise concerns about their ecological function and metabolic activity in the environment. Studies have reported the potential of some members of Acidobacteriota to interact with plants and play a significant role in biogeochemical cycles. However, their role in this context has not been extensively studied. Here, we performed a comprehensive genomic analysis of 758 metagenome-assembled ge­ nomes (MAGs). Our analysis revealed a high frequency of plant growth-promoting traits (PGPTs) genes in the Acidobacteriaceae, Bryobacteraceae, Koribacteraceae, and Pyrinomonadaceae families. The colonization and competitive exclusion classes of PGPTs were found to be present in numerous Acidobacteriota members. In addition, these PGPTs also include genes involved in nitrogen fixation, phosphorus solubilization, exopoly­ saccharide production, siderophore production, and plant growth hormone production. Expression of such genes was found to be transcriptionally active in different environments. In addition, we identified numerous carbohydrate-active enzymes and peptidases involved in plant polymer degradation. By applying an in-depth insight into the diversity of the phylum, we expand the understanding of the role played by Acidobacteriota in the cycling of carbon, nitrogen, sulfur, and trace metals. Together, this study underscores the distinct potential ecological roles of each of these taxonomic groups, providing valuable insights for future research.","container-title":"Soil Biology and Biochemistry","DOI":"10.1016/j.soilbio.2024.109369","ISSN":"00380717","journalAbbreviation":"Soil Biology and Biochemistry","language":"en","page":"109369","source":"DOI.org (Crossref)","title":"Insights into plant interactions and the biogeochemical role of the globally widespread Acidobacteriota phylum","URL":"https://linkinghub.elsevier.com/retrieve/pii/S0038071724000580","volume":"192","author":[{"family":"Gonçalves","given":"Osiel S."},{"family":"Fernandes","given":"Alexia S."},{"family":"Tupy","given":"Sumaya M."},{"family":"Ferreira","given":"Tauanne G."},{"family":"Almeida","given":"Luciano N."},{"family":"Creevey","given":"Christopher J."},{"family":"Santana","given":"Mateus F."}],"accessed":{"date-parts":[["2025",6,9]]},"issued":{"date-parts":[["2024",5]]}},"label":"page"},{"id":1397,"uris":["http://zotero.org/users/13996173/items/UW4M945U"],"itemData":{"id":1397,"type":"article-journal","abstract":"For centuries, the Acetobacteraceae is known as a family that harbors many species of organisms of biotechnological importance for industry. Nonetheless, since 1988 representatives of this family have also been described as nitrogen fixing bacteria able to plant growth promotion by a variety of mechanisms. Nitrogen fixation is a biological process that guarantees that the atmospheric N2 is incorporated into organic matter by several bacterial groups. Most representatives of this group, also known as diazotrophic, are generally associated with soil rhizospher</w:instrText>
      </w:r>
      <w:r w:rsidR="00322F35">
        <w:rPr>
          <w:rFonts w:eastAsia="ＭＳ Ｐゴシック" w:hint="eastAsia"/>
          <w:bCs w:val="0"/>
          <w:kern w:val="0"/>
          <w14:ligatures w14:val="none"/>
        </w:rPr>
        <w:instrText>e of many plants and also establishing a more specific association living inside roots, leaves, and others plants tissues as endophyte. Their roles as plant growth</w:instrText>
      </w:r>
      <w:r w:rsidR="00322F35">
        <w:rPr>
          <w:rFonts w:eastAsia="ＭＳ Ｐゴシック" w:hint="eastAsia"/>
          <w:bCs w:val="0"/>
          <w:kern w:val="0"/>
          <w14:ligatures w14:val="none"/>
        </w:rPr>
        <w:instrText>‐</w:instrText>
      </w:r>
      <w:r w:rsidR="00322F35">
        <w:rPr>
          <w:rFonts w:eastAsia="ＭＳ Ｐゴシック" w:hint="eastAsia"/>
          <w:bCs w:val="0"/>
          <w:kern w:val="0"/>
          <w14:ligatures w14:val="none"/>
        </w:rPr>
        <w:instrText>promoting microorganisms are generally related to increase in plant biomass, phosphate and other mineral solubilization, and plant pathogen control. Here, we report many of these plant growth</w:instrText>
      </w:r>
      <w:r w:rsidR="00322F35">
        <w:rPr>
          <w:rFonts w:eastAsia="ＭＳ Ｐゴシック" w:hint="eastAsia"/>
          <w:bCs w:val="0"/>
          <w:kern w:val="0"/>
          <w14:ligatures w14:val="none"/>
        </w:rPr>
        <w:instrText>‐</w:instrText>
      </w:r>
      <w:r w:rsidR="00322F35">
        <w:rPr>
          <w:rFonts w:eastAsia="ＭＳ Ｐゴシック" w:hint="eastAsia"/>
          <w:bCs w:val="0"/>
          <w:kern w:val="0"/>
          <w14:ligatures w14:val="none"/>
        </w:rPr>
        <w:instrText>promoting processes related to nitrogen fixing species already described in Acetobacteraceae family, especially Gluconacetobacter diazotrophicus and their</w:instrText>
      </w:r>
      <w:r w:rsidR="00322F35">
        <w:rPr>
          <w:rFonts w:eastAsia="ＭＳ Ｐゴシック"/>
          <w:bCs w:val="0"/>
          <w:kern w:val="0"/>
          <w14:ligatures w14:val="none"/>
        </w:rPr>
        <w:instrText xml:space="preserve"> importance to agriculture. In addition, a brief review of the state of art of the phylogenetics, main physiological and biochemical characteristics, molecular and functional genomic data of this group of Acetobacteraceae is presented.","container-title":"Journal of Basic Microbiology","DOI":"10.1002/jobm.201400898","ISSN":"0233-111X","issue":"8","journalAbbreviation":"J Basic Microbiol","note":"PMID: 25736602\nPMCID: PMC7166518","page":"931-949","source":"PubMed Central","title":"Nitrogen fixing bacteria in the family Acetobacteraceae and their role in agriculture","URL":"https://www.ncbi.nlm.nih.gov/pmc/articles/PMC7166518/","volume":"55","author":[{"family":"Reis","given":"Veronica Massena"},{"family":"Teixeira","given":"Kátia Regina dos Santos"}],"accessed":{"date-parts":[["2024",12,14]]},"issued":{"date-parts":[["2015",8]]}},"label":"page"},{"id":1407,"uris":["http://zotero.org/users/13996173/items/JT2JUMRW"],"itemData":{"id":1407,"type":"article-journal","abstract":"Solirubrobacter, though widespread in soils and rhizospheres, has been relatively unexplored despite its ubiquity. Previously acknowledged as a common soil bacterium, our research explores its phylogenomics, pangenomics, environmental diversity, and interactions within bacterial communities. By analysing seven genomic sequences, we have identified a pangenome consisting of 19,645 protein families, of which 2644 are shared across all studied genomes, forming the core genome. Interestingly, despite the non-motility of reported isolates, we discovered genes for flagellin and a partial flagellum assembly pathway. Examining the 16S ribosomal RNA genes of Solirubrobacter revealed substantial diversity, with 3166 operational taxonomic units identified in Mexican soils. Co-occurrence network analysis further demonstrated its significant integration within bacterial communities. Through phylogenomic scrutiny, we conclusively excluded the NCBI's GCA_009993245.1 genome from being classified as a Solirubrobacter. Our research into the metagenomic diversity of Solirubrobacter across various environments confirmed its presence in rhizospheres and certain soils, underscoring its adaptability. The geographical ubiquity of Solirubrobacter in rhizospheres raises intriguing questions regarding its potential interactions with plant hosts and the biotic and abiotic factors influencing its presence in soil. Given its ecological significance and genetic diversity, Solirubrobacter warrants further investigation as a potentially crucial yet underappreciated keystone species.","container-title":"Environmental Microbiology","DOI":"10.1111/1462-2920.16685","ISSN":"1462-2920","issue":"8","language":"en","license":"© 2024 The Author(s). Environmental Microbiology published by John Wiley &amp; Sons Ltd.","note":"_eprint: https://onlinelibrary.wiley.com/doi/pdf/10.1111/1462-2920.16685","page":"e16685","source":"Wiley Online Library","title":"Unravelling the genomic and environmental diversity of the ubiquitous Solirubrobacter","URL":"https://onlinelibrary.wiley.com/doi/abs/10.1111/1462-2920.16685","volume":"26","author":[{"family":"Jara-Servin","given":"Angélica"},{"family":"Mejia","given":"Gerardo"},{"family":"Romero","given":"Miguel F."},{"family":"Peimbert","given":"Mariana"},{"family":"Alcaraz","given":"Luis David"}],"accessed":{"date-parts":[["2024",12,16]]},"issued":{"date-parts":[["2024"]]}},"label":"page"},{"id":1984,"uris":["http://zotero.org/users/13996173/items/YWXG8MAN"],"itemData":{"id":1984,"type":"article-journal","abstract":"Members of the phylum Planctomycetes are common inhabitants of boreal Sphagnum peat bogs and lichen-dominated tundra wetlands. These bacteria colonize both oxic and anoxic peat layers and reach the population size of 107 cells per gram of wet peat. The 16S rRNA gene sequences from planctomycetes comprise 5%–22% of total 16S rRNA gene reads retrieved from peat samples. Most abundant peat-inhabiting planctomycetes affiliate with the families Isosphaeraceae and Gemmataceae, and with as-yet-uncultured Phycisphaera-related group WD2101. The use of metatranscriptomics to assess the functional role of planctomycetes in peatlands suggested the presence of versatile hydrolytic capabilities in these bacteria. This evidence was further confirmed by the analysis of genome-encoded capabilities of isolates from wetlands. Large (up to 12 Mbp) genomes of planctomycetes encode wide repertoires of carbohydrate-active enzymes including many unclassified putative glycoside hydrolases, which suggests the presence of extremely high glycolytic potential in these bacteria. Experimental tests confirmed their ability to grow on xylan, pectin, starch, lichenan, cellulose, chitin and polysaccharides of microbial origin. These results provide an insight into the ecological roles of peat-inhabiting planctomycetes and suggest their participation in degradation of plant-derived polymers, exoskeletons of peat-inhabiting arthropods as well as exopolysaccharides produced by other bacteria.","container-title":"FEMS Microbiology Ecology","DOI":"10.1093/femsec/fiy227","ISSN":"0168-6496","issue":"2","journalAbbreviation":"FEMS Microbiology Ecology","page":"fiy227","source":"Silverchair","title":"Planctomycetes in boreal and subarctic wetlands: diversity patterns and potential ecological functions","title-short":"Planctomycetes in boreal and subarctic wetlands","URL":"https://doi.org/10.1093/femsec/fiy227","volume":"95","author":[{"family":"Dedysh","given":"Svetlana N"},{"family":"Ivanova","given":"Anastasia A"}],"accessed":{"date-parts":[["2025",6,10]]},"issued":{"date-parts":[["2019",2,1]]}},"label":"page"},{"id":2040,"uris":["http://zotero.org/users/13996173/items/A9GKNU4Q"],"itemData":{"id":2040,"type":"article-journal","abstract":"Cellulose degrading enzymes have important functions in the biotechnology industry, including the production of biofuels from lignocellulosic biomass. Anaerobes including Clostridium species organize cellulases and other glycosyl hydrolases into large complexes known as cellulosomes. In contrast, aerobic actinobacteria utilize systems comprised of independently acting enzymes, often with carbohydrate binding domains. Numerous actinobacterial genomes have become available through the Genomic Encyclopedia of Bacteria and Archaea (GEBA) project. We identified putative cellulose-degrading enzymes belonging to families GH5, GH6, GH8, GH9, GH12, GH48, and GH51 in the genomes of eleven members of the actinobacteria. The eleven organisms were tested in several assays for cellulose degradation, and eight of the organisms showed evidence of cellulase activity. The three with the highest cellulase activity were Actinosynnema mirum, Cellulomonas flavigena, and Xylanimonas cellulosilytica. Cellobiose is known to induce cellulolytic enzymes in the model organism Thermobifida fusca, but only Nocardiopsis dassonvillei showed higher cellulolytic activity in the presence of cellobiose. In T. fusca, cellulases and a putative cellobiose ABC transporter are regulated by the transcriptional regulator CelR. Nine organisms appear to use the CelR site or a closely related binding site to regulate an ABC transporter. In some, CelR also regulates cellulases, while cellulases are controlled by different regulatory sites in three organisms. Mining of genome data for cellulose degradative enzymes followed by experimental verification successfully identified several actinobacteria species which were not previously known to degrade cellulose as cellulolytic organisms.","container-title":"PLOS ONE","DOI":"10.1371/journal.pone.0039331","ISSN":"1932-6203","issue":"6","journalAbbreviation":"PLOS ONE","language":"en","note":"publisher: Public Library of Science","page":"e39331","source":"PLoS Journals","title":"Genomics of Aerobic Cellulose Utilization Systems in Actinobacteria","URL":"https://journals.plos.org/plosone/article?id=10.1371/journal.pone.0039331","volume":"7","author":[{"family":"Anderson","given":"Iain"},{"family":"Abt","given":"Birte"},{"family":"Lykidis","given":"Athanasios"},{"family":"Klenk","given":"Hans-Peter"},{"family":"Kyrpides","given":"Nikos"},{"family":"Ivanova","given":"Natalia"}],"accessed":{"date-parts":[["2025",6,15]]},"issued":{"date-parts":[["2012",6,18]]}},"label":"page"}],"schema":"https://github.com/citation-style-language/schema/raw/master/csl-citation.json"} </w:instrText>
      </w:r>
      <w:r w:rsidR="00ED130C" w:rsidRPr="00405E58">
        <w:rPr>
          <w:rFonts w:eastAsia="ＭＳ Ｐゴシック"/>
          <w:b/>
          <w:bCs w:val="0"/>
          <w:kern w:val="0"/>
          <w14:ligatures w14:val="none"/>
        </w:rPr>
        <w:fldChar w:fldCharType="separate"/>
      </w:r>
      <w:r w:rsidR="00322F35" w:rsidRPr="00322F35">
        <w:rPr>
          <w:kern w:val="0"/>
          <w:vertAlign w:val="superscript"/>
        </w:rPr>
        <w:t>54–59</w:t>
      </w:r>
      <w:r w:rsidR="00ED130C" w:rsidRPr="00405E58">
        <w:rPr>
          <w:rFonts w:eastAsia="ＭＳ Ｐゴシック"/>
          <w:b/>
          <w:bCs w:val="0"/>
          <w:kern w:val="0"/>
          <w14:ligatures w14:val="none"/>
        </w:rPr>
        <w:fldChar w:fldCharType="end"/>
      </w:r>
      <w:r w:rsidR="00ED130C" w:rsidRPr="00405E58">
        <w:rPr>
          <w:rFonts w:eastAsia="ＭＳ Ｐゴシック"/>
          <w:bCs w:val="0"/>
          <w:kern w:val="0"/>
          <w14:ligatures w14:val="none"/>
        </w:rPr>
        <w:t xml:space="preserve">, </w:t>
      </w:r>
      <w:r w:rsidR="00927F94" w:rsidRPr="00405E58">
        <w:rPr>
          <w:rFonts w:eastAsia="ＭＳ Ｐゴシック"/>
          <w:bCs w:val="0"/>
          <w:kern w:val="0"/>
          <w14:ligatures w14:val="none"/>
        </w:rPr>
        <w:t xml:space="preserve">which may underlie their consistent presence in </w:t>
      </w:r>
      <w:r w:rsidR="009E1991" w:rsidRPr="00405E58">
        <w:rPr>
          <w:rFonts w:eastAsia="ＭＳ Ｐゴシック"/>
          <w:bCs w:val="0"/>
          <w:kern w:val="0"/>
          <w14:ligatures w14:val="none"/>
        </w:rPr>
        <w:t xml:space="preserve">root microbiomes. </w:t>
      </w:r>
      <w:r w:rsidR="00927F94" w:rsidRPr="00405E58">
        <w:t>The Actinomycetota families unique to Group III</w:t>
      </w:r>
      <w:r w:rsidR="00552DBB" w:rsidRPr="00405E58">
        <w:t xml:space="preserve"> basins</w:t>
      </w:r>
      <w:r w:rsidR="00927F94" w:rsidRPr="00405E58">
        <w:t xml:space="preserve"> (e.g., </w:t>
      </w:r>
      <w:r w:rsidR="00A14B16" w:rsidRPr="00405E58">
        <w:t>Microbacteriaceae</w:t>
      </w:r>
      <w:r w:rsidR="00927F94" w:rsidRPr="00405E58">
        <w:t xml:space="preserve"> and </w:t>
      </w:r>
      <w:r w:rsidR="00A14B16" w:rsidRPr="00405E58">
        <w:t>Nocardioidaceae</w:t>
      </w:r>
      <w:r w:rsidR="00927F94" w:rsidRPr="00405E58">
        <w:t xml:space="preserve">) </w:t>
      </w:r>
      <w:r w:rsidR="00561433">
        <w:t>are potentially</w:t>
      </w:r>
      <w:r w:rsidR="00927F94" w:rsidRPr="00405E58">
        <w:t xml:space="preserve"> recruited in response to environmental stresses (e.g., drought) or plant-derived stimuli</w:t>
      </w:r>
      <w:r w:rsidR="00480686" w:rsidRPr="00405E58">
        <w:rPr>
          <w:rFonts w:eastAsia="ＭＳ Ｐゴシック"/>
          <w:b/>
          <w:bCs w:val="0"/>
          <w:kern w:val="0"/>
          <w14:ligatures w14:val="none"/>
        </w:rPr>
        <w:fldChar w:fldCharType="begin"/>
      </w:r>
      <w:r w:rsidR="00322F35">
        <w:rPr>
          <w:rFonts w:eastAsia="ＭＳ Ｐゴシック"/>
          <w:bCs w:val="0"/>
          <w:kern w:val="0"/>
          <w14:ligatures w14:val="none"/>
        </w:rPr>
        <w:instrText xml:space="preserve"> ADDIN ZOTERO_ITEM CSL_CITATION {"citationID":"TqMViT1Y","properties":{"formattedCitation":"\\super 60\\uc0\\u8211{}62\\nosupersub{}","plainCitation":"60–62","noteIndex":0},"citationItems":[{"id":1992,"uris":["http://zotero.org/users/13996173/items/H5E7RWD3"],"itemData":{"id":1992,"type":"article-journal","abstract":"Root endophytes have been shown to have important roles in determining host fitness under periods of drought stress, and yet the effect of drought on the broader root endosphere bacterial community remains largely uncharacterized. In this study, we present phylogenetic profiles of bacterial communities associated with drought-treated root and rhizosphere tissues of 18 species of plants with varying degrees of drought tolerance belonging to the Poaceae family, including important crop plants. Through 16S rRNA gene profiling across two distinct watering regimes and two developmental time points, we demonstrate that there is a strong correlation between host phylogenetic distance and the microbiome dissimilarity within root tissues, and that drought weakens this correlation by inducing conserved shifts in bacterial community composition. We identify a significant enrichment in a wide variety of Actinobacteria during drought within the roots of all hosts, and demonstrate that this enrichment is higher within the root than it is in the surrounding environments. Furthermore, we show that this observed enrichment is the result of an absolute increase in Actinobacterial abundance and that previously hypothesized mechanisms for observed enrichments in Actinobacteria in drought-treated soils are unlikely to fully account for the phenomena observed here within the plant root.","container-title":"The ISME Journal","DOI":"10.1038/ismej.2017.118","ISSN":"1751-7362","issue":"12","journalAbbreviation":"The ISME Journal","page":"2691-2704","source":"Silverchair","title":"Drought and host selection influence bacterial community dynamics in the grass root microbiome","URL":"https://doi.org/10.1038/ismej.2017.118","volume":"11","author":[{"family":"Naylor","given":"Dan"},{"family":"DeGraaf","given":"Stephanie"},{"family":"Purdom","given":"Elizabeth"},{"family":"Coleman-Derr","given":"Devin"}],"accessed":{"date-parts":[["2025",6,10]]},"issued":{"date-parts":[["2017",12,1]]}},"label":"page"},{"id":1991,"uris":["http://zotero.org/users/13996173/items/K8AMS8U7"],"itemData":{"id":1991,"type":"article-journal","abstract":"Efforts to boost crop yield and meet global food demands while striving to reach sustainability goals are hindered by the increasingly severe impacts of abiotic stress, such as drought. One strategy for alleviating drought stress in crops is to utilize rootassociated bacteria, yet knowledge concerning the relationship between plant hosts and their microbiomes during drought remain under-studied. One broad pattern that has recently been reported in a variety of monocot and dicot species from both native and agricultural environments, is the enrichment of Actinobacteria within the drought-stressed root microbiome. In order to better understand the causes of this phenomenon, we performed a series of experiments in millet plants to explore the roles of drought severity, drought localization, and root development in provoking Actinobacteria enrichment within the root endosphere. Through 16S rRNA ampliconbased sequencing, we demonstrate that the degree of drought is correlated with levels of Actinobacterial enrichment in four species of millet. Additionally, we demonstrate that the observed drought-induced enrichment of Actinobacteria occurs along the length of the root, but the response is localized to portions of the root experiencing drought. Finally, we demonstrate that Actinobacteria are depleted in the dead root tissue of Japanese millet, suggesting saprophytic activity is not the main cause of observed shifts in drought-treated root microbiome structure. Collectively, these results help narrow the list of potential causes of drought-induced Actinobacterial enrichment in plant roots by showing that enrichment is dependent upon localized drought responses but not root developmental stage or root death.","container-title":"Frontiers in Plant Science","DOI":"10.3389/fpls.2020.00599","ISSN":"1664-462X","journalAbbreviation":"Front. Plant Sci.","language":"en","page":"599","source":"DOI.org (Crossref)","title":"Drought Drives Spatial Variation in the Millet Root Microbiome","URL":"https://www.frontiersin.org/article/10.3389/fpls.2020.00599/full","volume":"11","author":[{"family":"Simmons","given":"Tuesday"},{"family":"Styer","given":"Alexander B."},{"family":"Pierroz","given":"Grady"},{"family":"Gonçalves","given":"Antonio Pedro"},{"family":"Pasricha","given":"Ramji"},{"family":"Hazra","given":"Amrita B."},{"family":"Bubner","given":"Patricia"},{"family":"Coleman-Derr","given":"Devin"}],"accessed":{"date-parts":[["2025",6,10]]},"issued":{"date-parts":[["2020",5,28]]}},"label":"page"},{"id":1995,"uris":["http://zotero.org/users/13996173/items/BYYSQ4YD"],"itemData":{"id":1995,"type":"article-journal","abstract":"Soil compaction restricts root growth and plant nutrient uptake, but the effects on the abundance and diversity of soil microbiome are poorly understood. A field study with maize (Zea mays L.) was conducted with two soilcompaction treatments (NC: non-compacted; C: compacted) to investigate the interactions of root exudates and microorganisms and the effect on P uptake at two growth stages (seedling and flowering). At the seedling stage, shoot P concentration was decreased by 13.7% in the C treatment compared with the NC. Root growth and arbuscular mycorrhizal fungi colonization were reduced probably due to the decreased soil porosity after compaction. However, root organic acid anions (OAAs) levels were increased by 170%. Several genera of acti­ nobacteria were specifically enriched in the rhizosphere and their abundance was significantly correlated with the concentration of OAAs. However, the positive correlations of concentration of OAAs and abundance of mi­ croorganisms or plant P uptake were not observed at flowering stage. Our results indicated that besides the wellknown function of exuded organic acid anions on soil P mobilization, maize might also select for microorganisms associated with the facilitation of P acquisition, and mitigating P deficiency at the early growth stage of the plant in compacted soil.","container-title":"Soil Biology and Biochemistry","DOI":"10.1016/j.soilbio.2023.109074","ISSN":"00380717","journalAbbreviation":"Soil Biology and Biochemistry","language":"en","page":"109074","source":"DOI.org (Crossref)","title":"Root exudation of organic acid anions and recruitment of beneficial actinobacteria facilitate phosphorus uptake by maize in compacted silt loam soil","URL":"https://linkinghub.elsevier.com/retrieve/pii/S0038071723001360","volume":"184","author":[{"family":"Zhang","given":"Fangbo"},{"family":"Hou","given":"Yuxue"},{"family":"Zed","given":"Rengel"},{"family":"Mauchline","given":"Tim.H."},{"family":"Shen","given":"Jianbo"},{"family":"Zhang","given":"Fusuo"},{"family":"Jin","given":"Kemo"}],"accessed":{"date-parts":[["2025",6,10]]},"issued":{"date-parts":[["2023",9]]}},"label":"page"}],"schema":"https://github.com/citation-style-language/schema/raw/master/csl-citation.json"} </w:instrText>
      </w:r>
      <w:r w:rsidR="00480686" w:rsidRPr="00405E58">
        <w:rPr>
          <w:rFonts w:eastAsia="ＭＳ Ｐゴシック"/>
          <w:b/>
          <w:bCs w:val="0"/>
          <w:kern w:val="0"/>
          <w14:ligatures w14:val="none"/>
        </w:rPr>
        <w:fldChar w:fldCharType="separate"/>
      </w:r>
      <w:r w:rsidR="00322F35" w:rsidRPr="00322F35">
        <w:rPr>
          <w:kern w:val="0"/>
          <w:vertAlign w:val="superscript"/>
        </w:rPr>
        <w:t>60–62</w:t>
      </w:r>
      <w:r w:rsidR="00480686" w:rsidRPr="00405E58">
        <w:rPr>
          <w:rFonts w:eastAsia="ＭＳ Ｐゴシック"/>
          <w:b/>
          <w:bCs w:val="0"/>
          <w:kern w:val="0"/>
          <w14:ligatures w14:val="none"/>
        </w:rPr>
        <w:fldChar w:fldCharType="end"/>
      </w:r>
      <w:r w:rsidR="00FC282C" w:rsidRPr="00405E58">
        <w:rPr>
          <w:rFonts w:eastAsia="ＭＳ Ｐゴシック"/>
          <w:bCs w:val="0"/>
          <w:kern w:val="0"/>
          <w14:ligatures w14:val="none"/>
        </w:rPr>
        <w:t>.</w:t>
      </w:r>
      <w:r w:rsidR="005B16D8" w:rsidRPr="00405E58">
        <w:rPr>
          <w:rFonts w:eastAsia="ＭＳ Ｐゴシック"/>
          <w:bCs w:val="0"/>
          <w:kern w:val="0"/>
          <w14:ligatures w14:val="none"/>
        </w:rPr>
        <w:t xml:space="preserve"> </w:t>
      </w:r>
      <w:r w:rsidR="00FC282C" w:rsidRPr="00405E58">
        <w:rPr>
          <w:rFonts w:eastAsia="ＭＳ Ｐゴシック"/>
          <w:bCs w:val="0"/>
          <w:kern w:val="0"/>
          <w14:ligatures w14:val="none"/>
        </w:rPr>
        <w:t xml:space="preserve">In contrast, </w:t>
      </w:r>
      <w:r w:rsidR="0090511F" w:rsidRPr="00405E58">
        <w:rPr>
          <w:rFonts w:eastAsia="ＭＳ Ｐゴシック"/>
          <w:bCs w:val="0"/>
          <w:kern w:val="0"/>
          <w14:ligatures w14:val="none"/>
        </w:rPr>
        <w:t>the</w:t>
      </w:r>
      <w:r w:rsidR="00FC282C" w:rsidRPr="00405E58">
        <w:rPr>
          <w:rFonts w:eastAsia="ＭＳ Ｐゴシック"/>
          <w:bCs w:val="0"/>
          <w:kern w:val="0"/>
          <w14:ligatures w14:val="none"/>
        </w:rPr>
        <w:t xml:space="preserve"> Pseudomonadota taxa </w:t>
      </w:r>
      <w:r w:rsidR="00927F94" w:rsidRPr="00405E58">
        <w:rPr>
          <w:rFonts w:eastAsia="ＭＳ Ｐゴシック"/>
          <w:bCs w:val="0"/>
          <w:kern w:val="0"/>
          <w14:ligatures w14:val="none"/>
        </w:rPr>
        <w:t>specific</w:t>
      </w:r>
      <w:r w:rsidR="00FC282C" w:rsidRPr="00405E58">
        <w:rPr>
          <w:rFonts w:eastAsia="ＭＳ Ｐゴシック"/>
          <w:bCs w:val="0"/>
          <w:kern w:val="0"/>
          <w14:ligatures w14:val="none"/>
        </w:rPr>
        <w:t xml:space="preserve"> to Group II </w:t>
      </w:r>
      <w:r w:rsidR="00AB1DAF" w:rsidRPr="00405E58">
        <w:rPr>
          <w:rFonts w:eastAsia="ＭＳ Ｐゴシック"/>
          <w:bCs w:val="0"/>
          <w:kern w:val="0"/>
          <w14:ligatures w14:val="none"/>
        </w:rPr>
        <w:t xml:space="preserve">basins </w:t>
      </w:r>
      <w:r w:rsidR="0090511F" w:rsidRPr="00405E58">
        <w:rPr>
          <w:rFonts w:eastAsia="ＭＳ Ｐゴシック"/>
          <w:bCs w:val="0"/>
          <w:kern w:val="0"/>
          <w14:ligatures w14:val="none"/>
        </w:rPr>
        <w:t>(</w:t>
      </w:r>
      <w:r w:rsidR="00777B77" w:rsidRPr="00405E58">
        <w:rPr>
          <w:rFonts w:eastAsia="ＭＳ Ｐゴシック"/>
          <w:bCs w:val="0"/>
          <w:kern w:val="0"/>
          <w14:ligatures w14:val="none"/>
        </w:rPr>
        <w:t xml:space="preserve">e.g., </w:t>
      </w:r>
      <w:r w:rsidR="00A14B16" w:rsidRPr="00405E58">
        <w:rPr>
          <w:rFonts w:eastAsia="ＭＳ Ｐゴシック"/>
          <w:kern w:val="0"/>
          <w14:ligatures w14:val="none"/>
        </w:rPr>
        <w:t>Sutterellaceae and A21b</w:t>
      </w:r>
      <w:r w:rsidR="0090511F" w:rsidRPr="00405E58">
        <w:rPr>
          <w:rFonts w:eastAsia="ＭＳ Ｐゴシック"/>
          <w:bCs w:val="0"/>
          <w:kern w:val="0"/>
          <w14:ligatures w14:val="none"/>
        </w:rPr>
        <w:t xml:space="preserve">) </w:t>
      </w:r>
      <w:r w:rsidR="00927F94" w:rsidRPr="00405E58">
        <w:t>remain poorly characterized, both ecologically and physiologically.</w:t>
      </w:r>
      <w:r w:rsidR="000929EF" w:rsidRPr="00405E58">
        <w:t xml:space="preserve"> </w:t>
      </w:r>
      <w:r w:rsidR="00274229" w:rsidRPr="00405E58">
        <w:t xml:space="preserve">Intriguingly, </w:t>
      </w:r>
      <w:r w:rsidR="008C6665" w:rsidRPr="00405E58">
        <w:t xml:space="preserve">transitions among </w:t>
      </w:r>
      <w:r w:rsidR="004201D9" w:rsidRPr="00405E58">
        <w:t>the</w:t>
      </w:r>
      <w:r w:rsidR="008C6665" w:rsidRPr="00405E58">
        <w:t xml:space="preserve"> three community types</w:t>
      </w:r>
      <w:r w:rsidR="000070F6" w:rsidRPr="00405E58">
        <w:t xml:space="preserve"> (Groups I</w:t>
      </w:r>
      <w:r w:rsidR="00773991">
        <w:t>-</w:t>
      </w:r>
      <w:r w:rsidR="000070F6" w:rsidRPr="00405E58">
        <w:t>III)</w:t>
      </w:r>
      <w:r w:rsidR="008C6665" w:rsidRPr="00405E58">
        <w:t xml:space="preserve"> </w:t>
      </w:r>
      <w:r w:rsidR="00C80DC0" w:rsidRPr="00405E58">
        <w:t xml:space="preserve">were </w:t>
      </w:r>
      <w:r w:rsidR="0059156D">
        <w:t>observed</w:t>
      </w:r>
      <w:r w:rsidR="00C80DC0" w:rsidRPr="00405E58">
        <w:t xml:space="preserve"> </w:t>
      </w:r>
      <w:r w:rsidR="00DB1EEC">
        <w:t>across all</w:t>
      </w:r>
      <w:r w:rsidR="00586AD2" w:rsidRPr="00405E58">
        <w:t xml:space="preserve"> six plant species examined</w:t>
      </w:r>
      <w:r w:rsidR="008E175C" w:rsidRPr="00405E58">
        <w:t xml:space="preserve"> (Fig. 3c)</w:t>
      </w:r>
      <w:r w:rsidR="00175A25" w:rsidRPr="00405E58">
        <w:t xml:space="preserve">. </w:t>
      </w:r>
      <w:r w:rsidR="006461D6" w:rsidRPr="00405E58">
        <w:t xml:space="preserve">Consequently, prokaryotic communities </w:t>
      </w:r>
      <w:r w:rsidR="00A72F33">
        <w:t xml:space="preserve">are likely to shift among </w:t>
      </w:r>
      <w:r w:rsidR="006D49F5" w:rsidRPr="00405E58">
        <w:t>representative</w:t>
      </w:r>
      <w:r w:rsidR="006461D6" w:rsidRPr="00405E58">
        <w:t xml:space="preserve"> states in response to </w:t>
      </w:r>
      <w:r w:rsidR="00A72F33">
        <w:t>subtle</w:t>
      </w:r>
      <w:r w:rsidR="006461D6" w:rsidRPr="00405E58">
        <w:t xml:space="preserve"> changes in biotic and abiotic conditions within roots.</w:t>
      </w:r>
    </w:p>
    <w:p w14:paraId="09F338B0" w14:textId="078C9665" w:rsidR="00A6540C" w:rsidRPr="00CA2CC1" w:rsidRDefault="00DF7EE8" w:rsidP="00A6540C">
      <w:pPr>
        <w:widowControl/>
        <w:tabs>
          <w:tab w:val="left" w:pos="426"/>
        </w:tabs>
        <w:spacing w:before="179" w:beforeAutospacing="1" w:after="100" w:afterAutospacing="1"/>
        <w:outlineLvl w:val="3"/>
        <w:rPr>
          <w:rFonts w:eastAsia="ＭＳ Ｐゴシック"/>
          <w:bCs w:val="0"/>
          <w:color w:val="000000" w:themeColor="text1"/>
          <w:kern w:val="0"/>
          <w14:ligatures w14:val="none"/>
        </w:rPr>
      </w:pPr>
      <w:r w:rsidRPr="00405E58">
        <w:tab/>
      </w:r>
      <w:r w:rsidR="00802A4C" w:rsidRPr="00405E58">
        <w:t xml:space="preserve">Although numerous taxa were </w:t>
      </w:r>
      <w:r w:rsidR="00765479">
        <w:t>highlighted</w:t>
      </w:r>
      <w:r w:rsidR="00BF7D33">
        <w:t xml:space="preserve"> as potential </w:t>
      </w:r>
      <w:r w:rsidR="00765479">
        <w:t xml:space="preserve">drivers of </w:t>
      </w:r>
      <w:r w:rsidR="00F02B4F">
        <w:t>prokaryotic community assembly</w:t>
      </w:r>
      <w:r w:rsidR="00802A4C" w:rsidRPr="00405E58">
        <w:t xml:space="preserve">, </w:t>
      </w:r>
      <w:r w:rsidR="00765479">
        <w:t>t</w:t>
      </w:r>
      <w:r w:rsidR="00FD58A4" w:rsidRPr="00405E58">
        <w:t xml:space="preserve">he Acidobacteriota genus </w:t>
      </w:r>
      <w:r w:rsidR="0074754C" w:rsidRPr="00405E58">
        <w:rPr>
          <w:i/>
          <w:iCs/>
        </w:rPr>
        <w:t>Ca.</w:t>
      </w:r>
      <w:r w:rsidR="002B4CA9" w:rsidRPr="00405E58">
        <w:t xml:space="preserve"> </w:t>
      </w:r>
      <w:r w:rsidR="00FD58A4" w:rsidRPr="00216BBC">
        <w:rPr>
          <w:rStyle w:val="af3"/>
          <w:rFonts w:eastAsiaTheme="majorEastAsia"/>
          <w:i w:val="0"/>
          <w:iCs w:val="0"/>
        </w:rPr>
        <w:t>Solibacter</w:t>
      </w:r>
      <w:r w:rsidR="00765479">
        <w:rPr>
          <w:i/>
          <w:iCs/>
        </w:rPr>
        <w:t xml:space="preserve"> </w:t>
      </w:r>
      <w:r w:rsidR="00FD58A4" w:rsidRPr="00405E58">
        <w:t xml:space="preserve">exhibited the largest or second-largest impacts on the overall topography of prokaryotic </w:t>
      </w:r>
      <w:r w:rsidR="00FF4572" w:rsidRPr="00405E58">
        <w:t>assembly</w:t>
      </w:r>
      <w:r w:rsidR="00FD58A4" w:rsidRPr="00405E58">
        <w:t xml:space="preserve"> landscapes across all six host plants (Fig. 4d). </w:t>
      </w:r>
      <w:r w:rsidR="003B5ECD" w:rsidRPr="00405E58">
        <w:t xml:space="preserve">Bacteria in </w:t>
      </w:r>
      <w:r w:rsidR="00CA2CC1">
        <w:t>this</w:t>
      </w:r>
      <w:r w:rsidR="003B5ECD" w:rsidRPr="00405E58">
        <w:t xml:space="preserve"> genus </w:t>
      </w:r>
      <w:r w:rsidR="00235C6F" w:rsidRPr="00405E58">
        <w:t>are</w:t>
      </w:r>
      <w:r w:rsidR="00CB6474" w:rsidRPr="00405E58">
        <w:t xml:space="preserve"> known to </w:t>
      </w:r>
      <w:r w:rsidR="00355373" w:rsidRPr="00405E58">
        <w:rPr>
          <w:rFonts w:eastAsia="ＭＳ Ｐゴシック"/>
          <w:bCs w:val="0"/>
          <w:kern w:val="0"/>
          <w14:ligatures w14:val="none"/>
        </w:rPr>
        <w:t xml:space="preserve">degrade plant cell walls and produce </w:t>
      </w:r>
      <w:r w:rsidR="00A06C66" w:rsidRPr="00405E58">
        <w:rPr>
          <w:rFonts w:eastAsia="ＭＳ Ｐゴシック"/>
          <w:bCs w:val="0"/>
          <w:kern w:val="0"/>
          <w14:ligatures w14:val="none"/>
        </w:rPr>
        <w:t xml:space="preserve">diverse </w:t>
      </w:r>
      <w:r w:rsidR="00355373" w:rsidRPr="00405E58">
        <w:rPr>
          <w:rFonts w:eastAsia="ＭＳ Ｐゴシック"/>
          <w:bCs w:val="0"/>
          <w:kern w:val="0"/>
          <w14:ligatures w14:val="none"/>
        </w:rPr>
        <w:t>polysaccharides and secondary metabolites</w:t>
      </w:r>
      <w:r w:rsidR="00355373" w:rsidRPr="00405E58">
        <w:rPr>
          <w:rFonts w:eastAsia="ＭＳ Ｐゴシック"/>
          <w:b/>
          <w:bCs w:val="0"/>
          <w:kern w:val="0"/>
          <w14:ligatures w14:val="none"/>
        </w:rPr>
        <w:fldChar w:fldCharType="begin"/>
      </w:r>
      <w:r w:rsidR="00322F35">
        <w:rPr>
          <w:rFonts w:eastAsia="ＭＳ Ｐゴシック"/>
          <w:bCs w:val="0"/>
          <w:kern w:val="0"/>
          <w14:ligatures w14:val="none"/>
        </w:rPr>
        <w:instrText xml:space="preserve"> ADDIN ZOTERO_ITEM CSL_CITATION {"citationID":"1LIfxKad","properties":{"formattedCitation":"\\super 63,64\\nosupersub{}","plainCitation":"63,64","noteIndex":0},"citationItems":[{"id":1502,"uris":["http://zotero.org/users/13996173/items/NA9AUYMT"],"itemData":{"id":1502,"type":"article-journal","abstract":"Members of the bacterial phylum Acidobacteria are widespread in soils and sediments worldwide, and are abundant in many soils. Acidobacteria are challenging to culture in vitro, and many basic features of their biology and functional roles in the soil have not been determined. Candidatus Solibacter usitatus strain Ellin6076 has a 9.9 Mb genome that is approximately 2–5 times as large as the other sequenced Acidobacteria genomes. Bacterial genome sizes typically range from 0.5 to 10 Mb and are influenced by gene duplication, horizontal gene transfer, gene loss and other evolutionary processes. Our comparative genome analyses indicate that the Ellin6076 large genome has arisen by horizontal gene transfer via ancient bacteriophage and/or plasmid-mediated transduction, and widespread small-scale gene duplications, resulting in an increased number of paralogs. Low amino acid sequence identities among functional group members, and lack of conserved gene order and orientation in regions containing similar groups of paralogs, suggest that most of the paralogs are not the result of recent duplication events. The genome sizes of additional cultured Acidobacteria strains were estimated using pulsed-field gel electrophoresis to determine the prevalence of the large genome trait within the phylum. Members of subdivision 3 had larger genomes than those of subdivision 1, but none were as large as the Ellin6076 genome. The large genome of Ellin6076 may not be typical of the phylum, and encodes traits that could provide a selective metabolic, defensive and regulatory advantage in the soil environment.","container-title":"PLOS ONE","DOI":"10.1371/journal.pone.0024882","ISSN":"1932-6203","issue":"9","journalAbbreviation":"PLOS ONE","language":"en","note":"publisher: Public Library of Science","page":"e24882","source":"PLoS Journals","title":"Biological Consequences of Ancient Gene Acquisition and Duplication in the Large Genome of Candidatus Solibacter usitatus Ellin6076","URL":"https://journals.plos.org/plosone/article?id=10.1371/journal.pone.0024882","volume":"6","author":[{"family":"Challacombe","given":"Jean F."},{"family":"Eichorst","given":"Stephanie A."},{"family":"Hauser","given":"Loren"},{"family":"Land","given":"Miriam"},{"family":"Xie","given":"Gary"},{"family":"Kuske","given":"Cheryl R."}],"accessed":{"date-parts":[["2025",1,20]]},"issued":{"date-parts":[["2011",9,15]]}}},{"id":1538,"uris":["http://zotero.org/users/13996173/items/27IBS3YR"],"itemData":{"id":1538,"type":"article-journal","abstract":"Polyketides are structurally diverse secondary metabolites, many of which have antibiotic or anticancer activity. Type I modular polyketide synthase (PKS) genes are typically large and encode repeating enzymatic domains that elongate and modify the nascent polyketide chain. A fosmid metagenomic library constructed from an agricultural soil was arrayed and the macroarray was screened for the presence of conserved ketosynthase [β-ketoacyl synthase (KS)] domains, enzymatic domains present in PKSs. Thirty-four clones containing KS domains were identified by Southern hybridization. Many of the KS domains contained within metagenomic clones shared significant similarity to PKS or nonribosomal peptide synthesis genes from members of theCyanobacteria or theProteobacteria phyla. However, analysis of complete clone insert sequences indicated that theblast analysis for KS domains did not reflect the true phylogenetic origin of many of these metagenomic clones that had a %G+C content and significant sequence similarity to genes from members of the phylumAcidobacteria. This conclusion of anAcidobacteria origin for several clones was further supported by evidence that cultured soilAcidobacteria from different subdivisions have genetic loci closely related to PKS domains contained within metagenomic clones, suggesting thatAcidobacteria may be a source of novel polyketides. This study also demonstrates the utility of combining data from culture-dependent and -independent investigations in expanding our collective knowledge of microbial genomic diversity.","container-title":"FEMS Microbiology Ecology","DOI":"10.1111/j.1574-6941.2011.01122.x","ISSN":"0168-6496","issue":"1","journalAbbreviation":"FEMS Microbiology Ecology","page":"176-187","source":"Silverchair","title":"Polyketide synthase pathways identified from a metagenomic library are derived from soilAcidobacteria","URL":"https://doi.org/10.1111/j.1574-6941.2011.01122.x","volume":"78","author":[{"family":"Parsley","given":"Larissa C."},{"family":"Linneman","given":"Jonathan"},{"family":"Goode","given":"Ann M."},{"family":"Becklund","given":"Kristen"},{"family":"George","given":"Isabelle"},{"family":"Goodman","given":"Robert M."},{"family":"Lopanik","given":"Nicole B."},{"family":"Liles","given":"Mark R."}],"accessed":{"date-parts":[["2025",1,20]]},"issued":{"date-parts":[["2011",10,1]]}}}],"schema":"https://github.com/citation-style-language/schema/raw/master/csl-citation.json"} </w:instrText>
      </w:r>
      <w:r w:rsidR="00355373" w:rsidRPr="00405E58">
        <w:rPr>
          <w:rFonts w:eastAsia="ＭＳ Ｐゴシック"/>
          <w:b/>
          <w:bCs w:val="0"/>
          <w:kern w:val="0"/>
          <w14:ligatures w14:val="none"/>
        </w:rPr>
        <w:fldChar w:fldCharType="separate"/>
      </w:r>
      <w:r w:rsidR="00322F35" w:rsidRPr="00322F35">
        <w:rPr>
          <w:kern w:val="0"/>
          <w:vertAlign w:val="superscript"/>
        </w:rPr>
        <w:t>63,64</w:t>
      </w:r>
      <w:r w:rsidR="00355373" w:rsidRPr="00405E58">
        <w:rPr>
          <w:rFonts w:eastAsia="ＭＳ Ｐゴシック"/>
          <w:b/>
          <w:bCs w:val="0"/>
          <w:kern w:val="0"/>
          <w14:ligatures w14:val="none"/>
        </w:rPr>
        <w:fldChar w:fldCharType="end"/>
      </w:r>
      <w:r w:rsidR="00E8063E" w:rsidRPr="00405E58">
        <w:rPr>
          <w:rFonts w:eastAsia="ＭＳ Ｐゴシック"/>
          <w:bCs w:val="0"/>
          <w:kern w:val="0"/>
          <w14:ligatures w14:val="none"/>
        </w:rPr>
        <w:t xml:space="preserve">, </w:t>
      </w:r>
      <w:r w:rsidR="00F026AD" w:rsidRPr="00405E58">
        <w:rPr>
          <w:rFonts w:eastAsia="ＭＳ Ｐゴシック"/>
          <w:bCs w:val="0"/>
          <w:kern w:val="0"/>
          <w14:ligatures w14:val="none"/>
        </w:rPr>
        <w:t>possibly</w:t>
      </w:r>
      <w:r w:rsidR="001E447D" w:rsidRPr="00405E58">
        <w:rPr>
          <w:rFonts w:eastAsia="ＭＳ Ｐゴシック"/>
          <w:bCs w:val="0"/>
          <w:kern w:val="0"/>
          <w14:ligatures w14:val="none"/>
        </w:rPr>
        <w:t xml:space="preserve"> </w:t>
      </w:r>
      <w:r w:rsidR="00D9367A" w:rsidRPr="00405E58">
        <w:rPr>
          <w:rFonts w:eastAsia="ＭＳ Ｐゴシック"/>
          <w:bCs w:val="0"/>
          <w:kern w:val="0"/>
          <w14:ligatures w14:val="none"/>
        </w:rPr>
        <w:t>modifying</w:t>
      </w:r>
      <w:r w:rsidR="003F41BE" w:rsidRPr="00405E58">
        <w:rPr>
          <w:rFonts w:eastAsia="ＭＳ Ｐゴシック"/>
          <w:bCs w:val="0"/>
          <w:kern w:val="0"/>
          <w14:ligatures w14:val="none"/>
        </w:rPr>
        <w:t xml:space="preserve"> </w:t>
      </w:r>
      <w:r w:rsidR="00A61987" w:rsidRPr="00405E58">
        <w:rPr>
          <w:rFonts w:eastAsia="ＭＳ Ｐゴシック"/>
          <w:bCs w:val="0"/>
          <w:kern w:val="0"/>
          <w14:ligatures w14:val="none"/>
        </w:rPr>
        <w:t xml:space="preserve">the </w:t>
      </w:r>
      <w:r w:rsidR="003F41BE" w:rsidRPr="00405E58">
        <w:rPr>
          <w:rFonts w:eastAsia="ＭＳ Ｐゴシック"/>
          <w:bCs w:val="0"/>
          <w:kern w:val="0"/>
          <w14:ligatures w14:val="none"/>
        </w:rPr>
        <w:t>micro</w:t>
      </w:r>
      <w:r w:rsidR="00DF421F" w:rsidRPr="00405E58">
        <w:rPr>
          <w:rFonts w:eastAsia="ＭＳ Ｐゴシック"/>
          <w:bCs w:val="0"/>
          <w:kern w:val="0"/>
          <w14:ligatures w14:val="none"/>
        </w:rPr>
        <w:t xml:space="preserve">environments </w:t>
      </w:r>
      <w:r w:rsidR="00F21786" w:rsidRPr="00405E58">
        <w:rPr>
          <w:rFonts w:eastAsia="ＭＳ Ｐゴシック"/>
          <w:bCs w:val="0"/>
          <w:kern w:val="0"/>
          <w14:ligatures w14:val="none"/>
        </w:rPr>
        <w:t>surrounding</w:t>
      </w:r>
      <w:r w:rsidR="00DF421F" w:rsidRPr="00405E58">
        <w:rPr>
          <w:rFonts w:eastAsia="ＭＳ Ｐゴシック"/>
          <w:bCs w:val="0"/>
          <w:kern w:val="0"/>
          <w14:ligatures w14:val="none"/>
        </w:rPr>
        <w:t xml:space="preserve"> other </w:t>
      </w:r>
      <w:r w:rsidR="00B308A5" w:rsidRPr="00405E58">
        <w:rPr>
          <w:rFonts w:eastAsia="ＭＳ Ｐゴシック"/>
          <w:bCs w:val="0"/>
          <w:kern w:val="0"/>
          <w14:ligatures w14:val="none"/>
        </w:rPr>
        <w:t xml:space="preserve">prokaryotes </w:t>
      </w:r>
      <w:r w:rsidR="00F343B4" w:rsidRPr="00405E58">
        <w:rPr>
          <w:rFonts w:eastAsia="ＭＳ Ｐゴシック"/>
          <w:bCs w:val="0"/>
          <w:kern w:val="0"/>
          <w14:ligatures w14:val="none"/>
        </w:rPr>
        <w:t>within</w:t>
      </w:r>
      <w:r w:rsidR="00052CE7" w:rsidRPr="00405E58">
        <w:rPr>
          <w:rFonts w:eastAsia="ＭＳ Ｐゴシック"/>
          <w:bCs w:val="0"/>
          <w:kern w:val="0"/>
          <w14:ligatures w14:val="none"/>
        </w:rPr>
        <w:t xml:space="preserve"> the endosphere and rhizosphere</w:t>
      </w:r>
      <w:r w:rsidR="00AC00C3" w:rsidRPr="00405E58">
        <w:rPr>
          <w:rFonts w:eastAsia="ＭＳ Ｐゴシック"/>
          <w:bCs w:val="0"/>
          <w:kern w:val="0"/>
          <w14:ligatures w14:val="none"/>
        </w:rPr>
        <w:t xml:space="preserve">. </w:t>
      </w:r>
      <w:r w:rsidR="00825719" w:rsidRPr="00405E58">
        <w:rPr>
          <w:rFonts w:eastAsia="ＭＳ Ｐゴシック"/>
          <w:bCs w:val="0"/>
          <w:kern w:val="0"/>
          <w14:ligatures w14:val="none"/>
        </w:rPr>
        <w:t xml:space="preserve">Likewise, </w:t>
      </w:r>
      <w:r w:rsidR="00484CC8" w:rsidRPr="00405E58">
        <w:rPr>
          <w:rFonts w:eastAsia="ＭＳ Ｐゴシック"/>
          <w:bCs w:val="0"/>
          <w:kern w:val="0"/>
          <w14:ligatures w14:val="none"/>
        </w:rPr>
        <w:t xml:space="preserve">the </w:t>
      </w:r>
      <w:r w:rsidR="008453D6" w:rsidRPr="00405E58">
        <w:rPr>
          <w:rFonts w:eastAsia="ＭＳ Ｐゴシック"/>
          <w:bCs w:val="0"/>
          <w:kern w:val="0"/>
          <w14:ligatures w14:val="none"/>
        </w:rPr>
        <w:t xml:space="preserve">Verrucomicrobiota genus </w:t>
      </w:r>
      <w:r w:rsidR="0074754C" w:rsidRPr="00405E58">
        <w:rPr>
          <w:i/>
          <w:iCs/>
        </w:rPr>
        <w:t>Ca.</w:t>
      </w:r>
      <w:r w:rsidR="002B4CA9" w:rsidRPr="00405E58">
        <w:t xml:space="preserve"> </w:t>
      </w:r>
      <w:r w:rsidR="008453D6" w:rsidRPr="00216BBC">
        <w:rPr>
          <w:rFonts w:eastAsia="ＭＳ Ｐゴシック"/>
          <w:bCs w:val="0"/>
          <w:kern w:val="0"/>
          <w14:ligatures w14:val="none"/>
        </w:rPr>
        <w:t>Udaeobacter</w:t>
      </w:r>
      <w:r w:rsidR="008453D6" w:rsidRPr="00405E58">
        <w:rPr>
          <w:rFonts w:eastAsia="ＭＳ Ｐゴシック"/>
          <w:bCs w:val="0"/>
          <w:i/>
          <w:iCs/>
          <w:kern w:val="0"/>
          <w14:ligatures w14:val="none"/>
        </w:rPr>
        <w:t xml:space="preserve"> </w:t>
      </w:r>
      <w:r w:rsidR="008453D6" w:rsidRPr="00405E58">
        <w:rPr>
          <w:rFonts w:eastAsia="ＭＳ Ｐゴシック"/>
          <w:bCs w:val="0"/>
          <w:kern w:val="0"/>
          <w14:ligatures w14:val="none"/>
        </w:rPr>
        <w:t>showed</w:t>
      </w:r>
      <w:r w:rsidR="0084333B" w:rsidRPr="00405E58">
        <w:rPr>
          <w:rFonts w:eastAsia="ＭＳ Ｐゴシック"/>
          <w:bCs w:val="0"/>
          <w:kern w:val="0"/>
          <w14:ligatures w14:val="none"/>
        </w:rPr>
        <w:t xml:space="preserve"> the </w:t>
      </w:r>
      <w:r w:rsidR="001E2F04" w:rsidRPr="00405E58">
        <w:rPr>
          <w:rFonts w:eastAsia="ＭＳ Ｐゴシック"/>
          <w:bCs w:val="0"/>
          <w:kern w:val="0"/>
          <w14:ligatures w14:val="none"/>
        </w:rPr>
        <w:t xml:space="preserve">strongest impacts on </w:t>
      </w:r>
      <w:r w:rsidR="00FF4572" w:rsidRPr="00405E58">
        <w:rPr>
          <w:rFonts w:eastAsia="ＭＳ Ｐゴシック"/>
          <w:bCs w:val="0"/>
          <w:kern w:val="0"/>
          <w14:ligatures w14:val="none"/>
        </w:rPr>
        <w:t>assembly</w:t>
      </w:r>
      <w:r w:rsidR="00464ADA" w:rsidRPr="00405E58">
        <w:rPr>
          <w:rFonts w:eastAsia="ＭＳ Ｐゴシック"/>
          <w:bCs w:val="0"/>
          <w:kern w:val="0"/>
          <w14:ligatures w14:val="none"/>
        </w:rPr>
        <w:t xml:space="preserve"> landscape </w:t>
      </w:r>
      <w:r w:rsidR="001175C7" w:rsidRPr="00405E58">
        <w:rPr>
          <w:rFonts w:eastAsia="ＭＳ Ｐゴシック"/>
          <w:bCs w:val="0"/>
          <w:kern w:val="0"/>
          <w14:ligatures w14:val="none"/>
        </w:rPr>
        <w:t xml:space="preserve">topography </w:t>
      </w:r>
      <w:r w:rsidR="00E974FA" w:rsidRPr="00405E58">
        <w:rPr>
          <w:rFonts w:eastAsia="ＭＳ Ｐゴシック"/>
          <w:bCs w:val="0"/>
          <w:kern w:val="0"/>
          <w14:ligatures w14:val="none"/>
        </w:rPr>
        <w:t>in</w:t>
      </w:r>
      <w:r w:rsidR="00B24A21" w:rsidRPr="00405E58">
        <w:rPr>
          <w:rFonts w:eastAsia="ＭＳ Ｐゴシック"/>
          <w:bCs w:val="0"/>
          <w:kern w:val="0"/>
          <w14:ligatures w14:val="none"/>
        </w:rPr>
        <w:t xml:space="preserve"> </w:t>
      </w:r>
      <w:r w:rsidR="004F50A9" w:rsidRPr="00405E58">
        <w:rPr>
          <w:rFonts w:eastAsia="ＭＳ Ｐゴシック"/>
          <w:bCs w:val="0"/>
          <w:kern w:val="0"/>
          <w14:ligatures w14:val="none"/>
        </w:rPr>
        <w:t>five of the six host plant</w:t>
      </w:r>
      <w:r w:rsidR="00E974FA" w:rsidRPr="00405E58">
        <w:rPr>
          <w:rFonts w:eastAsia="ＭＳ Ｐゴシック"/>
          <w:bCs w:val="0"/>
          <w:kern w:val="0"/>
          <w14:ligatures w14:val="none"/>
        </w:rPr>
        <w:t xml:space="preserve"> backgrounds</w:t>
      </w:r>
      <w:r w:rsidR="005C5690" w:rsidRPr="00405E58">
        <w:rPr>
          <w:rFonts w:eastAsia="ＭＳ Ｐゴシック"/>
          <w:bCs w:val="0"/>
          <w:kern w:val="0"/>
          <w14:ligatures w14:val="none"/>
        </w:rPr>
        <w:t xml:space="preserve"> </w:t>
      </w:r>
      <w:r w:rsidR="005C5690" w:rsidRPr="00405E58">
        <w:t>(Fig</w:t>
      </w:r>
      <w:r w:rsidR="007E7159" w:rsidRPr="00405E58">
        <w:t>s</w:t>
      </w:r>
      <w:r w:rsidR="005C5690" w:rsidRPr="00405E58">
        <w:t>. 4d</w:t>
      </w:r>
      <w:r w:rsidR="007E7159" w:rsidRPr="00405E58">
        <w:t xml:space="preserve"> and </w:t>
      </w:r>
      <w:r w:rsidR="009D7FC4" w:rsidRPr="00405E58">
        <w:t>6</w:t>
      </w:r>
      <w:r w:rsidR="005C5690" w:rsidRPr="00405E58">
        <w:t>).</w:t>
      </w:r>
      <w:r w:rsidR="009E5361" w:rsidRPr="00405E58">
        <w:t xml:space="preserve"> </w:t>
      </w:r>
      <w:r w:rsidR="003668CF" w:rsidRPr="00405E58">
        <w:t xml:space="preserve">Species in the genus </w:t>
      </w:r>
      <w:r w:rsidR="00A2609A" w:rsidRPr="00405E58">
        <w:t xml:space="preserve">adapt to </w:t>
      </w:r>
      <w:r w:rsidR="00BA165F" w:rsidRPr="00405E58">
        <w:rPr>
          <w:rFonts w:eastAsia="ＭＳ Ｐゴシック"/>
          <w:bCs w:val="0"/>
          <w:kern w:val="0"/>
          <w14:ligatures w14:val="none"/>
        </w:rPr>
        <w:t xml:space="preserve">nutrient-poor environments as </w:t>
      </w:r>
      <w:r w:rsidR="001F08EE" w:rsidRPr="00405E58">
        <w:rPr>
          <w:rFonts w:eastAsia="ＭＳ Ｐゴシック"/>
          <w:bCs w:val="0"/>
          <w:kern w:val="0"/>
          <w14:ligatures w14:val="none"/>
        </w:rPr>
        <w:t>oligotrophic bacteria</w:t>
      </w:r>
      <w:r w:rsidR="00616B7D">
        <w:rPr>
          <w:rFonts w:eastAsia="ＭＳ Ｐゴシック"/>
          <w:bCs w:val="0"/>
          <w:kern w:val="0"/>
          <w14:ligatures w14:val="none"/>
        </w:rPr>
        <w:t>, depending</w:t>
      </w:r>
      <w:r w:rsidR="009D5955" w:rsidRPr="00405E58">
        <w:rPr>
          <w:rFonts w:eastAsia="ＭＳ Ｐゴシック"/>
          <w:bCs w:val="0"/>
          <w:kern w:val="0"/>
          <w14:ligatures w14:val="none"/>
        </w:rPr>
        <w:t xml:space="preserve"> on </w:t>
      </w:r>
      <w:r w:rsidR="004B5600" w:rsidRPr="00405E58">
        <w:rPr>
          <w:rFonts w:eastAsia="ＭＳ Ｐゴシック"/>
          <w:bCs w:val="0"/>
          <w:kern w:val="0"/>
          <w14:ligatures w14:val="none"/>
        </w:rPr>
        <w:t xml:space="preserve">metabolites </w:t>
      </w:r>
      <w:r w:rsidR="00A27741" w:rsidRPr="00405E58">
        <w:rPr>
          <w:rFonts w:eastAsia="ＭＳ Ｐゴシック"/>
          <w:bCs w:val="0"/>
          <w:kern w:val="0"/>
          <w14:ligatures w14:val="none"/>
        </w:rPr>
        <w:t xml:space="preserve">emitted by other </w:t>
      </w:r>
      <w:r w:rsidR="000F24D8" w:rsidRPr="00405E58">
        <w:rPr>
          <w:rFonts w:eastAsia="ＭＳ Ｐゴシック"/>
          <w:bCs w:val="0"/>
          <w:kern w:val="0"/>
          <w14:ligatures w14:val="none"/>
        </w:rPr>
        <w:t>microbes</w:t>
      </w:r>
      <w:r w:rsidR="00BD17A2" w:rsidRPr="00405E58">
        <w:rPr>
          <w:rFonts w:eastAsia="ＭＳ Ｐゴシック"/>
          <w:bCs w:val="0"/>
          <w:kern w:val="0"/>
          <w14:ligatures w14:val="none"/>
        </w:rPr>
        <w:t xml:space="preserve"> in the </w:t>
      </w:r>
      <w:r w:rsidR="00733CD6" w:rsidRPr="00405E58">
        <w:rPr>
          <w:rFonts w:eastAsia="ＭＳ Ｐゴシック"/>
          <w:bCs w:val="0"/>
          <w:kern w:val="0"/>
          <w14:ligatures w14:val="none"/>
        </w:rPr>
        <w:t>soil</w:t>
      </w:r>
      <w:r w:rsidR="00D145BE" w:rsidRPr="00405E58">
        <w:rPr>
          <w:rFonts w:eastAsia="ＭＳ Ｐゴシック"/>
          <w:bCs w:val="0"/>
          <w:kern w:val="0"/>
          <w14:ligatures w14:val="none"/>
        </w:rPr>
        <w:fldChar w:fldCharType="begin"/>
      </w:r>
      <w:r w:rsidR="00322F35">
        <w:rPr>
          <w:rFonts w:eastAsia="ＭＳ Ｐゴシック"/>
          <w:bCs w:val="0"/>
          <w:kern w:val="0"/>
          <w14:ligatures w14:val="none"/>
        </w:rPr>
        <w:instrText xml:space="preserve"> ADDIN ZOTERO_ITEM CSL_CITATION {"citationID":"d8USIZTX","properties":{"formattedCitation":"\\super 65\\nosupersub{}","plainCitation":"65","noteIndex":0},"citationItems":[{"id":1997,"uris":["http://zotero.org/users/13996173/items/XXD994SA"],"itemData":{"id":1997,"type":"article-journal","abstract":"Abstract\n            \n              Although bacteria within the Verrucomicrobia phylum are pervasive in soils around the world, they are under-represented in both isolate collections and genomic databases. Here, we describe a single verrucomicrobial group within the class Spartobacteria that is not closely related to any previously described taxa. We examined more than 1,000 soils and found this spartobacterial phylotype to be ubiquitous and consistently one of the most abundant soil bacterial phylotypes, particularly in grasslands, where it was typically the most abundant. We reconstructed a nearly complete genome of this phylotype from a soil metagenome for which we propose the provisional name ‘\n              Candidatus\n              Udaeobacter copiosus’. The\n              Ca.\n              U. copiosus genome is unusually small for a cosmopolitan soil bacterium, estimated by one measure to be only 2.81 Mbp, compared to the predicted effective mean genome size of 4.74 Mbp for soil bacteria. Metabolic reconstruction suggests that\n              Ca.\n              U. copiosus is an aerobic heterotroph with numerous putative amino acid and vitamin auxotrophies. The large population size, relatively small genome and multiple putative auxotrophies characteristic of\n              Ca.\n              U. copiosus suggest that it may be undergoing streamlining selection to minimize cellular architecture, a phenomenon previously thought to be restricted to aquatic bacteria. Although many soil bacteria need relatively large, complex genomes to be successful in soil,\n              Ca.\n              U. copiosus appears to use an alternative strategy, sacrificing metabolic versatility for efficiency to become dominant in the soil environment.","container-title":"Nature Microbiology","DOI":"10.1038/nmicrobiol.2016.198","ISSN":"2058-5276","issue":"2","journalAbbreviation":"Nat Microbiol","language":"en","page":"16198","source":"DOI.org (Crossref)","title":"Genome reduction in an abundant and ubiquitous soil bacterium ‘Candidatus Udaeobacter copiosus’","URL":"https://www.nature.com/articles/nmicrobiol2016198","volume":"2","author":[{"family":"Brewer","given":"Tess E."},{"family":"Handley","given":"Kim M."},{"family":"Carini","given":"Paul"},{"family":"Gilbert","given":"Jack A."},{"family":"Fierer","given":"Noah"}],"accessed":{"date-parts":[["2025",6,11]]},"issued":{"date-parts":[["2016",10,31]]}}}],"schema":"https://github.com/citation-style-language/schema/raw/master/csl-citation.json"} </w:instrText>
      </w:r>
      <w:r w:rsidR="00D145BE" w:rsidRPr="00405E58">
        <w:rPr>
          <w:rFonts w:eastAsia="ＭＳ Ｐゴシック"/>
          <w:bCs w:val="0"/>
          <w:kern w:val="0"/>
          <w14:ligatures w14:val="none"/>
        </w:rPr>
        <w:fldChar w:fldCharType="separate"/>
      </w:r>
      <w:r w:rsidR="00322F35" w:rsidRPr="00322F35">
        <w:rPr>
          <w:kern w:val="0"/>
          <w:vertAlign w:val="superscript"/>
        </w:rPr>
        <w:t>65</w:t>
      </w:r>
      <w:r w:rsidR="00D145BE" w:rsidRPr="00405E58">
        <w:rPr>
          <w:rFonts w:eastAsia="ＭＳ Ｐゴシック"/>
          <w:bCs w:val="0"/>
          <w:kern w:val="0"/>
          <w14:ligatures w14:val="none"/>
        </w:rPr>
        <w:fldChar w:fldCharType="end"/>
      </w:r>
      <w:r w:rsidR="00942D4B" w:rsidRPr="00405E58">
        <w:rPr>
          <w:rFonts w:eastAsia="ＭＳ Ｐゴシック"/>
          <w:bCs w:val="0"/>
          <w:kern w:val="0"/>
          <w14:ligatures w14:val="none"/>
        </w:rPr>
        <w:t xml:space="preserve">. </w:t>
      </w:r>
      <w:r w:rsidR="00954118" w:rsidRPr="00405E58">
        <w:rPr>
          <w:rFonts w:eastAsia="ＭＳ Ｐゴシック"/>
          <w:bCs w:val="0"/>
          <w:kern w:val="0"/>
          <w14:ligatures w14:val="none"/>
        </w:rPr>
        <w:t xml:space="preserve">However, once </w:t>
      </w:r>
      <w:r w:rsidR="00BA4D0F" w:rsidRPr="00405E58">
        <w:rPr>
          <w:rFonts w:eastAsia="ＭＳ Ｐゴシック"/>
          <w:bCs w:val="0"/>
          <w:kern w:val="0"/>
          <w14:ligatures w14:val="none"/>
        </w:rPr>
        <w:t xml:space="preserve">established, their populations </w:t>
      </w:r>
      <w:r w:rsidR="00D61D53" w:rsidRPr="00405E58">
        <w:rPr>
          <w:rFonts w:eastAsia="ＭＳ Ｐゴシック"/>
          <w:bCs w:val="0"/>
          <w:kern w:val="0"/>
          <w14:ligatures w14:val="none"/>
        </w:rPr>
        <w:t xml:space="preserve">persist as </w:t>
      </w:r>
      <w:r w:rsidR="003F1687" w:rsidRPr="00405E58">
        <w:rPr>
          <w:rFonts w:eastAsia="ＭＳ Ｐゴシック"/>
          <w:bCs w:val="0"/>
          <w:kern w:val="0"/>
          <w14:ligatures w14:val="none"/>
        </w:rPr>
        <w:t xml:space="preserve">major </w:t>
      </w:r>
      <w:r w:rsidR="001D1DED" w:rsidRPr="00405E58">
        <w:rPr>
          <w:rFonts w:eastAsia="ＭＳ Ｐゴシック"/>
          <w:bCs w:val="0"/>
          <w:kern w:val="0"/>
          <w14:ligatures w14:val="none"/>
        </w:rPr>
        <w:t xml:space="preserve">components of </w:t>
      </w:r>
      <w:r w:rsidR="002176B8" w:rsidRPr="00405E58">
        <w:rPr>
          <w:rFonts w:eastAsia="ＭＳ Ｐゴシック"/>
          <w:bCs w:val="0"/>
          <w:kern w:val="0"/>
          <w14:ligatures w14:val="none"/>
        </w:rPr>
        <w:t>soil microbiomes</w:t>
      </w:r>
      <w:r w:rsidR="00EB06F0" w:rsidRPr="00405E58">
        <w:rPr>
          <w:rFonts w:eastAsia="ＭＳ Ｐゴシック"/>
          <w:bCs w:val="0"/>
          <w:kern w:val="0"/>
          <w14:ligatures w14:val="none"/>
        </w:rPr>
        <w:t xml:space="preserve">, </w:t>
      </w:r>
      <w:r w:rsidR="00283DB1" w:rsidRPr="00405E58">
        <w:rPr>
          <w:rFonts w:eastAsia="ＭＳ Ｐゴシック"/>
          <w:bCs w:val="0"/>
          <w:kern w:val="0"/>
          <w14:ligatures w14:val="none"/>
        </w:rPr>
        <w:t xml:space="preserve">potentially </w:t>
      </w:r>
      <w:r w:rsidR="001E3E95" w:rsidRPr="00405E58">
        <w:rPr>
          <w:rFonts w:eastAsia="ＭＳ Ｐゴシック"/>
          <w:bCs w:val="0"/>
          <w:kern w:val="0"/>
          <w14:ligatures w14:val="none"/>
        </w:rPr>
        <w:t xml:space="preserve">stabilizing </w:t>
      </w:r>
      <w:r w:rsidR="00F65BED">
        <w:rPr>
          <w:rFonts w:eastAsia="ＭＳ Ｐゴシック"/>
          <w:bCs w:val="0"/>
          <w:kern w:val="0"/>
          <w14:ligatures w14:val="none"/>
        </w:rPr>
        <w:t>overall</w:t>
      </w:r>
      <w:r w:rsidR="002F00AC" w:rsidRPr="00405E58">
        <w:rPr>
          <w:rFonts w:eastAsia="ＭＳ Ｐゴシック"/>
          <w:bCs w:val="0"/>
          <w:kern w:val="0"/>
          <w14:ligatures w14:val="none"/>
        </w:rPr>
        <w:t xml:space="preserve"> </w:t>
      </w:r>
      <w:r w:rsidR="00194B1A" w:rsidRPr="00405E58">
        <w:rPr>
          <w:rFonts w:eastAsia="ＭＳ Ｐゴシック"/>
          <w:bCs w:val="0"/>
          <w:kern w:val="0"/>
          <w14:ligatures w14:val="none"/>
        </w:rPr>
        <w:t xml:space="preserve">prokaryotic community </w:t>
      </w:r>
      <w:r w:rsidR="004D7F01" w:rsidRPr="00405E58">
        <w:rPr>
          <w:rFonts w:eastAsia="ＭＳ Ｐゴシック"/>
          <w:bCs w:val="0"/>
          <w:kern w:val="0"/>
          <w14:ligatures w14:val="none"/>
        </w:rPr>
        <w:t>processes</w:t>
      </w:r>
      <w:r w:rsidR="00D145BE" w:rsidRPr="00405E58">
        <w:rPr>
          <w:rFonts w:eastAsia="ＭＳ Ｐゴシック"/>
          <w:bCs w:val="0"/>
          <w:kern w:val="0"/>
          <w14:ligatures w14:val="none"/>
        </w:rPr>
        <w:fldChar w:fldCharType="begin"/>
      </w:r>
      <w:r w:rsidR="00322F35">
        <w:rPr>
          <w:rFonts w:eastAsia="ＭＳ Ｐゴシック"/>
          <w:bCs w:val="0"/>
          <w:kern w:val="0"/>
          <w14:ligatures w14:val="none"/>
        </w:rPr>
        <w:instrText xml:space="preserve"> ADDIN ZOTERO_ITEM CSL_CITATION {"citationID":"drS0nzi8","properties":{"formattedCitation":"\\super 65,66\\nosupersub{}","plainCitation":"65,66","noteIndex":0},"citationItems":[{"id":1997,"uris":["http://zotero.org/users/13996173/items/XXD994SA"],"itemData":{"id":1997,"type":"article-journal","abstract":"Abstract\n            \n              Although bacteria within the Verrucomicrobia phylum are pervasive in soils around the world, they are under-represented in both isolate collections and genomic databases. Here, we describe a single verrucomicrobial group within the class Spartobacteria that is not closely related to any previously described taxa. We examined more than 1,000 soils and found this spartobacterial phylotype to be ubiquitous and consistently one of the most abundant soil bacterial phylotypes, particularly in grasslands, where it was typically the most abundant. We reconstructed a nearly complete genome of this phylotype from a soil metagenome for which we propose the provisional name ‘\n              Candidatus\n              Udaeobacter copiosus’. The\n              Ca.\n              U. copiosus genome is unusually small for a cosmopolitan soil bacterium, estimated by one measure to be only 2.81 Mbp, compared to the predicted effective mean genome size of 4.74 Mbp for soil bacteria. Metabolic reconstruction suggests that\n              Ca.\n              U. copiosus is an aerobic heterotroph with numerous putative amino acid and vitamin auxotrophies. The large population size, relatively small genome and multiple putative auxotrophies characteristic of\n              Ca.\n              U. copiosus suggest that it may be undergoing streamlining selection to minimize cellular architecture, a phenomenon previously thought to be restricted to aquatic bacteria. Although many soil bacteria need relatively large, complex genomes to be successful in soil,\n              Ca.\n              U. copiosus appears to use an alternative strategy, sacrificing metabolic versatility for efficiency to become dominant in the soil environment.","container-title":"Nature Microbiology","DOI":"10.1038/nmicrobiol.2016.198","ISSN":"2058-5276","issue":"2","journalAbbreviation":"Nat Microbiol","language":"en","page":"16198","source":"DOI.org (Crossref)","title":"Genome reduction in an abundant and ubiquitous soil bacterium ‘Candidatus Udaeobacter copiosus’","URL":"https://www.nature.com/articles/nmicrobiol2016198","volume":"2","author":[{"family":"Brewer","given":"Tess E."},{"family":"Handley","given":"Kim M."},{"family":"Carini","given":"Paul"},{"family":"Gilbert","given":"Jack A."},{"family":"Fierer","given":"Noah"}],"accessed":{"date-parts":[["2025",6,11]]},"issued":{"date-parts":[["2016",10,31]]}}},{"id":1948,"uris":["http://zotero.org/users/13996173/items/ABRRBEH5"],"itemData":{"id":1948,"type":"article-journal","abstract":"Verrucomicrobia affiliated with “Candidatus Udaeobacter” belong to the most abundant soil bacteria worldwide. Although the synthesis of antibiotics presumably evolved in soil, and environmental pollution with antimicrobials increases, the impact of these complex molecules on “Ca. Udaeobacter” remains to be elucidated. In this study, we demonstrate that “Ca. Udaeobacter” representatives residing in grassland as well as forest soil ecosystems show multidrug resistance and even take advantage of antibiotics release. Soils treated with up to six different antibiotics exhibited a higher “Ca. Udaeobacter” abundance than corresponding controls after 3, 8, and 20 days of incubation. In this context, we provide evidence that “Ca. Udaeobacter” representatives may utilize nutrients which are released due to antibiotic-driven lysis of other soil microbes and thereby reduce energetically expensive synthesis of required biomolecules. Moreover, genomic analysis revealed the presence of genes conferring resistance to multiple classes of antibiotics and indicated that “Ca. Udaeobacter” representatives most likely oxidize the trace gas H2 to generate energy. This energy might be required for long-term persistence in terrestrial habitats, as already suggested for other dominant soil bacteria. Our study illustrates, for the first time, that globally abundant “Ca. Udaeobacter” benefits from release of antibiotics, which confers advantages over other soil bacteria and represents a so-far overlooked fundamental lifestyle feature of this poorly characterized verrucomicrobial genus. Furthermore, our study suggests that “Ca. Udaeobacter” representatives can utilize H2 as an alternative electron donor.IMPORTANCE Soil bacteria have been investigated for more than a century, but one of the most dominant terrestrial groups on Earth, “Candidatus Udaeobacter,” remains elusive and largely unexplored. Its natural habitat is considered a major reservoir of antibiotics, which directly or indirectly impact phylogenetically diverse microorganisms. Here, we found that “Ca. Udaeobacter” representatives exhibit multidrug resistance and not only evade harmful effects of antimicrobials but even benefit from antibiotic pressure in soil. Therefore, “Ca. Udaeobacter” evidently affects the composition of soil resistomes worldwide and might represent a winner of rising environmental pollution with antimicrobials. In addition, our study indicates that “Ca. Udaeobacter” representatives utilize H2 and thereby contribute to global hydrogen cycling. The here-reported findings provide insights into elementary lifestyle features of “Ca. Udaeobacter,” potentially contributing to its successful global dissemination.","container-title":"mSphere","DOI":"10.1128/msphere.00186-20","issue":"4","note":"publisher: American Society for Microbiology","page":"10.1128/msphere.00186-20","source":"journals.asm.org (Atypon)","title":"Globally Abundant “Candidatus Udaeobacter” Benefits from Release of Antibiotics in Soil and Potentially Performs Trace Gas Scavenging","URL":"https://journals.asm.org/doi/10.1128/msphere.00186-20","volume":"5","author":[{"family":"Willms","given":"Inka M."},{"family":"Rudolph","given":"Anina Y."},{"family":"Göschel","given":"Isabell"},{"family":"Bolz","given":"Simon H."},{"family":"Schneider","given":"Dominik"},{"family":"Penone","given":"Caterina"},{"family":"Poehlein","given":"Anja"},{"family":"Schöning","given":"Ingo"},{"family":"Nacke","given":"Heiko"}],"accessed":{"date-parts":[["2025",5,20]]},"issued":{"date-parts":[["2020",7,8]]}}}],"schema":"https://github.com/citation-style-language/schema/raw/master/csl-citation.json"} </w:instrText>
      </w:r>
      <w:r w:rsidR="00D145BE" w:rsidRPr="00405E58">
        <w:rPr>
          <w:rFonts w:eastAsia="ＭＳ Ｐゴシック"/>
          <w:bCs w:val="0"/>
          <w:kern w:val="0"/>
          <w14:ligatures w14:val="none"/>
        </w:rPr>
        <w:fldChar w:fldCharType="separate"/>
      </w:r>
      <w:r w:rsidR="00322F35" w:rsidRPr="00322F35">
        <w:rPr>
          <w:kern w:val="0"/>
          <w:vertAlign w:val="superscript"/>
        </w:rPr>
        <w:t>65,66</w:t>
      </w:r>
      <w:r w:rsidR="00D145BE" w:rsidRPr="00405E58">
        <w:rPr>
          <w:rFonts w:eastAsia="ＭＳ Ｐゴシック"/>
          <w:bCs w:val="0"/>
          <w:kern w:val="0"/>
          <w14:ligatures w14:val="none"/>
        </w:rPr>
        <w:fldChar w:fldCharType="end"/>
      </w:r>
      <w:r w:rsidR="00185B44" w:rsidRPr="00405E58">
        <w:rPr>
          <w:rFonts w:eastAsia="ＭＳ Ｐゴシック"/>
          <w:bCs w:val="0"/>
          <w:kern w:val="0"/>
          <w14:ligatures w14:val="none"/>
        </w:rPr>
        <w:t>.</w:t>
      </w:r>
      <w:r w:rsidR="0078737A">
        <w:rPr>
          <w:rFonts w:eastAsia="ＭＳ Ｐゴシック"/>
          <w:bCs w:val="0"/>
          <w:kern w:val="0"/>
          <w14:ligatures w14:val="none"/>
        </w:rPr>
        <w:t xml:space="preserve"> </w:t>
      </w:r>
      <w:r w:rsidR="00A6540C" w:rsidRPr="00CA2CC1">
        <w:rPr>
          <w:rFonts w:eastAsia="ＭＳ Ｐゴシック"/>
          <w:bCs w:val="0"/>
          <w:kern w:val="0"/>
          <w14:ligatures w14:val="none"/>
        </w:rPr>
        <w:t>As their genomes are enriched with genes for protein and peptide degradation</w:t>
      </w:r>
      <w:r w:rsidR="00A6540C" w:rsidRPr="00CA2CC1">
        <w:rPr>
          <w:rFonts w:eastAsia="ＭＳ Ｐゴシック"/>
          <w:bCs w:val="0"/>
          <w:kern w:val="0"/>
          <w14:ligatures w14:val="none"/>
        </w:rPr>
        <w:fldChar w:fldCharType="begin"/>
      </w:r>
      <w:r w:rsidR="00322F35">
        <w:rPr>
          <w:rFonts w:eastAsia="ＭＳ Ｐゴシック"/>
          <w:bCs w:val="0"/>
          <w:kern w:val="0"/>
          <w14:ligatures w14:val="none"/>
        </w:rPr>
        <w:instrText xml:space="preserve"> ADDIN ZOTERO_ITEM CSL_CITATION {"citationID":"BTEfTq9Q","properties":{"formattedCitation":"\\super 65\\nosupersub{}","plainCitation":"65","noteIndex":0},"citationItems":[{"id":1997,"uris":["http://zotero.org/users/13996173/items/XXD994SA"],"itemData":{"id":1997,"type":"article-journal","abstract":"Abstract\n            \n              Although bacteria within the Verrucomicrobia phylum are pervasive in soils around the world, they are under-represented in both isolate collections and genomic databases. Here, we describe a single verrucomicrobial group within the class Spartobacteria that is not closely related to any previously described taxa. We examined more than 1,000 soils and found this spartobacterial phylotype to be ubiquitous and consistently one of the most abundant soil bacterial phylotypes, particularly in grasslands, where it was typically the most abundant. We reconstructed a nearly complete genome of this phylotype from a soil metagenome for which we propose the provisional name ‘\n              Candidatus\n              Udaeobacter copiosus’. The\n              Ca.\n              U. copiosus genome is unusually small for a cosmopolitan soil bacterium, estimated by one measure to be only 2.81 Mbp, compared to the predicted effective mean genome size of 4.74 Mbp for soil bacteria. Metabolic reconstruction suggests that\n              Ca.\n              U. copiosus is an aerobic heterotroph with numerous putative amino acid and vitamin auxotrophies. The large population size, relatively small genome and multiple putative auxotrophies characteristic of\n              Ca.\n              U. copiosus suggest that it may be undergoing streamlining selection to minimize cellular architecture, a phenomenon previously thought to be restricted to aquatic bacteria. Although many soil bacteria need relatively large, complex genomes to be successful in soil,\n              Ca.\n              U. copiosus appears to use an alternative strategy, sacrificing metabolic versatility for efficiency to become dominant in the soil environment.","container-title":"Nature Microbiology","DOI":"10.1038/nmicrobiol.2016.198","ISSN":"2058-5276","issue":"2","journalAbbreviation":"Nat Microbiol","language":"en","page":"16198","source":"DOI.org (Crossref)","title":"Genome reduction in an abundant and ubiquitous soil bacterium ‘Candidatus Udaeobacter copiosus’","URL":"https://www.nature.com/articles/nmicrobiol2016198","volume":"2","author":[{"family":"Brewer","given":"Tess E."},{"family":"Handley","given":"Kim M."},{"family":"Carini","given":"Paul"},{"family":"Gilbert","given":"Jack A."},{"family":"Fierer","given":"Noah"}],"accessed":{"date-parts":[["2025",6,11]]},"issued":{"date-parts":[["2016",10,31]]}}}],"schema":"https://github.com/citation-style-language/schema/raw/master/csl-citation.json"} </w:instrText>
      </w:r>
      <w:r w:rsidR="00A6540C" w:rsidRPr="00CA2CC1">
        <w:rPr>
          <w:rFonts w:eastAsia="ＭＳ Ｐゴシック"/>
          <w:bCs w:val="0"/>
          <w:kern w:val="0"/>
          <w14:ligatures w14:val="none"/>
        </w:rPr>
        <w:fldChar w:fldCharType="separate"/>
      </w:r>
      <w:r w:rsidR="00322F35" w:rsidRPr="00322F35">
        <w:rPr>
          <w:kern w:val="0"/>
          <w:vertAlign w:val="superscript"/>
        </w:rPr>
        <w:t>65</w:t>
      </w:r>
      <w:r w:rsidR="00A6540C" w:rsidRPr="00CA2CC1">
        <w:rPr>
          <w:rFonts w:eastAsia="ＭＳ Ｐゴシック"/>
          <w:bCs w:val="0"/>
          <w:kern w:val="0"/>
          <w14:ligatures w14:val="none"/>
        </w:rPr>
        <w:fldChar w:fldCharType="end"/>
      </w:r>
      <w:r w:rsidR="00A6540C" w:rsidRPr="00CA2CC1">
        <w:rPr>
          <w:rFonts w:eastAsia="ＭＳ Ｐゴシック"/>
          <w:bCs w:val="0"/>
          <w:kern w:val="0"/>
          <w14:ligatures w14:val="none"/>
        </w:rPr>
        <w:t xml:space="preserve">, they </w:t>
      </w:r>
      <w:r w:rsidR="009F37A2">
        <w:rPr>
          <w:rFonts w:eastAsia="ＭＳ Ｐゴシック"/>
          <w:bCs w:val="0"/>
          <w:kern w:val="0"/>
          <w14:ligatures w14:val="none"/>
        </w:rPr>
        <w:t>likely</w:t>
      </w:r>
      <w:r w:rsidR="00A6540C" w:rsidRPr="00CA2CC1">
        <w:rPr>
          <w:rFonts w:eastAsia="ＭＳ Ｐゴシック"/>
          <w:bCs w:val="0"/>
          <w:kern w:val="0"/>
          <w14:ligatures w14:val="none"/>
        </w:rPr>
        <w:t xml:space="preserve"> increase amino acid availability for co-occurring bacteria with complementary physiological properties.</w:t>
      </w:r>
      <w:r w:rsidR="00A6540C" w:rsidRPr="00CA2CC1">
        <w:rPr>
          <w:rFonts w:eastAsia="ＭＳ Ｐゴシック"/>
          <w:bCs w:val="0"/>
          <w:color w:val="EE0000"/>
          <w:kern w:val="0"/>
          <w14:ligatures w14:val="none"/>
        </w:rPr>
        <w:t xml:space="preserve"> </w:t>
      </w:r>
      <w:r w:rsidR="00E0050E" w:rsidRPr="00B067E8">
        <w:rPr>
          <w:rFonts w:eastAsia="ＭＳ Ｐゴシック"/>
          <w:bCs w:val="0"/>
          <w:color w:val="000000" w:themeColor="text1"/>
          <w:kern w:val="0"/>
          <w14:ligatures w14:val="none"/>
        </w:rPr>
        <w:t>From this</w:t>
      </w:r>
      <w:r w:rsidR="00A6540C" w:rsidRPr="00B067E8">
        <w:rPr>
          <w:rFonts w:eastAsia="ＭＳ Ｐゴシック"/>
          <w:bCs w:val="0"/>
          <w:color w:val="000000" w:themeColor="text1"/>
          <w:kern w:val="0"/>
          <w14:ligatures w14:val="none"/>
        </w:rPr>
        <w:t xml:space="preserve"> perspective, prokaryotic community assembly may be disproportionately driven by metabolically versatile taxa that govern resource-mediated cooperation across taxonomically diverse members.</w:t>
      </w:r>
    </w:p>
    <w:p w14:paraId="6275431F" w14:textId="126A19FB" w:rsidR="00E3706D" w:rsidRPr="00CE3A21" w:rsidRDefault="00E3706D" w:rsidP="00773991">
      <w:pPr>
        <w:widowControl/>
        <w:tabs>
          <w:tab w:val="left" w:pos="426"/>
        </w:tabs>
        <w:spacing w:before="179" w:beforeAutospacing="1" w:after="100" w:afterAutospacing="1"/>
        <w:outlineLvl w:val="3"/>
        <w:rPr>
          <w:color w:val="000000" w:themeColor="text1"/>
          <w:highlight w:val="cyan"/>
        </w:rPr>
      </w:pPr>
      <w:r w:rsidRPr="00CA2CC1">
        <w:rPr>
          <w:color w:val="000000" w:themeColor="text1"/>
        </w:rPr>
        <w:lastRenderedPageBreak/>
        <w:tab/>
        <w:t xml:space="preserve">Although careful consideration of potential confounding factors is required, cross-kingdom interactions between fungi and prokaryotes </w:t>
      </w:r>
      <w:r w:rsidR="003A0A88">
        <w:rPr>
          <w:color w:val="000000" w:themeColor="text1"/>
        </w:rPr>
        <w:t>likely</w:t>
      </w:r>
      <w:r w:rsidRPr="00CA2CC1">
        <w:rPr>
          <w:color w:val="000000" w:themeColor="text1"/>
        </w:rPr>
        <w:t xml:space="preserve"> act a</w:t>
      </w:r>
      <w:r w:rsidRPr="00CE3A21">
        <w:rPr>
          <w:color w:val="000000" w:themeColor="text1"/>
        </w:rPr>
        <w:t xml:space="preserve">s key determinants of both </w:t>
      </w:r>
      <w:r w:rsidR="00A60C98" w:rsidRPr="00CE3A21">
        <w:rPr>
          <w:color w:val="000000" w:themeColor="text1"/>
        </w:rPr>
        <w:t xml:space="preserve">fungal and prokaryotic </w:t>
      </w:r>
      <w:r w:rsidRPr="00CE3A21">
        <w:rPr>
          <w:color w:val="000000" w:themeColor="text1"/>
        </w:rPr>
        <w:t>community assembl</w:t>
      </w:r>
      <w:r w:rsidR="00A60C98" w:rsidRPr="00CE3A21">
        <w:rPr>
          <w:color w:val="000000" w:themeColor="text1"/>
        </w:rPr>
        <w:t>y</w:t>
      </w:r>
      <w:r w:rsidRPr="00CE3A21">
        <w:rPr>
          <w:color w:val="000000" w:themeColor="text1"/>
        </w:rPr>
        <w:fldChar w:fldCharType="begin"/>
      </w:r>
      <w:r w:rsidR="00322F35" w:rsidRPr="00CE3A21">
        <w:rPr>
          <w:color w:val="000000" w:themeColor="text1"/>
        </w:rPr>
        <w:instrText xml:space="preserve"> ADDIN ZOTERO_ITEM CSL_CITATION {"citationID":"uj0Ioj9Y","properties":{"formattedCitation":"\\super 67,68\\nosupersub{}","plainCitation":"67,68","noteIndex":0},"citationItems":[{"id":943,"uris":["http://zotero.org/users/13996173/items/LUS3PH4L"],"itemData":{"id":943,"type":"article-journal","container-title":"Cell","DOI":"10.1016/j.cell.2018.10.020","ISSN":"0092-8674, 1097-4172","issue":"4","journalAbbreviation":"Cell","language":"English","note":"publisher: Elsevier\nPMID: 30388454","page":"973-983.e14","source":"www.cell.com","title":"Microbial Interkingdom Interactions in Roots Promote Arabidopsis Survival","URL":"https://www.cell.com/cell/abstract/S0092-8674(18)31329-1","volume":"175","author":[{"family":"Durán","given":"Paloma"},{"family":"Thiergart","given":"Thorsten"},{"family":"Garrido-Oter","given":"Ruben"},{"family":"Agler","given":"Matthew"},{"family":"Kemen","given":"Eric"},{"family":"Schulze-Lefert","given":"Paul"},{"family":"Hacquard","given":"Stéphane"}],"accessed":{"date-parts":[["2024",7,14]]},"issued":{"date-parts":[["2018",11,1]]}}},{"id":2188,"uris":["http://zotero.org/users/13996173/items/Y2EHM6DL"],"itemData":{"id":2188,"type":"article-journal","abstract":"Microbial biodeterioration is a major concern for the conservation of historical cultural relics worldwide. However, the ecology involving the origin, composition, and establishment of microbiomes on relics, once exposed to external environments, is largely unknown. Here, we combined field surveys with physiological assays and biological interaction experiments to investigate the microbiome in the Dahuting Han Dynasty Tomb, a Chinese tomb with more than 1,800 y of history, and its surrounding environments. Our investigation finds that multikingdom interactions, from mutualism to competition, drive the microbiome in this subterranean tomb. We reveal that Actinobacteria, Pseudonocardiaceae are the dominant organisms on walls in this tomb. These bacteria produce volatile geosmin that attracts springtails (Collembola), forming an interkingdom mutualism, which contributes to their dispersal, as one of the possible sources into the tomb from surrounding environments. Then, intrakingdom competition helps explain why Pseudonocardiaceae thrive in this tomb via the production of a mixture of cellulases, in combination with potential antimicrobial substances. Together, our findings show that multikingdom interactions play an important role in governing the microbiomes that colonize cultural relics. This knowledge is integral to understanding the ecological and physiological features of relic microbiomes and to supporting the relics’ long-term conservation.","container-title":"Proceedings of the National Academy of Sciences","DOI":"10.1073/pnas.2121141119","issue":"15","note":"publisher: Proceedings of the National Academy of Sciences","page":"e2121141119","source":"www-pnas-org.kyoto-u.idm.oclc.org (Atypon)","title":"Multikingdom interactions govern the microbiome in subterranean cultural heritage sites","URL":"https://www.pnas.org/doi/full/10.1073/pnas.2121141119","volume":"119","author":[{"family":"Liu","given":"Wenjing"},{"family":"Zhou","given":"Xiaoai"},{"family":"Jin","given":"Tao"},{"family":"Li","given":"Yonghui"},{"family":"Wu","given":"Bin"},{"family":"Yu","given":"Daoyuan"},{"family":"Yu","given":"Zongren"},{"family":"Su","given":"Bomin"},{"family":"Chen","given":"Ruirui"},{"family":"Feng","given":"Youzhi"},{"family":"Delgado-Baquerizo","given":"Manuel"}],"accessed":{"date-parts":[["2025",8,23]]},"issued":{"date-parts":[["2022",4,12]]}}}],"schema":"https://github.com/citation-style-language/schema/raw/master/csl-citation.json"} </w:instrText>
      </w:r>
      <w:r w:rsidRPr="00CE3A21">
        <w:rPr>
          <w:color w:val="000000" w:themeColor="text1"/>
        </w:rPr>
        <w:fldChar w:fldCharType="separate"/>
      </w:r>
      <w:r w:rsidR="00322F35" w:rsidRPr="00CE3A21">
        <w:rPr>
          <w:color w:val="000000"/>
          <w:kern w:val="0"/>
          <w:vertAlign w:val="superscript"/>
        </w:rPr>
        <w:t>67,68</w:t>
      </w:r>
      <w:r w:rsidRPr="00CE3A21">
        <w:rPr>
          <w:color w:val="000000" w:themeColor="text1"/>
        </w:rPr>
        <w:fldChar w:fldCharType="end"/>
      </w:r>
      <w:r w:rsidRPr="00CE3A21">
        <w:rPr>
          <w:color w:val="000000" w:themeColor="text1"/>
        </w:rPr>
        <w:t xml:space="preserve">. Interestingly, the candidate keystone bacterium </w:t>
      </w:r>
      <w:r w:rsidRPr="00CE3A21">
        <w:rPr>
          <w:i/>
          <w:iCs/>
          <w:color w:val="000000" w:themeColor="text1"/>
        </w:rPr>
        <w:t>Collimonas</w:t>
      </w:r>
      <w:r w:rsidRPr="00CE3A21">
        <w:rPr>
          <w:color w:val="000000" w:themeColor="text1"/>
        </w:rPr>
        <w:t>, highlighted in the fungal assembly landscape</w:t>
      </w:r>
      <w:r w:rsidR="00855602" w:rsidRPr="00CE3A21">
        <w:rPr>
          <w:color w:val="000000" w:themeColor="text1"/>
        </w:rPr>
        <w:t xml:space="preserve"> analysis</w:t>
      </w:r>
      <w:r w:rsidRPr="00CE3A21">
        <w:rPr>
          <w:color w:val="000000" w:themeColor="text1"/>
        </w:rPr>
        <w:t xml:space="preserve"> (Fig. 4b and </w:t>
      </w:r>
      <w:r w:rsidR="004F15F0" w:rsidRPr="004F15F0">
        <w:rPr>
          <w:color w:val="000000" w:themeColor="text1"/>
          <w:highlight w:val="magenta"/>
        </w:rPr>
        <w:t>Supplementary</w:t>
      </w:r>
      <w:r w:rsidRPr="00CE3A21">
        <w:rPr>
          <w:color w:val="000000" w:themeColor="text1"/>
        </w:rPr>
        <w:t xml:space="preserve"> Fig. S</w:t>
      </w:r>
      <w:r w:rsidR="004F15F0">
        <w:rPr>
          <w:color w:val="000000" w:themeColor="text1"/>
        </w:rPr>
        <w:t>19</w:t>
      </w:r>
      <w:r w:rsidRPr="00CE3A21">
        <w:rPr>
          <w:color w:val="000000" w:themeColor="text1"/>
        </w:rPr>
        <w:t>), has been reported to extract nutrients from living fungal hyphae, including both arbuscular and ectomycorrhizal ones, through mycoparasitic activity</w:t>
      </w:r>
      <w:r w:rsidRPr="00CE3A21">
        <w:rPr>
          <w:color w:val="000000" w:themeColor="text1"/>
        </w:rPr>
        <w:fldChar w:fldCharType="begin"/>
      </w:r>
      <w:r w:rsidR="00F602B8" w:rsidRPr="00CE3A21">
        <w:rPr>
          <w:color w:val="000000" w:themeColor="text1"/>
        </w:rPr>
        <w:instrText xml:space="preserve"> ADDIN ZOTERO_ITEM CSL_CITATION {"citationID":"iH8acQ0d","properties":{"formattedCitation":"\\super 35\\nosupersub{}","plainCitation":"35","noteIndex":0},"citationItems":[{"id":1933,"uris":["http://zotero.org/users/13996173/items/B2Q7FA3J"],"itemData":{"id":1933,"type":"article-journal","abstract":"This minireview provides a synopsis of past and present research on the biology and ecology of members of the bacterial genus Collimonas. From the distribution, abundance and functional behaviours of these so-called collimonads emerges a general picture of bacterial adaptation to low-nutrient soil environments. Among these adaptations is the ability to extract nutrients from living fungi (mycophagy) and from rocks and minerals (weathering). This unique combination of properties will be discussed in the context of other interactions that collimonads have with their biotic and abiotic surroundings, such as the ability to inhibit fungal growth (fungistasis), protect plant roots from fungal disease (biocontrol), and degrade natural polymers and synthetic pollutants (biodegradation). Future research on Collimonas is expected to take advantage of the genomic tools and resources that are becoming available to uncover and describe the genes and gene functions that distinguish this group of bacteria and are the basis for its phenotypes. Potential applications of collimonads include the control of unwanted fungi, for example in agriculture, their use as biological indicators of soil quality and fertility, and as a source of bioactive compounds.","container-title":"Environmental Microbiology","DOI":"10.1111/j.1462-2920.2009.02010.x","ISSN":"1462-2920","issue":"2","language":"en","license":"© 2009 Society for Applied Microbiology and Blackwell Publishing Ltd","note":"_eprint: https://onlinelibrary.wiley.com/doi/pdf/10.1111/j.1462-2920.2009.02010.x","page":"281-292","source":"Wiley Online Library","title":"The bacterial genus Collimonas: mycophagy, weathering and other adaptive solutions to life in oligotrophic soil environments","title-short":"The bacterial genus Collimonas","URL":"https://onlinelibrary.wiley.com/doi/abs/10.1111/j.1462-2920.2009.02010.x","volume":"12","author":[{"family":"Leveau","given":"Johan H. J."},{"family":"Uroz","given":"Stéphane"},{"family":"De Boer","given":"Wietse"}],"accessed":{"date-parts":[["2025",5,19]]},"issued":{"date-parts":[["2010"]]}}}],"schema":"https://github.com/citation-style-language/schema/raw/master/csl-citation.json"} </w:instrText>
      </w:r>
      <w:r w:rsidRPr="00CE3A21">
        <w:rPr>
          <w:color w:val="000000" w:themeColor="text1"/>
        </w:rPr>
        <w:fldChar w:fldCharType="separate"/>
      </w:r>
      <w:r w:rsidR="00F602B8" w:rsidRPr="00CE3A21">
        <w:rPr>
          <w:color w:val="000000"/>
          <w:kern w:val="0"/>
          <w:vertAlign w:val="superscript"/>
        </w:rPr>
        <w:t>35</w:t>
      </w:r>
      <w:r w:rsidRPr="00CE3A21">
        <w:rPr>
          <w:color w:val="000000" w:themeColor="text1"/>
        </w:rPr>
        <w:fldChar w:fldCharType="end"/>
      </w:r>
      <w:r w:rsidRPr="00CE3A21">
        <w:rPr>
          <w:color w:val="000000" w:themeColor="text1"/>
        </w:rPr>
        <w:t xml:space="preserve">. Conversely, certain endophytic fungi, such as </w:t>
      </w:r>
      <w:r w:rsidRPr="00CE3A21">
        <w:rPr>
          <w:i/>
          <w:iCs/>
          <w:color w:val="000000" w:themeColor="text1"/>
        </w:rPr>
        <w:t>Meliniomyces</w:t>
      </w:r>
      <w:r w:rsidRPr="00CE3A21">
        <w:rPr>
          <w:color w:val="000000" w:themeColor="text1"/>
        </w:rPr>
        <w:t xml:space="preserve"> and </w:t>
      </w:r>
      <w:r w:rsidRPr="00CE3A21">
        <w:rPr>
          <w:i/>
          <w:iCs/>
          <w:color w:val="000000" w:themeColor="text1"/>
        </w:rPr>
        <w:t>Hyaloscypha</w:t>
      </w:r>
      <w:r w:rsidR="00A6540C" w:rsidRPr="00CE3A21">
        <w:rPr>
          <w:i/>
          <w:iCs/>
          <w:color w:val="000000" w:themeColor="text1"/>
        </w:rPr>
        <w:t xml:space="preserve"> </w:t>
      </w:r>
      <w:r w:rsidR="00A6540C" w:rsidRPr="00CE3A21">
        <w:rPr>
          <w:color w:val="000000" w:themeColor="text1"/>
        </w:rPr>
        <w:t xml:space="preserve">(Figs. 4d, 6 and </w:t>
      </w:r>
      <w:r w:rsidR="004F15F0" w:rsidRPr="004F15F0">
        <w:rPr>
          <w:color w:val="000000" w:themeColor="text1"/>
          <w:highlight w:val="magenta"/>
        </w:rPr>
        <w:t>Supplementary</w:t>
      </w:r>
      <w:r w:rsidR="00A6540C" w:rsidRPr="00CE3A21">
        <w:rPr>
          <w:color w:val="000000" w:themeColor="text1"/>
        </w:rPr>
        <w:t xml:space="preserve"> Fig. S</w:t>
      </w:r>
      <w:r w:rsidR="00CE3A21" w:rsidRPr="00CE3A21">
        <w:rPr>
          <w:color w:val="000000" w:themeColor="text1"/>
        </w:rPr>
        <w:t>2</w:t>
      </w:r>
      <w:r w:rsidR="004F15F0">
        <w:rPr>
          <w:color w:val="000000" w:themeColor="text1"/>
        </w:rPr>
        <w:t>1</w:t>
      </w:r>
      <w:r w:rsidR="00A6540C" w:rsidRPr="00CE3A21">
        <w:rPr>
          <w:color w:val="000000" w:themeColor="text1"/>
        </w:rPr>
        <w:t>)</w:t>
      </w:r>
      <w:r w:rsidRPr="00CE3A21">
        <w:rPr>
          <w:color w:val="000000" w:themeColor="text1"/>
        </w:rPr>
        <w:t xml:space="preserve">, may also </w:t>
      </w:r>
      <w:r w:rsidR="00D0170C" w:rsidRPr="00CE3A21">
        <w:rPr>
          <w:color w:val="000000" w:themeColor="text1"/>
        </w:rPr>
        <w:t>influence</w:t>
      </w:r>
      <w:r w:rsidRPr="00CE3A21">
        <w:rPr>
          <w:color w:val="000000" w:themeColor="text1"/>
        </w:rPr>
        <w:t xml:space="preserve"> microbiome assembly </w:t>
      </w:r>
      <w:r w:rsidR="00D0170C" w:rsidRPr="00CE3A21">
        <w:rPr>
          <w:color w:val="000000" w:themeColor="text1"/>
        </w:rPr>
        <w:t>dynamics</w:t>
      </w:r>
      <w:r w:rsidRPr="00CE3A21">
        <w:rPr>
          <w:color w:val="000000" w:themeColor="text1"/>
        </w:rPr>
        <w:t xml:space="preserve"> by modulating host</w:t>
      </w:r>
      <w:r w:rsidR="00E37217" w:rsidRPr="00CE3A21">
        <w:rPr>
          <w:color w:val="000000" w:themeColor="text1"/>
        </w:rPr>
        <w:t>–</w:t>
      </w:r>
      <w:r w:rsidRPr="00CE3A21">
        <w:rPr>
          <w:color w:val="000000" w:themeColor="text1"/>
        </w:rPr>
        <w:t>prokaryote positive feedback via their diverse extracellular metabolites</w:t>
      </w:r>
      <w:r w:rsidRPr="00CE3A21">
        <w:rPr>
          <w:color w:val="000000" w:themeColor="text1"/>
        </w:rPr>
        <w:fldChar w:fldCharType="begin"/>
      </w:r>
      <w:r w:rsidR="00322F35" w:rsidRPr="00CE3A21">
        <w:rPr>
          <w:color w:val="000000" w:themeColor="text1"/>
        </w:rPr>
        <w:instrText xml:space="preserve"> ADDIN ZOTERO_ITEM CSL_CITATION {"citationID":"W8VPVXgD","properties":{"formattedCitation":"\\super 69,70\\nosupersub{}","plainCitation":"69,70","noteIndex":0},"citationItems":[{"id":1678,"uris":["http://zotero.org/users/13996173/items/WL3KCLL4"],"itemData":{"id":1678,"type":"article-journal","abstract":"Dark septate endophytes (DSE) colonize plant roots extensively and increase host plant growth and nutrition. However, the development of DSE-produced metabolites as plant biostimulants has been largely ignored. DSE growth curves and extracellular metabolite components were analyzed and the growth-promoting effects of DSE extracellular metabolites on alfalfa (Medicago sativa L.) grown for 4, 8 12, 16 and 20 days were evaluated. The growth curve of the DSE strain Alternaria sp. shows days 0-8 in the growth phase, days 8-16 in the stable phase, and days 16-20 in the senescent phase. The extracellular metabolite components of DSE were signiﬁcantly different at different growth stages. The biomass of alfalfa was increased signiﬁcantly by DSE extracellular metabolites (P &lt; 0.05). Biomass of alfalfa inoculated with DSE extracellular metabolites more than doubled after growth for 8 days and nutrient availability also increased signiﬁcantly compared with the uninoculated control. Six DSE extracellular metabolites, calycosin 7-galactoside, 1-[(5-amino-5-carboxypentyl)amino]-1-deoxyfructose, N2fructopyranosylarginine, 2-(4-methyl-5-thiazolyl)ethyl hexanoate, kenposide B, and medinoside E, were signiﬁcantly positively correlated with alfalfa biomass (P &lt; 0.01). This study combines the DSE extracellular metabolites with plant and soil traits to provide a theoretical basis for the use of DSE metabolites in the product development of plant biostimulants.","container-title":"Fungal Biology","DOI":"10.1016/j.funbio.2022.08.006","ISSN":"18786146","issue":"10","journalAbbreviation":"Fungal Biology","language":"en","page":"674-686","source":"DOI.org (Crossref)","title":"Growth and metabolism of dark septate endophytes and their stimulatory effects on plant growth","URL":"https://linkinghub.elsevier.com/retrieve/pii/S1878614622000952","volume":"126","author":[{"family":"Wang","given":"Shuhui"},{"family":"Bi","given":"Yinli"},{"family":"Quan","given":"Wenzhi"},{"family":"Christie","given":"Peter"}],"accessed":{"date-parts":[["2025",1,23]]},"issued":{"date-parts":[["2022",10]]}},"label":"page"},{"id":2824,"uris":["http://zotero.org/users/13996173/items/7GPZX4M4"],"itemData":{"id":2824,"type":"article-journal","abstract":"Inoculation with dark septate endophytes (DSE) has emerged as a highly effective practical approach for facilitating ecological restoration and promoting vegetation reconstruction. However, the emphasis on the utilization of microbial-based preparations has resulted in a significant neglect of metabolites generated by DSE.","container-title":"Plant and Soil","DOI":"10.1007/s11104-024-06980-5","ISSN":"1573-5036","issue":"1","journalAbbreviation":"Plant Soil","language":"en","page":"189-208","source":"Springer Link","title":"Contributions of the dark septate endophyte extracellular metabolites to plant growth, metabolism and root-associated microbial community structure","URL":"https://doi.org/10.1007/s11104-024-06980-5","volume":"511","author":[{"family":"Bi","given":"Yinli"},{"family":"Wang","given":"Shuhui"},{"family":"Song","given":"Yaning"},{"family":"Tan","given":"Hai"},{"family":"Christie","given":"Peter"}],"accessed":{"date-parts":[["2026",2,14]]},"issued":{"date-parts":[["2025",6,1]]}}}],"schema":"https://github.com/citation-style-language/schema/raw/master/csl-citation.json"} </w:instrText>
      </w:r>
      <w:r w:rsidRPr="00CE3A21">
        <w:rPr>
          <w:color w:val="000000" w:themeColor="text1"/>
        </w:rPr>
        <w:fldChar w:fldCharType="separate"/>
      </w:r>
      <w:r w:rsidR="00322F35" w:rsidRPr="00CE3A21">
        <w:rPr>
          <w:color w:val="000000"/>
          <w:kern w:val="0"/>
          <w:vertAlign w:val="superscript"/>
        </w:rPr>
        <w:t>69,70</w:t>
      </w:r>
      <w:r w:rsidRPr="00CE3A21">
        <w:rPr>
          <w:color w:val="000000" w:themeColor="text1"/>
        </w:rPr>
        <w:fldChar w:fldCharType="end"/>
      </w:r>
      <w:r w:rsidRPr="00CE3A21">
        <w:rPr>
          <w:color w:val="000000" w:themeColor="text1"/>
        </w:rPr>
        <w:t xml:space="preserve"> (e.g., amino acids, peptides, and lipids). Therefore, these fungi and prokaryote</w:t>
      </w:r>
      <w:r w:rsidR="00203E54" w:rsidRPr="00CE3A21">
        <w:rPr>
          <w:color w:val="000000" w:themeColor="text1"/>
        </w:rPr>
        <w:t>s</w:t>
      </w:r>
      <w:r w:rsidRPr="00CE3A21">
        <w:rPr>
          <w:color w:val="000000" w:themeColor="text1"/>
        </w:rPr>
        <w:t xml:space="preserve"> could interact metabolically and jointly </w:t>
      </w:r>
      <w:r w:rsidR="00D0170C" w:rsidRPr="00CE3A21">
        <w:rPr>
          <w:color w:val="000000" w:themeColor="text1"/>
        </w:rPr>
        <w:t>shape</w:t>
      </w:r>
      <w:r w:rsidRPr="00CE3A21">
        <w:rPr>
          <w:color w:val="000000" w:themeColor="text1"/>
        </w:rPr>
        <w:t xml:space="preserve"> the overall</w:t>
      </w:r>
      <w:r w:rsidRPr="00CA2CC1">
        <w:rPr>
          <w:color w:val="000000" w:themeColor="text1"/>
        </w:rPr>
        <w:t xml:space="preserve"> dynamics of the root microbiome. </w:t>
      </w:r>
    </w:p>
    <w:p w14:paraId="2833A025" w14:textId="7FCD512F" w:rsidR="008E7411" w:rsidRPr="0054689A" w:rsidRDefault="0054689A" w:rsidP="0056730F">
      <w:pPr>
        <w:widowControl/>
        <w:tabs>
          <w:tab w:val="left" w:pos="426"/>
        </w:tabs>
        <w:spacing w:before="179" w:beforeAutospacing="1" w:after="100" w:afterAutospacing="1"/>
        <w:outlineLvl w:val="3"/>
      </w:pPr>
      <w:r>
        <w:tab/>
      </w:r>
      <w:r w:rsidRPr="00405E58">
        <w:t xml:space="preserve">Toward a more comprehensive understanding of potential keystone taxa in complex microbial ecosystems, careful interpretation of the results is necessary. First, although the sensitivity analysis based on a statistical-physics framework provides a systematic means of estimating how the abundance of each microbe can alter whole-community processes, the roles of the highlighted taxa remain to be </w:t>
      </w:r>
      <w:r w:rsidR="00B74928">
        <w:t>experimentally validated</w:t>
      </w:r>
      <w:r w:rsidRPr="00405E58">
        <w:t>. For example, by inoculating potential keystone microbes to seedlings as pioneer symbionts, their priority effects on the following colonizers could be evaluated. In parallel, the introduction of aseptic seedlings into forest stands followed by subsequent sampling will reveal whether the focal microbes actually colonize plant roots as pioneer symbionts in natural ecosystems. Second, microbiome assembly within plant root systems can be determined not only by biotic but also by abiotic factors. The statistical model for inferring assembly landscapes is flexible in that it incorporates both implicit and explicit variables representing environmental conditions</w:t>
      </w:r>
      <w:r w:rsidRPr="00405E58">
        <w:fldChar w:fldCharType="begin"/>
      </w:r>
      <w:r w:rsidR="00322545">
        <w:instrText xml:space="preserve"> ADDIN ZOTERO_ITEM CSL_CITATION {"citationID":"cdeSqJys","properties":{"formattedCitation":"\\super 14\\nosupersub{}","plainCitation":"14","noteIndex":0},"citationItems":[{"id":811,"uris":["http://zotero.org/users/13996173/items/ZNRUPQST"],"itemData":{"id":811,"type":"article-journal","abstract":"Compositional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schema":"https://github.com/citation-style-language/schema/raw/master/csl-citation.json"} </w:instrText>
      </w:r>
      <w:r w:rsidRPr="00405E58">
        <w:fldChar w:fldCharType="separate"/>
      </w:r>
      <w:r w:rsidR="00322545" w:rsidRPr="00322545">
        <w:rPr>
          <w:kern w:val="0"/>
          <w:vertAlign w:val="superscript"/>
        </w:rPr>
        <w:t>14</w:t>
      </w:r>
      <w:r w:rsidRPr="00405E58">
        <w:fldChar w:fldCharType="end"/>
      </w:r>
      <w:r w:rsidRPr="00405E58">
        <w:t xml:space="preserve"> (Fig. 1b). While we included host plant identity as a background variable in the model, a more thorough estimation of assembly landscape architecture could be achieved by incorporating microenvironmental variables (e.g., rhizosphere soil pH or root exudate concentrations) as covariates. Third, due to its exhaustive computational approach, our current analysis targeted assembly landscapes defined with the binary-format (presence/absence) data of the family-level community structure. More detailed simulations of community dynamics will be achieved by extending computational capacities and applying </w:t>
      </w:r>
      <w:r w:rsidR="00957C30">
        <w:t>emerging</w:t>
      </w:r>
      <w:r w:rsidRPr="00405E58">
        <w:t xml:space="preserve"> algorithms for summarizing high-dimensional microbiome data (e.g., natural language processing of the latent Dirichlet allocation model for quantitative microbiome data</w:t>
      </w:r>
      <w:r w:rsidRPr="00405E58">
        <w:fldChar w:fldCharType="begin"/>
      </w:r>
      <w:r w:rsidR="00322545">
        <w:instrText xml:space="preserve"> ADDIN ZOTERO_ITEM CSL_CITATION {"citationID":"nywXiVIv","properties":{"formattedCitation":"\\super 22\\nosupersub{}","plainCitation":"22","noteIndex":0},"citationItems":[{"id":2170,"uris":["http://zotero.org/users/13996173/items/H65LKAHC"],"itemData":{"id":2170,"type":"article-journal","abstract":"The dysbiosis of microbiota has been reported to be associated with numerous human pathophysiological processes, including inflammatory bowel disease (IBD). With advancements in high-throughput sequencing, various methods have been developed to study the alteration of microbiota in the development and progression of diseases. However, a suitable approach to assess the global stability of the microbiota in disease states through time-series microbiome data is yet to be established. In this study, we have introduced a novel Energy Landscape construction method, which incorporates the Latent Dirichlet Allocation (LDA) model and the pairwise Maximum Entropy (MaxEnt) model for their complementary advantages, and demonstrate its utility by applying it to an IBD time-series dataset. Through this approach, we obtained the microbial assemblages’ energy profile of the whole microbiota under the IBD condition and uncovered the hidden stable stages of microbiota structure during the disease development with time-series microbiome data. The Bacteroides-dominated assemblages presenting in multiple stable states suggest the potential contribution of Bacteroides and interactions with other microbial genera, like Alistipes, and Faecalibacterium, to the development of IBD. Our proposed method provides a novel and insightful tool for understanding the alteration and stability of the microbiota under disease states and offers a more holistic view of the complex dynamics at play in microbiota-mediated diseases.","container-title":"PLOS ONE","DOI":"10.1371/journal.pone.0302151","ISSN":"1932-6203","issue":"6","journalAbbreviation":"PLOS ONE","language":"en","note":"publisher: Public Library of Science","page":"e0302151","source":"PLoS Journals","title":"An energy landscape approach reveals the potential key bacteria contributing to the development of inflammatory bowel disease","URL":"https://journals.plos.org/plosone/article?id=10.1371/journal.pone.0302151","volume":"19","author":[{"family":"Zhang","given":"Kaiyang"},{"family":"Nakaoka","given":"Shinji"}],"accessed":{"date-parts":[["2025",8,23]]},"issued":{"date-parts":[["2024",6,17]]}}}],"schema":"https://github.com/citation-style-language/schema/raw/master/csl-citation.json"} </w:instrText>
      </w:r>
      <w:r w:rsidRPr="00405E58">
        <w:fldChar w:fldCharType="separate"/>
      </w:r>
      <w:r w:rsidR="00322545" w:rsidRPr="00322545">
        <w:rPr>
          <w:kern w:val="0"/>
          <w:vertAlign w:val="superscript"/>
        </w:rPr>
        <w:t>22</w:t>
      </w:r>
      <w:r w:rsidRPr="00405E58">
        <w:fldChar w:fldCharType="end"/>
      </w:r>
      <w:r w:rsidRPr="00405E58">
        <w:t xml:space="preserve">). Fourth, although prokaryotes and fungi are often regarded as core components of root microbiomes, thorough knowledge of rhizosphere ecological processes is unavailable without evaluating the roles </w:t>
      </w:r>
      <w:r w:rsidR="002448E7">
        <w:t xml:space="preserve">of </w:t>
      </w:r>
      <w:r w:rsidRPr="00405E58">
        <w:t xml:space="preserve">other soil organisms such as </w:t>
      </w:r>
      <w:r w:rsidRPr="00405E58">
        <w:rPr>
          <w:rFonts w:eastAsia="ＭＳ Ｐゴシック"/>
          <w:bCs w:val="0"/>
          <w:kern w:val="0"/>
          <w14:ligatures w14:val="none"/>
        </w:rPr>
        <w:t>protists</w:t>
      </w:r>
      <w:r w:rsidRPr="00405E58">
        <w:rPr>
          <w:rFonts w:eastAsia="ＭＳ Ｐゴシック"/>
          <w:b/>
          <w:bCs w:val="0"/>
          <w:kern w:val="0"/>
          <w14:ligatures w14:val="none"/>
        </w:rPr>
        <w:fldChar w:fldCharType="begin"/>
      </w:r>
      <w:r w:rsidR="00322F35">
        <w:rPr>
          <w:rFonts w:eastAsia="ＭＳ Ｐゴシック"/>
          <w:bCs w:val="0"/>
          <w:kern w:val="0"/>
          <w14:ligatures w14:val="none"/>
        </w:rPr>
        <w:instrText xml:space="preserve"> ADDIN ZOTERO_ITEM CSL_CITATION {"citationID":"C0yfQ3qh","properties":{"formattedCitation":"\\super 71\\nosupersub{}","plainCitation":"71","noteIndex":0},"citationItems":[{"id":1724,"uris":["http://zotero.org/users/13996173/items/IY8554QJ"],"itemData":{"id":1724,"type":"article-journal","container-title":"Trends in Plant Science","DOI":"10.1016/j.tplants.2018.10.011","ISSN":"13601385","issue":"2","journalAbbreviation":"Trends in Plant Science","language":"en","page":"165-176","source":"DOI.org (Crossref)","title":"Protists: Puppet Masters of the Rhizosphere Microbiome","title-short":"Protists","URL":"https://linkinghub.elsevier.com/retrieve/pii/S1360138518302449","volume":"24","author":[{"family":"Gao","given":"Zhilei"},{"family":"Karlsson","given":"Ida"},{"family":"Geisen","given":"Stefan"},{"family":"Kowalchuk","given":"George"},{"family":"Jousset","given":"Alexandre"}],"accessed":{"date-parts":[["2025",2,5]]},"issued":{"date-parts":[["2019",2]]}},"label":"page"}],"schema":"https://github.com/citation-style-language/schema/raw/master/csl-citation.json"} </w:instrText>
      </w:r>
      <w:r w:rsidRPr="00405E58">
        <w:rPr>
          <w:rFonts w:eastAsia="ＭＳ Ｐゴシック"/>
          <w:b/>
          <w:bCs w:val="0"/>
          <w:kern w:val="0"/>
          <w14:ligatures w14:val="none"/>
        </w:rPr>
        <w:fldChar w:fldCharType="separate"/>
      </w:r>
      <w:r w:rsidR="00322F35" w:rsidRPr="00322F35">
        <w:rPr>
          <w:kern w:val="0"/>
          <w:vertAlign w:val="superscript"/>
        </w:rPr>
        <w:t>71</w:t>
      </w:r>
      <w:r w:rsidRPr="00405E58">
        <w:rPr>
          <w:rFonts w:eastAsia="ＭＳ Ｐゴシック"/>
          <w:b/>
          <w:bCs w:val="0"/>
          <w:kern w:val="0"/>
          <w14:ligatures w14:val="none"/>
        </w:rPr>
        <w:fldChar w:fldCharType="end"/>
      </w:r>
      <w:r w:rsidRPr="00405E58">
        <w:t>, nematodes</w:t>
      </w:r>
      <w:r w:rsidRPr="00405E58">
        <w:fldChar w:fldCharType="begin"/>
      </w:r>
      <w:r w:rsidR="00322F35">
        <w:instrText xml:space="preserve"> ADDIN ZOTERO_ITEM CSL_CITATION {"citationID":"FGmjy9eM","properties":{"formattedCitation":"\\super 72\\nosupersub{}","plainCitation":"72","noteIndex":0},"citationItems":[{"id":2196,"uris":["http://zotero.org/users/13996173/items/X2SIZ7ST"],"itemData":{"id":2196,"type":"article-journal","abstract":"The interplay between root-knot nematode (RKN) parasitism and the complex web of host-associated microbiota has been recognized as pivotal for effective management of the pest. However, studies assessing this relationship have focussed on the bacterial and fungal communities, neglecting the unicellular eukaryotic members. Here, we employed amplicon sequencing analysis of the bacterial 16S rRNA, fungal ITS and eukaryotic 18S rRNA genes, and comprehensively examined how the microbiome composition, diversity and networking developed with time in the rhizospheres and roots of RKN-inoculated and non-inoculated tomato plants. As expected, infection with the RKN Meloidogyne incognita decreased plant growth. At individual timepoints, we found distinct bacterial, fungal and eukaryote community structures in the RKN-inoculated and non-inoculated rhizospheres and roots, and RKN inoculation affected several taxa in the root-associated microbiome differentially. Correlation analysis revealed several bacterial and fungal and few protist taxa that correlated negatively or positively with M. incognita. Moreover, network analysis using bacterial, fungal and eukaryotic data revealed more dynamic networks with higher robustness to disturbances in the RKN-inoculated than in the non-inoculated rhizospheres/roots. Hub taxa displayed a noticeable successional pattern that coincided with different phases of M. incognita parasitism. We found that fungal hubs had strong negative correlations with bacteria and eukaryotes, while positive correlations characterized hub members within individual kingdoms. Our results reveal dynamic tomato-associated microbiomes that develop along different trajectories in plants suffering M. incognita infestation and non-infested plants. Overall, the results identify stronger associations between RKN and bacterial and fungal taxa than between eukaryotic taxa and RKN, suggesting that fungal and bacterial communities could play a larger role in the regulation of RKN. The study identifies several putative RKN-antagonistic bacterial and fungal taxa and confirms the antagonistic potential previously identified in other taxa.","container-title":"Environmental Microbiome","DOI":"10.1186/s40793-024-00597-y","ISSN":"2524-6372","issue":"1","journalAbbreviation":"Environmental Microbiome","language":"en","license":"2024 The Author(s)","note":"publisher: BioMed Central","page":"1-18","source":"link-springer-com.kyoto-u.idm.oclc.org","title":"Distinct changes in tomato-associated multi-kingdom microbiomes during Meloidogyne incognita parasitism","URL":"https://link.springer.com/article/10.1186/s40793-024-00597-y","volume":"19","author":[{"family":"Kudjordjie","given":"Enoch Narh"},{"family":"Santos","given":"Susana S."},{"family":"Topalović","given":"Olivera"},{"family":"Vestergård","given":"Mette"}],"accessed":{"date-parts":[["2025",8,23]]},"issued":{"date-parts":[["2024",12]]}},"label":"page"}],"schema":"https://github.com/citation-style-language/schema/raw/master/csl-citation.json"} </w:instrText>
      </w:r>
      <w:r w:rsidRPr="00405E58">
        <w:fldChar w:fldCharType="separate"/>
      </w:r>
      <w:r w:rsidR="00322F35" w:rsidRPr="00322F35">
        <w:rPr>
          <w:kern w:val="0"/>
          <w:vertAlign w:val="superscript"/>
        </w:rPr>
        <w:t>72</w:t>
      </w:r>
      <w:r w:rsidRPr="00405E58">
        <w:fldChar w:fldCharType="end"/>
      </w:r>
      <w:r w:rsidRPr="00405E58">
        <w:t xml:space="preserve">, and </w:t>
      </w:r>
      <w:r w:rsidRPr="00405E58">
        <w:lastRenderedPageBreak/>
        <w:t>arthropods</w:t>
      </w:r>
      <w:r w:rsidRPr="00405E58">
        <w:fldChar w:fldCharType="begin"/>
      </w:r>
      <w:r w:rsidR="00322F35">
        <w:instrText xml:space="preserve"> ADDIN ZOTERO_ITEM CSL_CITATION {"citationID":"n7Ag1ZaO","properties":{"formattedCitation":"\\super 68\\nosupersub{}","plainCitation":"68","noteIndex":0},"citationItems":[{"id":2188,"uris":["http://zotero.org/users/13996173/items/Y2EHM6DL"],"itemData":{"id":2188,"type":"article-journal","abstract":"Microbial biodeterioration is a major concern for the conservation of historical cultural relics worldwide. However, the ecology involving the origin, composition, and establishment of microbiomes on relics, once exposed to external environments, is largely unknown. Here, we combined field surveys with physiological assays and biological interaction experiments to investigate the microbiome in the Dahuting Han Dynasty Tomb, a Chinese tomb with more than 1,800 y of history, and its surrounding environments. Our investigation finds that multikingdom interactions, from mutualism to competition, drive the microbiome in this subterranean tomb. We reveal that Actinobacteria, Pseudonocardiaceae are the dominant organisms on walls in this tomb. These bacteria produce volatile geosmin that attracts springtails (Collembola), forming an interkingdom mutualism, which contributes to their dispersal, as one of the possible sources into the tomb from surrounding environments. Then, intrakingdom competition helps explain why Pseudonocardiaceae thrive in this tomb via the production of a mixture of cellulases, in combination with potential antimicrobial substances. Together, our findings show that multikingdom interactions play an important role in governing the microbiomes that colonize cultural relics. This knowledge is integral to understanding the ecological and physiological features of relic microbiomes and to supporting the relics’ long-term conservation.","container-title":"Proceedings of the National Academy of Sciences","DOI":"10.1073/pnas.2121141119","issue":"15","note":"publisher: Proceedings of the National Academy of Sciences","page":"e2121141119","source":"www-pnas-org.kyoto-u.idm.oclc.org (Atypon)","title":"Multikingdom interactions govern the microbiome in subterranean cultural heritage sites","URL":"https://www.pnas.org/doi/full/10.1073/pnas.2121141119","volume":"119","author":[{"family":"Liu","given":"Wenjing"},{"family":"Zhou","given":"Xiaoai"},{"family":"Jin","given":"Tao"},{"family":"Li","given":"Yonghui"},{"family":"Wu","given":"Bin"},{"family":"Yu","given":"Daoyuan"},{"family":"Yu","given":"Zongren"},{"family":"Su","given":"Bomin"},{"family":"Chen","given":"Ruirui"},{"family":"Feng","given":"Youzhi"},{"family":"Delgado-Baquerizo","given":"Manuel"}],"accessed":{"date-parts":[["2025",8,23]]},"issued":{"date-parts":[["2022",4,12]]}},"label":"page"}],"schema":"https://github.com/citation-style-language/schema/raw/master/csl-citation.json"} </w:instrText>
      </w:r>
      <w:r w:rsidRPr="00405E58">
        <w:fldChar w:fldCharType="separate"/>
      </w:r>
      <w:r w:rsidR="00322F35" w:rsidRPr="00322F35">
        <w:rPr>
          <w:kern w:val="0"/>
          <w:vertAlign w:val="superscript"/>
        </w:rPr>
        <w:t>68</w:t>
      </w:r>
      <w:r w:rsidRPr="00405E58">
        <w:fldChar w:fldCharType="end"/>
      </w:r>
      <w:r w:rsidRPr="00405E58">
        <w:t xml:space="preserve">. Once the limitation related to computational capacity is overcome, integrated assembly landscape analysis of whole soil communities will provide overarching insights into below-ground ecosystem dynamics. </w:t>
      </w:r>
    </w:p>
    <w:p w14:paraId="144F64A2" w14:textId="715DACD4" w:rsidR="008E7411" w:rsidRPr="00A52D5A" w:rsidRDefault="008E7411" w:rsidP="00E414E5">
      <w:pPr>
        <w:tabs>
          <w:tab w:val="left" w:pos="426"/>
          <w:tab w:val="left" w:pos="567"/>
        </w:tabs>
        <w:spacing w:beforeLines="70" w:before="250"/>
        <w:rPr>
          <w:rFonts w:eastAsia="ＭＳ Ｐゴシック"/>
          <w:bCs w:val="0"/>
          <w:kern w:val="0"/>
          <w14:ligatures w14:val="none"/>
        </w:rPr>
      </w:pPr>
      <w:r>
        <w:tab/>
      </w:r>
      <w:r w:rsidRPr="00405E58">
        <w:t xml:space="preserve">In parallel with statistical analyses of ecological data, genomic and physiological approaches will deepen our understanding of the mechanisms that </w:t>
      </w:r>
      <w:r w:rsidR="00B163C9">
        <w:t>regulate</w:t>
      </w:r>
      <w:r w:rsidRPr="00405E58">
        <w:t xml:space="preserve"> below-ground plant</w:t>
      </w:r>
      <w:r w:rsidR="00F470A7">
        <w:t>–</w:t>
      </w:r>
      <w:r w:rsidRPr="00405E58">
        <w:t>microbe symbios</w:t>
      </w:r>
      <w:r w:rsidR="00AE1E98">
        <w:t>i</w:t>
      </w:r>
      <w:r w:rsidRPr="00405E58">
        <w:t>s.</w:t>
      </w:r>
      <w:r w:rsidRPr="00405E58">
        <w:rPr>
          <w:rFonts w:eastAsia="ＭＳ Ｐゴシック"/>
          <w:bCs w:val="0"/>
          <w:kern w:val="0"/>
          <w14:ligatures w14:val="none"/>
        </w:rPr>
        <w:t xml:space="preserve"> Genome sequencing, for example, may reveal unique metabolic niches of potential keystone microbes</w:t>
      </w:r>
      <w:r w:rsidRPr="00405E58">
        <w:rPr>
          <w:rFonts w:eastAsia="ＭＳ Ｐゴシック"/>
          <w:bCs w:val="0"/>
          <w:kern w:val="0"/>
          <w14:ligatures w14:val="none"/>
        </w:rPr>
        <w:fldChar w:fldCharType="begin"/>
      </w:r>
      <w:r w:rsidR="00322F35">
        <w:rPr>
          <w:rFonts w:eastAsia="ＭＳ Ｐゴシック"/>
          <w:bCs w:val="0"/>
          <w:kern w:val="0"/>
          <w14:ligatures w14:val="none"/>
        </w:rPr>
        <w:instrText xml:space="preserve"> ADDIN ZOTERO_ITEM CSL_CITATION {"citationID":"67kTRaOM","properties":{"formattedCitation":"\\super 73\\nosupersub{}","plainCitation":"73","noteIndex":0},"citationItems":[{"id":2200,"uris":["http://zotero.org/users/13996173/items/H6QKKKKR"],"itemData":{"id":2200,"type":"article-journal","container-title":"Trends in Ecology &amp; Evolution","DOI":"10.1016/j.tree.2023.04.015","ISSN":"01695347","issue":"10","journalAbbreviation":"Trends in Ecology &amp; Evolution","language":"en","page":"936-945","source":"DOI.org (Crossref)","title":"Into the microbial niche","URL":"https://linkinghub.elsevier.com/retrieve/pii/S0169534723001209","volume":"38","author":[{"family":"Malard","given":"Lucie A."},{"family":"Guisan","given":"Antoine"}],"accessed":{"date-parts":[["2025",8,23]]},"issued":{"date-parts":[["2023",10]]}}}],"schema":"https://github.com/citation-style-language/schema/raw/master/csl-citation.json"} </w:instrText>
      </w:r>
      <w:r w:rsidRPr="00405E58">
        <w:rPr>
          <w:rFonts w:eastAsia="ＭＳ Ｐゴシック"/>
          <w:bCs w:val="0"/>
          <w:kern w:val="0"/>
          <w14:ligatures w14:val="none"/>
        </w:rPr>
        <w:fldChar w:fldCharType="separate"/>
      </w:r>
      <w:r w:rsidR="00322F35" w:rsidRPr="00322F35">
        <w:rPr>
          <w:kern w:val="0"/>
          <w:vertAlign w:val="superscript"/>
        </w:rPr>
        <w:t>73</w:t>
      </w:r>
      <w:r w:rsidRPr="00405E58">
        <w:rPr>
          <w:rFonts w:eastAsia="ＭＳ Ｐゴシック"/>
          <w:bCs w:val="0"/>
          <w:kern w:val="0"/>
          <w14:ligatures w14:val="none"/>
        </w:rPr>
        <w:fldChar w:fldCharType="end"/>
      </w:r>
      <w:r w:rsidRPr="00405E58">
        <w:rPr>
          <w:rFonts w:eastAsia="ＭＳ Ｐゴシック"/>
          <w:bCs w:val="0"/>
          <w:kern w:val="0"/>
          <w14:ligatures w14:val="none"/>
        </w:rPr>
        <w:t>. Likewise, transcriptomic and metabolomic analyses targeting both symbionts and host plants will uncover direct physiological impacts of keystone microbes on other microbiome members (e.g., suppression via antibiotics</w:t>
      </w:r>
      <w:r w:rsidRPr="00405E58">
        <w:rPr>
          <w:rFonts w:eastAsia="ＭＳ Ｐゴシック"/>
          <w:bCs w:val="0"/>
          <w:kern w:val="0"/>
          <w14:ligatures w14:val="none"/>
        </w:rPr>
        <w:fldChar w:fldCharType="begin"/>
      </w:r>
      <w:r w:rsidR="00322F35">
        <w:rPr>
          <w:rFonts w:eastAsia="ＭＳ Ｐゴシック"/>
          <w:bCs w:val="0"/>
          <w:kern w:val="0"/>
          <w14:ligatures w14:val="none"/>
        </w:rPr>
        <w:instrText xml:space="preserve"> ADDIN ZOTERO_ITEM CSL_CITATION {"citationID":"Am2uqa3N","properties":{"formattedCitation":"\\super 74\\nosupersub{}","plainCitation":"74","noteIndex":0},"citationItems":[{"id":2201,"uris":["http://zotero.org/users/13996173/items/GC5UCBDQ"],"itemData":{"id":2201,"type":"article-journal","abstract":"Streptomyces spp. are known for producing bioactive compounds that suppress phytopathogens. However, previous studies have largely focused on their direct interactions with pathogens and plants, often neglecting their interactions with the broader soil microbiome. In this study, we hypothesized that these interactions are critical for effective pathogen control. We investigated a diverse collection of Streptomyces strains to select those with strong protective capabilities against tomato wilt disease caused by Ralstonia solanacearum. Leveraging a synthetic community (SynCom) established in our lab, alongside multiple in planta and in vitro co-cultivation experiments, as well as transcriptomic and metabolomic analyses, we explored the synergistic inhibitory mechanisms underlying bacterial wilt resistance facilitated by both Streptomyces and the soil microbiome.","container-title":"Microbiome","DOI":"10.1186/s40168-025-02120-y","ISSN":"2049-2618","issue":"1","journalAbbreviation":"Microbiome","language":"en","page":"126","source":"Springer Link","title":"Interactions with native microbial keystone taxa enhance the biocontrol efficiency of Streptomyces","URL":"https://doi.org/10.1186/s40168-025-02120-y","volume":"13","author":[{"family":"Sun","given":"Tianyu"},{"family":"Liu","given":"Hongwei"},{"family":"Wang","given":"Ningqi"},{"family":"Huang","given":"Mingcong"},{"family":"Banerjee","given":"Samiran"},{"family":"Jousset","given":"Alexandre"},{"family":"Xu","given":"Yangchun"},{"family":"Shen","given":"Qirong"},{"family":"Wang","given":"Shimei"},{"family":"Wang","given":"Xiaofang"},{"family":"Wei","given":"Zhong"}],"accessed":{"date-parts":[["2025",8,23]]},"issued":{"date-parts":[["2025",5,19]]}}}],"schema":"https://github.com/citation-style-language/schema/raw/master/csl-citation.json"} </w:instrText>
      </w:r>
      <w:r w:rsidRPr="00405E58">
        <w:rPr>
          <w:rFonts w:eastAsia="ＭＳ Ｐゴシック"/>
          <w:bCs w:val="0"/>
          <w:kern w:val="0"/>
          <w14:ligatures w14:val="none"/>
        </w:rPr>
        <w:fldChar w:fldCharType="separate"/>
      </w:r>
      <w:r w:rsidR="00322F35" w:rsidRPr="00322F35">
        <w:rPr>
          <w:kern w:val="0"/>
          <w:vertAlign w:val="superscript"/>
        </w:rPr>
        <w:t>74</w:t>
      </w:r>
      <w:r w:rsidRPr="00405E58">
        <w:rPr>
          <w:rFonts w:eastAsia="ＭＳ Ｐゴシック"/>
          <w:bCs w:val="0"/>
          <w:kern w:val="0"/>
          <w14:ligatures w14:val="none"/>
        </w:rPr>
        <w:fldChar w:fldCharType="end"/>
      </w:r>
      <w:r w:rsidRPr="00405E58">
        <w:rPr>
          <w:rFonts w:eastAsia="ＭＳ Ｐゴシック"/>
          <w:bCs w:val="0"/>
          <w:kern w:val="0"/>
          <w14:ligatures w14:val="none"/>
        </w:rPr>
        <w:t xml:space="preserve">) </w:t>
      </w:r>
      <w:r w:rsidRPr="00405E58">
        <w:t>as well as</w:t>
      </w:r>
      <w:r w:rsidRPr="00405E58">
        <w:rPr>
          <w:rFonts w:eastAsia="ＭＳ Ｐゴシック"/>
          <w:bCs w:val="0"/>
          <w:kern w:val="0"/>
          <w14:ligatures w14:val="none"/>
        </w:rPr>
        <w:t xml:space="preserve"> indirect control of root-associated microbiomes through the activation of plant immune systems</w:t>
      </w:r>
      <w:r w:rsidRPr="00405E58">
        <w:rPr>
          <w:rFonts w:eastAsia="ＭＳ Ｐゴシック"/>
          <w:bCs w:val="0"/>
          <w:kern w:val="0"/>
          <w14:ligatures w14:val="none"/>
        </w:rPr>
        <w:fldChar w:fldCharType="begin"/>
      </w:r>
      <w:r w:rsidR="00322F35">
        <w:rPr>
          <w:rFonts w:eastAsia="ＭＳ Ｐゴシック"/>
          <w:bCs w:val="0"/>
          <w:kern w:val="0"/>
          <w14:ligatures w14:val="none"/>
        </w:rPr>
        <w:instrText xml:space="preserve"> ADDIN ZOTERO_ITEM CSL_CITATION {"citationID":"bByku49a","properties":{"formattedCitation":"\\super 75\\nosupersub{}","plainCitation":"75","noteIndex":0},"citationItems":[{"id":2209,"uris":["http://zotero.org/users/13996173/items/U5UP7MIA"],"itemData":{"id":2209,"type":"article-journal","container-title":"Nature","DOI":"10.1038/s41586-020-2778-7","ISSN":"0028-0836, 1476-4687","issue":"7832","journalAbbreviation":"Nature","language":"en","page":"103-108","source":"DOI.org (Crossref)","title":"A single bacterial genus maintains root growth in a complex microbiome","URL":"https://www.nature.com/articles/s41586-020-2778-7","volume":"587","author":[{"family":"Finkel","given":"Omri M."},{"family":"Salas-González","given":"Isai"},{"family":"Castrillo","given":"Gabriel"},{"family":"Conway","given":"Jonathan M."},{"family":"Law","given":"Theresa F."},{"family":"Teixeira","given":"Paulo José Pereira Lima"},{"family":"Wilson","given":"Ellie D."},{"family":"Fitzpatrick","given":"Connor R."},{"family":"Jones","given":"Corbin D."},{"family":"Dangl","given":"Jeffery L."}],"accessed":{"date-parts":[["2025",8,23]]},"issued":{"date-parts":[["2020",11,5]]}}}],"schema":"https://github.com/citation-style-language/schema/raw/master/csl-citation.json"} </w:instrText>
      </w:r>
      <w:r w:rsidRPr="00405E58">
        <w:rPr>
          <w:rFonts w:eastAsia="ＭＳ Ｐゴシック"/>
          <w:bCs w:val="0"/>
          <w:kern w:val="0"/>
          <w14:ligatures w14:val="none"/>
        </w:rPr>
        <w:fldChar w:fldCharType="separate"/>
      </w:r>
      <w:r w:rsidR="00322F35" w:rsidRPr="00322F35">
        <w:rPr>
          <w:kern w:val="0"/>
          <w:vertAlign w:val="superscript"/>
        </w:rPr>
        <w:t>75</w:t>
      </w:r>
      <w:r w:rsidRPr="00405E58">
        <w:rPr>
          <w:rFonts w:eastAsia="ＭＳ Ｐゴシック"/>
          <w:bCs w:val="0"/>
          <w:kern w:val="0"/>
          <w14:ligatures w14:val="none"/>
        </w:rPr>
        <w:fldChar w:fldCharType="end"/>
      </w:r>
      <w:r w:rsidRPr="00405E58">
        <w:rPr>
          <w:rFonts w:eastAsia="ＭＳ Ｐゴシック"/>
          <w:bCs w:val="0"/>
          <w:kern w:val="0"/>
          <w14:ligatures w14:val="none"/>
        </w:rPr>
        <w:t xml:space="preserve">. </w:t>
      </w:r>
      <w:r w:rsidR="004D7F87">
        <w:rPr>
          <w:rFonts w:eastAsia="ＭＳ Ｐゴシック"/>
          <w:bCs w:val="0"/>
          <w:kern w:val="0"/>
          <w14:ligatures w14:val="none"/>
        </w:rPr>
        <w:t>Although</w:t>
      </w:r>
      <w:r w:rsidRPr="00405E58">
        <w:rPr>
          <w:rFonts w:eastAsia="ＭＳ Ｐゴシック"/>
          <w:bCs w:val="0"/>
          <w:kern w:val="0"/>
          <w14:ligatures w14:val="none"/>
        </w:rPr>
        <w:t xml:space="preserve"> intricate, </w:t>
      </w:r>
      <w:r w:rsidRPr="00405E58">
        <w:t xml:space="preserve">the dynamics of root-associated microbiomes </w:t>
      </w:r>
      <w:r w:rsidR="00BA1C20">
        <w:t>will</w:t>
      </w:r>
      <w:r w:rsidR="00875924">
        <w:t xml:space="preserve"> be </w:t>
      </w:r>
      <w:r w:rsidR="00BA1C20">
        <w:t>progressively elucidated</w:t>
      </w:r>
      <w:r w:rsidRPr="00405E58">
        <w:t xml:space="preserve"> </w:t>
      </w:r>
      <w:r w:rsidR="001F6F16">
        <w:t>through the integration of</w:t>
      </w:r>
      <w:r w:rsidR="009C0197">
        <w:t xml:space="preserve"> </w:t>
      </w:r>
      <w:r w:rsidR="006229DC">
        <w:t>data-driven</w:t>
      </w:r>
      <w:r w:rsidR="00E261A8">
        <w:t xml:space="preserve"> </w:t>
      </w:r>
      <w:r w:rsidR="00BB37B4">
        <w:t>explorations</w:t>
      </w:r>
      <w:r w:rsidR="00E261A8">
        <w:t xml:space="preserve"> </w:t>
      </w:r>
      <w:r w:rsidR="00BB37B4">
        <w:t>of</w:t>
      </w:r>
      <w:r w:rsidR="00E261A8">
        <w:t xml:space="preserve"> </w:t>
      </w:r>
      <w:r w:rsidR="007E1065">
        <w:t>community</w:t>
      </w:r>
      <w:r w:rsidR="00BB37B4">
        <w:t xml:space="preserve">-scale </w:t>
      </w:r>
      <w:r w:rsidR="007E1065">
        <w:t>phenomena</w:t>
      </w:r>
      <w:r w:rsidR="00BB37B4">
        <w:t xml:space="preserve"> with </w:t>
      </w:r>
      <w:r w:rsidR="005A035D">
        <w:t>reductionistic</w:t>
      </w:r>
      <w:r w:rsidR="00FA7C0E">
        <w:t xml:space="preserve"> </w:t>
      </w:r>
      <w:r w:rsidR="00B86479">
        <w:t xml:space="preserve">physiological </w:t>
      </w:r>
      <w:r w:rsidR="00BA1C20">
        <w:t>approaches</w:t>
      </w:r>
      <w:r w:rsidR="00E414E5">
        <w:t xml:space="preserve">. </w:t>
      </w:r>
    </w:p>
    <w:p w14:paraId="73C5B1F9" w14:textId="77777777" w:rsidR="00AC5D51" w:rsidRPr="00405E58" w:rsidRDefault="00AC5D51">
      <w:pPr>
        <w:widowControl/>
        <w:spacing w:beforeLines="0" w:before="0" w:line="240" w:lineRule="auto"/>
        <w:rPr>
          <w:b/>
          <w:bCs w:val="0"/>
          <w:sz w:val="28"/>
          <w:szCs w:val="28"/>
        </w:rPr>
      </w:pPr>
      <w:r w:rsidRPr="00405E58">
        <w:rPr>
          <w:b/>
          <w:bCs w:val="0"/>
          <w:sz w:val="28"/>
          <w:szCs w:val="28"/>
        </w:rPr>
        <w:br w:type="page"/>
      </w:r>
    </w:p>
    <w:p w14:paraId="500ECA7C" w14:textId="444A5C5A" w:rsidR="003B5BA8" w:rsidRPr="00405E58" w:rsidRDefault="003B5BA8" w:rsidP="00E20869">
      <w:pPr>
        <w:tabs>
          <w:tab w:val="left" w:pos="426"/>
          <w:tab w:val="left" w:pos="567"/>
        </w:tabs>
        <w:spacing w:beforeLines="70" w:before="250"/>
        <w:rPr>
          <w:b/>
          <w:bCs w:val="0"/>
          <w:sz w:val="28"/>
          <w:szCs w:val="28"/>
        </w:rPr>
      </w:pPr>
      <w:r w:rsidRPr="00405E58">
        <w:rPr>
          <w:b/>
          <w:bCs w:val="0"/>
          <w:sz w:val="28"/>
          <w:szCs w:val="28"/>
        </w:rPr>
        <w:lastRenderedPageBreak/>
        <w:t>Methods</w:t>
      </w:r>
    </w:p>
    <w:p w14:paraId="3AF03C34" w14:textId="1A2BEC8A" w:rsidR="00FD59EA" w:rsidRPr="00405E58" w:rsidRDefault="00613628" w:rsidP="00E20869">
      <w:pPr>
        <w:tabs>
          <w:tab w:val="left" w:pos="426"/>
          <w:tab w:val="left" w:pos="567"/>
        </w:tabs>
        <w:spacing w:beforeLines="70" w:before="250"/>
        <w:rPr>
          <w:b/>
          <w:bCs w:val="0"/>
          <w:szCs w:val="24"/>
        </w:rPr>
      </w:pPr>
      <w:r w:rsidRPr="00405E58">
        <w:rPr>
          <w:b/>
          <w:bCs w:val="0"/>
          <w:szCs w:val="24"/>
        </w:rPr>
        <w:t>Root microbiome data</w:t>
      </w:r>
    </w:p>
    <w:p w14:paraId="798CCD89" w14:textId="21B3380E" w:rsidR="003A0E72" w:rsidRPr="00405E58" w:rsidRDefault="004542EB" w:rsidP="008B21DF">
      <w:pPr>
        <w:tabs>
          <w:tab w:val="left" w:pos="426"/>
          <w:tab w:val="left" w:pos="567"/>
        </w:tabs>
        <w:spacing w:beforeLines="70" w:before="250"/>
      </w:pPr>
      <w:r w:rsidRPr="00405E58">
        <w:rPr>
          <w:bCs w:val="0"/>
          <w:szCs w:val="24"/>
        </w:rPr>
        <w:t>We sampled root-tips (1-cm terminal roots) in the research forest of Sugadaira Research Station, Mountain Science Center, University of Tsukuba, Ueda, Nagano Prefecture, Japan (36.524 ºN; 138.349 ºE; 1</w:t>
      </w:r>
      <w:r w:rsidR="00D10D98" w:rsidRPr="00405E58">
        <w:rPr>
          <w:bCs w:val="0"/>
          <w:szCs w:val="24"/>
        </w:rPr>
        <w:t>,</w:t>
      </w:r>
      <w:r w:rsidRPr="00405E58">
        <w:rPr>
          <w:bCs w:val="0"/>
          <w:szCs w:val="24"/>
        </w:rPr>
        <w:t xml:space="preserve">340 m a.s.l.) in </w:t>
      </w:r>
      <w:r w:rsidR="0010538F" w:rsidRPr="00405E58">
        <w:rPr>
          <w:bCs w:val="0"/>
          <w:szCs w:val="24"/>
        </w:rPr>
        <w:t xml:space="preserve">a </w:t>
      </w:r>
      <w:r w:rsidRPr="00405E58">
        <w:rPr>
          <w:bCs w:val="0"/>
          <w:szCs w:val="24"/>
        </w:rPr>
        <w:t>previous study</w:t>
      </w:r>
      <w:r w:rsidR="00347A87" w:rsidRPr="00405E58">
        <w:rPr>
          <w:bCs w:val="0"/>
          <w:szCs w:val="24"/>
        </w:rPr>
        <w:fldChar w:fldCharType="begin"/>
      </w:r>
      <w:r w:rsidR="00322545">
        <w:rPr>
          <w:bCs w:val="0"/>
          <w:szCs w:val="24"/>
        </w:rPr>
        <w:instrText xml:space="preserve"> ADDIN ZOTERO_ITEM CSL_CITATION {"citationID":"Q7XYftyO","properties":{"formattedCitation":"\\super 26\\nosupersub{}","plainCitation":"26","noteIndex":0},"citationItems":[{"id":1693,"uris":["http://zotero.org/users/13996173/items/X5RRM8IV"],"itemData":{"id":1693,"type":"article-journal","abstract":"Interactions between plants and diverse root-associated fungi are essential drivers of forest ecosystem dynamics. The symbiosis is potentially dependent on multiple ecological factors/processes such as host/symbiont specificity, background soil microbiome, inter-root dispersal of symbionts, and fungus–fungus interactions within roots. Nonetheless, it has remained a major challenge to reveal the mechanisms by which those multiple factors/processes determine the assembly of root-associated fungal communities. Based on the framework of joint species distribution modeling, we examined 1,615 root-tips samples collected in a cool-temperate forest to reveal how root-associated fungal community structure was collectively formed through filtering by host plants, associations with background soil fungi, spatial autocorrelation, and symbiont–symbiont interactions. In addition, to detect fungi that drive the assembly of the entire root-associated fungal community, we inferred networks of direct fungus–fungus associations by a statistical modeling that could account for implicit environmental effects.","container-title":"Environmental Microbiome","DOI":"10.1186/s40793-024-00628-8","ISSN":"2524-6372","issue":"1","journalAbbreviation":"Environmental Microbiome","page":"84","source":"BioMed Central","title":"Mycorrhizal and endophytic fungi structure forest below-ground symbiosis through contrasting but interdependent assembly processes","URL":"https://doi.org/10.1186/s40793-024-00628-8","volume":"19","author":[{"family":"Noguchi","given":"Mikihito"},{"family":"Toju","given":"Hirokazu"}],"accessed":{"date-parts":[["2025",2,5]]},"issued":{"date-parts":[["2024",11,2]]}}}],"schema":"https://github.com/citation-style-language/schema/raw/master/csl-citation.json"} </w:instrText>
      </w:r>
      <w:r w:rsidR="00347A87" w:rsidRPr="00405E58">
        <w:rPr>
          <w:bCs w:val="0"/>
          <w:szCs w:val="24"/>
        </w:rPr>
        <w:fldChar w:fldCharType="separate"/>
      </w:r>
      <w:r w:rsidR="00322545" w:rsidRPr="00322545">
        <w:rPr>
          <w:kern w:val="0"/>
          <w:vertAlign w:val="superscript"/>
        </w:rPr>
        <w:t>26</w:t>
      </w:r>
      <w:r w:rsidR="00347A87" w:rsidRPr="00405E58">
        <w:rPr>
          <w:bCs w:val="0"/>
          <w:szCs w:val="24"/>
        </w:rPr>
        <w:fldChar w:fldCharType="end"/>
      </w:r>
      <w:r w:rsidRPr="00405E58">
        <w:rPr>
          <w:bCs w:val="0"/>
          <w:szCs w:val="24"/>
        </w:rPr>
        <w:t xml:space="preserve">. </w:t>
      </w:r>
      <w:r w:rsidR="006E62C2" w:rsidRPr="00405E58">
        <w:rPr>
          <w:bCs w:val="0"/>
          <w:szCs w:val="24"/>
        </w:rPr>
        <w:t xml:space="preserve">In the present study, we combined the </w:t>
      </w:r>
      <w:r w:rsidR="008B21DF">
        <w:rPr>
          <w:bCs w:val="0"/>
          <w:szCs w:val="24"/>
        </w:rPr>
        <w:t>previously published fungal community data</w:t>
      </w:r>
      <w:r w:rsidR="00347A87" w:rsidRPr="00405E58">
        <w:rPr>
          <w:bCs w:val="0"/>
          <w:szCs w:val="24"/>
        </w:rPr>
        <w:fldChar w:fldCharType="begin"/>
      </w:r>
      <w:r w:rsidR="00322545">
        <w:rPr>
          <w:bCs w:val="0"/>
          <w:szCs w:val="24"/>
        </w:rPr>
        <w:instrText xml:space="preserve"> ADDIN ZOTERO_ITEM CSL_CITATION {"citationID":"dAJtdQ1r","properties":{"formattedCitation":"\\super 26\\nosupersub{}","plainCitation":"26","noteIndex":0},"citationItems":[{"id":1693,"uris":["http://zotero.org/users/13996173/items/X5RRM8IV"],"itemData":{"id":1693,"type":"article-journal","abstract":"Interactions between plants and diverse root-associated fungi are essential drivers of forest ecosystem dynamics. The symbiosis is potentially dependent on multiple ecological factors/processes such as host/symbiont specificity, background soil microbiome, inter-root dispersal of symbionts, and fungus–fungus interactions within roots. Nonetheless, it has remained a major challenge to reveal the mechanisms by which those multiple factors/processes determine the assembly of root-associated fungal communities. Based on the framework of joint species distribution modeling, we examined 1,615 root-tips samples collected in a cool-temperate forest to reveal how root-associated fungal community structure was collectively formed through filtering by host plants, associations with background soil fungi, spatial autocorrelation, and symbiont–symbiont interactions. In addition, to detect fungi that drive the assembly of the entire root-associated fungal community, we inferred networks of direct fungus–fungus associations by a statistical modeling that could account for implicit environmental effects.","container-title":"Environmental Microbiome","DOI":"10.1186/s40793-024-00628-8","ISSN":"2524-6372","issue":"1","journalAbbreviation":"Environmental Microbiome","page":"84","source":"BioMed Central","title":"Mycorrhizal and endophytic fungi structure forest below-ground symbiosis through contrasting but interdependent assembly processes","URL":"https://doi.org/10.1186/s40793-024-00628-8","volume":"19","author":[{"family":"Noguchi","given":"Mikihito"},{"family":"Toju","given":"Hirokazu"}],"accessed":{"date-parts":[["2025",2,5]]},"issued":{"date-parts":[["2024",11,2]]}}}],"schema":"https://github.com/citation-style-language/schema/raw/master/csl-citation.json"} </w:instrText>
      </w:r>
      <w:r w:rsidR="00347A87" w:rsidRPr="00405E58">
        <w:rPr>
          <w:bCs w:val="0"/>
          <w:szCs w:val="24"/>
        </w:rPr>
        <w:fldChar w:fldCharType="separate"/>
      </w:r>
      <w:r w:rsidR="00322545" w:rsidRPr="00322545">
        <w:rPr>
          <w:kern w:val="0"/>
          <w:vertAlign w:val="superscript"/>
        </w:rPr>
        <w:t>26</w:t>
      </w:r>
      <w:r w:rsidR="00347A87" w:rsidRPr="00405E58">
        <w:rPr>
          <w:bCs w:val="0"/>
          <w:szCs w:val="24"/>
        </w:rPr>
        <w:fldChar w:fldCharType="end"/>
      </w:r>
      <w:r w:rsidR="006E62C2" w:rsidRPr="00405E58">
        <w:rPr>
          <w:bCs w:val="0"/>
          <w:szCs w:val="24"/>
        </w:rPr>
        <w:t xml:space="preserve"> with newly obtained prokaryotic </w:t>
      </w:r>
      <w:r w:rsidR="008B21DF">
        <w:rPr>
          <w:bCs w:val="0"/>
          <w:szCs w:val="24"/>
        </w:rPr>
        <w:t xml:space="preserve">sequence </w:t>
      </w:r>
      <w:r w:rsidR="006E62C2" w:rsidRPr="00405E58">
        <w:rPr>
          <w:bCs w:val="0"/>
          <w:szCs w:val="24"/>
        </w:rPr>
        <w:t xml:space="preserve">data. </w:t>
      </w:r>
      <w:r w:rsidR="00D4626E" w:rsidRPr="00405E58">
        <w:rPr>
          <w:bCs w:val="0"/>
          <w:szCs w:val="24"/>
        </w:rPr>
        <w:t>The p</w:t>
      </w:r>
      <w:r w:rsidR="006E62C2" w:rsidRPr="00405E58">
        <w:rPr>
          <w:bCs w:val="0"/>
          <w:szCs w:val="24"/>
        </w:rPr>
        <w:t xml:space="preserve">rokaryotic community compositions were </w:t>
      </w:r>
      <w:r w:rsidR="000B2168">
        <w:rPr>
          <w:bCs w:val="0"/>
          <w:szCs w:val="24"/>
        </w:rPr>
        <w:t>characterized</w:t>
      </w:r>
      <w:r w:rsidR="006E62C2" w:rsidRPr="00405E58">
        <w:rPr>
          <w:bCs w:val="0"/>
          <w:szCs w:val="24"/>
        </w:rPr>
        <w:t xml:space="preserve"> </w:t>
      </w:r>
      <w:r w:rsidR="00AA22E8" w:rsidRPr="00405E58">
        <w:rPr>
          <w:bCs w:val="0"/>
          <w:szCs w:val="24"/>
        </w:rPr>
        <w:t xml:space="preserve">by </w:t>
      </w:r>
      <w:r w:rsidR="00FA0647">
        <w:rPr>
          <w:bCs w:val="0"/>
          <w:szCs w:val="24"/>
        </w:rPr>
        <w:t xml:space="preserve">amplicon </w:t>
      </w:r>
      <w:r w:rsidR="007F584A">
        <w:rPr>
          <w:bCs w:val="0"/>
          <w:szCs w:val="24"/>
        </w:rPr>
        <w:t>sequencing</w:t>
      </w:r>
      <w:r w:rsidR="006E62C2" w:rsidRPr="00405E58">
        <w:rPr>
          <w:bCs w:val="0"/>
          <w:szCs w:val="24"/>
        </w:rPr>
        <w:t xml:space="preserve"> the 16S rRNA</w:t>
      </w:r>
      <w:r w:rsidR="00D4626E" w:rsidRPr="00405E58">
        <w:rPr>
          <w:bCs w:val="0"/>
          <w:szCs w:val="24"/>
        </w:rPr>
        <w:t xml:space="preserve"> </w:t>
      </w:r>
      <w:r w:rsidR="007F584A">
        <w:rPr>
          <w:bCs w:val="0"/>
          <w:szCs w:val="24"/>
        </w:rPr>
        <w:t xml:space="preserve">gene </w:t>
      </w:r>
      <w:r w:rsidR="00D4626E" w:rsidRPr="00405E58">
        <w:rPr>
          <w:bCs w:val="0"/>
          <w:szCs w:val="24"/>
        </w:rPr>
        <w:t>region</w:t>
      </w:r>
      <w:r w:rsidR="003A0E72" w:rsidRPr="00405E58">
        <w:rPr>
          <w:bCs w:val="0"/>
          <w:szCs w:val="24"/>
        </w:rPr>
        <w:fldChar w:fldCharType="begin"/>
      </w:r>
      <w:r w:rsidR="00322F35">
        <w:rPr>
          <w:bCs w:val="0"/>
          <w:szCs w:val="24"/>
        </w:rPr>
        <w:instrText xml:space="preserve"> ADDIN ZOTERO_ITEM CSL_CITATION {"citationID":"5qzVhCsc","properties":{"formattedCitation":"\\super 76\\nosupersub{}","plainCitation":"76","noteIndex":0},"citationItems":[{"id":1725,"uris":["http://zotero.org/users/13996173/items/I2N6XIFR"],"itemData":{"id":1725,"type":"article-journal","abstract":"The ongoing revolution in high-throughput sequencing continues to democratize the ability of small groups of investigators to map the microbial component of the biosphere. In particular, the coevolution of new sequencing platforms and new software tools allows data acquisition and analysis on an unprecedented scale. Here we report the next stage in this coevolutionary arms race, using the Illumina GAIIx platform to sequence a diverse array of 25 environmental samples and three known “mock communities” at a depth averaging 3.1 million reads per sample. We demonstrate excellent consistency in taxonomic recovery and recapture diversity patterns that were previously reported on the basis of metaanalysis of many studies from the literature (notably, the saline/nonsaline split in environmental samples and the split between host-associated and free-living communities). We also demonstrate that 2,000 Illumina single-end reads are sufficient to recapture the same relationships among samples that we observe with the full dataset. The results thus open up the possibility of conducting large-scale studies analyzing thousands of samples simultaneously to survey microbial communities at an unprecedented spatial and temporal resolution.","container-title":"Proceedings of the National Academy of Sciences","DOI":"10.1073/pnas.1000080107","issue":"supplement_1","note":"publisher: Proceedings of the National Academy of Sciences","page":"4516-4522","source":"pnas.org (Atypon)","title":"Global patterns of 16S rRNA diversity at a depth of millions of sequences per sample","URL":"https://www.pnas.org/doi/abs/10.1073/pnas.1000080107","volume":"108","author":[{"family":"Caporaso","given":"J. Gregory"},{"family":"Lauber","given":"Christian L."},{"family":"Walters","given":"William A."},{"family":"Berg-Lyons","given":"Donna"},{"family":"Lozupone","given":"Catherine A."},{"family":"Turnbaugh","given":"Peter J."},{"family":"Fierer","given":"Noah"},{"family":"Knight","given":"Rob"}],"accessed":{"date-parts":[["2025",2,5]]},"issued":{"date-parts":[["2011",3,15]]}}}],"schema":"https://github.com/citation-style-language/schema/raw/master/csl-citation.json"} </w:instrText>
      </w:r>
      <w:r w:rsidR="003A0E72" w:rsidRPr="00405E58">
        <w:rPr>
          <w:bCs w:val="0"/>
          <w:szCs w:val="24"/>
        </w:rPr>
        <w:fldChar w:fldCharType="separate"/>
      </w:r>
      <w:r w:rsidR="00322F35" w:rsidRPr="00322F35">
        <w:rPr>
          <w:kern w:val="0"/>
          <w:vertAlign w:val="superscript"/>
        </w:rPr>
        <w:t>76</w:t>
      </w:r>
      <w:r w:rsidR="003A0E72" w:rsidRPr="00405E58">
        <w:rPr>
          <w:bCs w:val="0"/>
          <w:szCs w:val="24"/>
        </w:rPr>
        <w:fldChar w:fldCharType="end"/>
      </w:r>
      <w:r w:rsidR="006E62C2" w:rsidRPr="00405E58">
        <w:rPr>
          <w:bCs w:val="0"/>
          <w:szCs w:val="24"/>
        </w:rPr>
        <w:t xml:space="preserve"> </w:t>
      </w:r>
      <w:r w:rsidR="007C6469" w:rsidRPr="00405E58">
        <w:rPr>
          <w:bCs w:val="0"/>
          <w:szCs w:val="24"/>
        </w:rPr>
        <w:t>as detailed in</w:t>
      </w:r>
      <w:r w:rsidR="003A0E72" w:rsidRPr="00405E58">
        <w:rPr>
          <w:bCs w:val="0"/>
          <w:szCs w:val="24"/>
        </w:rPr>
        <w:t xml:space="preserve"> </w:t>
      </w:r>
      <w:r w:rsidR="004F15F0" w:rsidRPr="004F15F0">
        <w:rPr>
          <w:bCs w:val="0"/>
          <w:szCs w:val="24"/>
          <w:highlight w:val="magenta"/>
        </w:rPr>
        <w:t>Supplementary</w:t>
      </w:r>
      <w:r w:rsidR="003A0E72" w:rsidRPr="00405E58">
        <w:rPr>
          <w:bCs w:val="0"/>
          <w:szCs w:val="24"/>
        </w:rPr>
        <w:t xml:space="preserve"> Methods</w:t>
      </w:r>
      <w:r w:rsidR="003C77E2" w:rsidRPr="00405E58">
        <w:rPr>
          <w:bCs w:val="0"/>
          <w:szCs w:val="24"/>
        </w:rPr>
        <w:t xml:space="preserve">. </w:t>
      </w:r>
      <w:r w:rsidR="003A0E72" w:rsidRPr="00405E58">
        <w:rPr>
          <w:bCs w:val="0"/>
          <w:szCs w:val="24"/>
        </w:rPr>
        <w:t xml:space="preserve">Root samples with less than 1,000 reads were discarded in each of the fungal and prokaryotic datasets. After </w:t>
      </w:r>
      <w:r w:rsidR="00C21BB2">
        <w:rPr>
          <w:bCs w:val="0"/>
          <w:szCs w:val="24"/>
        </w:rPr>
        <w:t>selecting</w:t>
      </w:r>
      <w:r w:rsidR="003A0E72" w:rsidRPr="00405E58">
        <w:rPr>
          <w:bCs w:val="0"/>
          <w:szCs w:val="24"/>
        </w:rPr>
        <w:t xml:space="preserve"> plant species </w:t>
      </w:r>
      <w:r w:rsidR="00C21BB2">
        <w:rPr>
          <w:bCs w:val="0"/>
          <w:szCs w:val="24"/>
        </w:rPr>
        <w:t>represented by</w:t>
      </w:r>
      <w:r w:rsidR="003A0E72" w:rsidRPr="00405E58">
        <w:rPr>
          <w:bCs w:val="0"/>
          <w:szCs w:val="24"/>
        </w:rPr>
        <w:t xml:space="preserve"> 50 or more root samples (</w:t>
      </w:r>
      <w:r w:rsidR="003A0E72" w:rsidRPr="00405E58">
        <w:rPr>
          <w:rFonts w:hint="eastAsia"/>
          <w:bCs w:val="0"/>
          <w:i/>
          <w:iCs/>
          <w:szCs w:val="24"/>
        </w:rPr>
        <w:t>A</w:t>
      </w:r>
      <w:r w:rsidR="003A0E72" w:rsidRPr="00405E58">
        <w:rPr>
          <w:bCs w:val="0"/>
          <w:i/>
          <w:iCs/>
          <w:szCs w:val="24"/>
        </w:rPr>
        <w:t>cer</w:t>
      </w:r>
      <w:r w:rsidR="003A0E72" w:rsidRPr="00405E58">
        <w:rPr>
          <w:bCs w:val="0"/>
          <w:szCs w:val="24"/>
        </w:rPr>
        <w:t xml:space="preserve">, </w:t>
      </w:r>
      <w:r w:rsidR="003A0E72" w:rsidRPr="00405E58">
        <w:rPr>
          <w:bCs w:val="0"/>
          <w:i/>
          <w:iCs/>
          <w:szCs w:val="24"/>
        </w:rPr>
        <w:t>Betula</w:t>
      </w:r>
      <w:r w:rsidR="003A0E72" w:rsidRPr="00405E58">
        <w:rPr>
          <w:bCs w:val="0"/>
          <w:szCs w:val="24"/>
        </w:rPr>
        <w:t xml:space="preserve">, </w:t>
      </w:r>
      <w:r w:rsidR="003A0E72" w:rsidRPr="00405E58">
        <w:rPr>
          <w:bCs w:val="0"/>
          <w:i/>
          <w:iCs/>
          <w:szCs w:val="24"/>
        </w:rPr>
        <w:t>Juglans</w:t>
      </w:r>
      <w:r w:rsidR="003A0E72" w:rsidRPr="00405E58">
        <w:rPr>
          <w:bCs w:val="0"/>
          <w:szCs w:val="24"/>
        </w:rPr>
        <w:t xml:space="preserve">, </w:t>
      </w:r>
      <w:r w:rsidR="003A0E72" w:rsidRPr="00405E58">
        <w:rPr>
          <w:bCs w:val="0"/>
          <w:i/>
          <w:iCs/>
          <w:szCs w:val="24"/>
        </w:rPr>
        <w:t>Larix</w:t>
      </w:r>
      <w:r w:rsidR="003A0E72" w:rsidRPr="00405E58">
        <w:rPr>
          <w:bCs w:val="0"/>
          <w:szCs w:val="24"/>
        </w:rPr>
        <w:t xml:space="preserve">, </w:t>
      </w:r>
      <w:r w:rsidR="003A0E72" w:rsidRPr="00405E58">
        <w:rPr>
          <w:bCs w:val="0"/>
          <w:i/>
          <w:iCs/>
          <w:szCs w:val="24"/>
        </w:rPr>
        <w:t>Pinus</w:t>
      </w:r>
      <w:r w:rsidR="003A0E72" w:rsidRPr="00405E58">
        <w:rPr>
          <w:bCs w:val="0"/>
          <w:szCs w:val="24"/>
        </w:rPr>
        <w:t xml:space="preserve"> and </w:t>
      </w:r>
      <w:r w:rsidR="003A0E72" w:rsidRPr="00405E58">
        <w:rPr>
          <w:bCs w:val="0"/>
          <w:i/>
          <w:iCs/>
          <w:szCs w:val="24"/>
        </w:rPr>
        <w:t>Populus</w:t>
      </w:r>
      <w:r w:rsidR="003A0E72" w:rsidRPr="00405E58">
        <w:rPr>
          <w:bCs w:val="0"/>
          <w:szCs w:val="24"/>
        </w:rPr>
        <w:t>; see the previous study</w:t>
      </w:r>
      <w:r w:rsidR="003A0E72" w:rsidRPr="00405E58">
        <w:rPr>
          <w:b/>
          <w:bCs w:val="0"/>
          <w:szCs w:val="24"/>
        </w:rPr>
        <w:fldChar w:fldCharType="begin"/>
      </w:r>
      <w:r w:rsidR="00322545">
        <w:rPr>
          <w:bCs w:val="0"/>
          <w:szCs w:val="24"/>
        </w:rPr>
        <w:instrText xml:space="preserve"> ADDIN ZOTERO_ITEM CSL_CITATION {"citationID":"qhXtKN0x","properties":{"formattedCitation":"\\super 26\\nosupersub{}","plainCitation":"26","noteIndex":0},"citationItems":[{"id":1693,"uris":["http://zotero.org/users/13996173/items/X5RRM8IV"],"itemData":{"id":1693,"type":"article-journal","abstract":"Interactions between plants and diverse root-associated fungi are essential drivers of forest ecosystem dynamics. The symbiosis is potentially dependent on multiple ecological factors/processes such as host/symbiont specificity, background soil microbiome, inter-root dispersal of symbionts, and fungus–fungus interactions within roots. Nonetheless, it has remained a major challenge to reveal the mechanisms by which those multiple factors/processes determine the assembly of root-associated fungal communities. Based on the framework of joint species distribution modeling, we examined 1,615 root-tips samples collected in a cool-temperate forest to reveal how root-associated fungal community structure was collectively formed through filtering by host plants, associations with background soil fungi, spatial autocorrelation, and symbiont–symbiont interactions. In addition, to detect fungi that drive the assembly of the entire root-associated fungal community, we inferred networks of direct fungus–fungus associations by a statistical modeling that could account for implicit environmental effects.","container-title":"Environmental Microbiome","DOI":"10.1186/s40793-024-00628-8","ISSN":"2524-6372","issue":"1","journalAbbreviation":"Environmental Microbiome","page":"84","source":"BioMed Central","title":"Mycorrhizal and endophytic fungi structure forest below-ground symbiosis through contrasting but interdependent assembly processes","URL":"https://doi.org/10.1186/s40793-024-00628-8","volume":"19","author":[{"family":"Noguchi","given":"Mikihito"},{"family":"Toju","given":"Hirokazu"}],"accessed":{"date-parts":[["2025",2,5]]},"issued":{"date-parts":[["2024",11,2]]}}}],"schema":"https://github.com/citation-style-language/schema/raw/master/csl-citation.json"} </w:instrText>
      </w:r>
      <w:r w:rsidR="003A0E72" w:rsidRPr="00405E58">
        <w:rPr>
          <w:b/>
          <w:bCs w:val="0"/>
          <w:szCs w:val="24"/>
        </w:rPr>
        <w:fldChar w:fldCharType="separate"/>
      </w:r>
      <w:r w:rsidR="00322545" w:rsidRPr="00322545">
        <w:rPr>
          <w:kern w:val="0"/>
          <w:vertAlign w:val="superscript"/>
        </w:rPr>
        <w:t>26</w:t>
      </w:r>
      <w:r w:rsidR="003A0E72" w:rsidRPr="00405E58">
        <w:rPr>
          <w:b/>
          <w:bCs w:val="0"/>
          <w:szCs w:val="24"/>
        </w:rPr>
        <w:fldChar w:fldCharType="end"/>
      </w:r>
      <w:r w:rsidR="003A0E72" w:rsidRPr="00405E58">
        <w:rPr>
          <w:bCs w:val="0"/>
          <w:szCs w:val="24"/>
        </w:rPr>
        <w:t xml:space="preserve"> for plant identification method), the community matrices were </w:t>
      </w:r>
      <w:r w:rsidR="00C21BB2">
        <w:rPr>
          <w:bCs w:val="0"/>
          <w:szCs w:val="24"/>
        </w:rPr>
        <w:t xml:space="preserve">standardized </w:t>
      </w:r>
      <w:r w:rsidR="009A53C4">
        <w:rPr>
          <w:bCs w:val="0"/>
          <w:szCs w:val="24"/>
        </w:rPr>
        <w:t>with</w:t>
      </w:r>
      <w:r w:rsidR="003A0E72" w:rsidRPr="00405E58">
        <w:rPr>
          <w:bCs w:val="0"/>
          <w:szCs w:val="24"/>
        </w:rPr>
        <w:t xml:space="preserve"> a coverage-based </w:t>
      </w:r>
      <w:r w:rsidR="00C21BB2">
        <w:rPr>
          <w:bCs w:val="0"/>
          <w:szCs w:val="24"/>
        </w:rPr>
        <w:t xml:space="preserve">rarefaction </w:t>
      </w:r>
      <w:r w:rsidR="003A0E72" w:rsidRPr="00405E58">
        <w:rPr>
          <w:bCs w:val="0"/>
          <w:szCs w:val="24"/>
        </w:rPr>
        <w:t>method using the R “vegan” package</w:t>
      </w:r>
      <w:r w:rsidR="003A0E72" w:rsidRPr="00405E58">
        <w:rPr>
          <w:b/>
          <w:bCs w:val="0"/>
          <w:szCs w:val="24"/>
        </w:rPr>
        <w:fldChar w:fldCharType="begin"/>
      </w:r>
      <w:r w:rsidR="00322F35">
        <w:rPr>
          <w:bCs w:val="0"/>
          <w:szCs w:val="24"/>
        </w:rPr>
        <w:instrText xml:space="preserve"> ADDIN ZOTERO_ITEM CSL_CITATION {"citationID":"QTzpYQKS","properties":{"formattedCitation":"\\super 77\\nosupersub{}","plainCitation":"77","noteIndex":0},"citationItems":[{"id":1760,"uris":["http://zotero.org/users/13996173/items/IMV5PKGC"],"itemData":{"id":1760,"type":"software","title":"vegan: Community Ecology Package","URL":"https://CRAN.R-project.org/package=vegan","version":"2.6-8","author":[{"family":"Oksanen","given":"Oksanen","suffix":""},{"family":"Simpson, G. L.","given":""},{"family":"Blanchet, F. G.","given":""},{"family":"Kindt, R.","given":""},{"family":"Legendre, P.","given":""},{"family":"Minchin, P. R.","given":""},{"family":"O'Hara, R. B.","given":""},{"family":"Solymos, P.","given":""},{"family":"Stevens, M. H. H.","given":""},{"family":"Szoecs, E.","given":""},{"family":"Wagner, H.","given":""}],"issued":{"date-parts":[["2022"]]}}}],"schema":"https://github.com/citation-style-language/schema/raw/master/csl-citation.json"} </w:instrText>
      </w:r>
      <w:r w:rsidR="003A0E72" w:rsidRPr="00405E58">
        <w:rPr>
          <w:b/>
          <w:bCs w:val="0"/>
          <w:szCs w:val="24"/>
        </w:rPr>
        <w:fldChar w:fldCharType="separate"/>
      </w:r>
      <w:r w:rsidR="00322F35" w:rsidRPr="00322F35">
        <w:rPr>
          <w:kern w:val="0"/>
          <w:vertAlign w:val="superscript"/>
        </w:rPr>
        <w:t>77</w:t>
      </w:r>
      <w:r w:rsidR="003A0E72" w:rsidRPr="00405E58">
        <w:rPr>
          <w:b/>
          <w:bCs w:val="0"/>
          <w:szCs w:val="24"/>
        </w:rPr>
        <w:fldChar w:fldCharType="end"/>
      </w:r>
      <w:r w:rsidR="003A0E72" w:rsidRPr="00405E58">
        <w:rPr>
          <w:bCs w:val="0"/>
          <w:szCs w:val="24"/>
        </w:rPr>
        <w:t xml:space="preserve"> v.2.6-8.</w:t>
      </w:r>
      <w:r w:rsidR="003A0E72" w:rsidRPr="00405E58">
        <w:rPr>
          <w:szCs w:val="24"/>
        </w:rPr>
        <w:t xml:space="preserve"> </w:t>
      </w:r>
      <w:r w:rsidR="003A0E72" w:rsidRPr="00405E58">
        <w:rPr>
          <w:bCs w:val="0"/>
          <w:szCs w:val="24"/>
        </w:rPr>
        <w:t>In total, both fungal and prokaryotic community data were obtained for 1,270 root samples collected from the 12</w:t>
      </w:r>
      <w:r w:rsidR="00C37184" w:rsidRPr="00405E58">
        <w:rPr>
          <w:bCs w:val="0"/>
          <w:szCs w:val="24"/>
        </w:rPr>
        <w:t>5</w:t>
      </w:r>
      <w:r w:rsidR="003A0E72" w:rsidRPr="00405E58">
        <w:rPr>
          <w:bCs w:val="0"/>
          <w:szCs w:val="24"/>
        </w:rPr>
        <w:t xml:space="preserve"> sampling points.</w:t>
      </w:r>
    </w:p>
    <w:p w14:paraId="168DED9C" w14:textId="77777777" w:rsidR="00172092" w:rsidRPr="00405E58" w:rsidRDefault="00172092" w:rsidP="00E20869">
      <w:pPr>
        <w:tabs>
          <w:tab w:val="left" w:pos="426"/>
          <w:tab w:val="left" w:pos="567"/>
        </w:tabs>
        <w:spacing w:beforeLines="70" w:before="250"/>
        <w:rPr>
          <w:b/>
          <w:bCs w:val="0"/>
          <w:szCs w:val="24"/>
        </w:rPr>
      </w:pPr>
    </w:p>
    <w:p w14:paraId="3AF595D0" w14:textId="60AEE264" w:rsidR="00E65D44" w:rsidRPr="00405E58" w:rsidRDefault="00E65D44" w:rsidP="00E20869">
      <w:pPr>
        <w:tabs>
          <w:tab w:val="left" w:pos="426"/>
          <w:tab w:val="left" w:pos="567"/>
        </w:tabs>
        <w:spacing w:beforeLines="70" w:before="250"/>
        <w:rPr>
          <w:b/>
          <w:bCs w:val="0"/>
          <w:szCs w:val="24"/>
        </w:rPr>
      </w:pPr>
      <w:r w:rsidRPr="00405E58">
        <w:rPr>
          <w:b/>
          <w:bCs w:val="0"/>
          <w:szCs w:val="24"/>
        </w:rPr>
        <w:t>Energy landscape analysis</w:t>
      </w:r>
    </w:p>
    <w:p w14:paraId="6D444225" w14:textId="2F3397EE" w:rsidR="003803B5" w:rsidRPr="00405E58" w:rsidRDefault="00F47047" w:rsidP="00E20869">
      <w:pPr>
        <w:tabs>
          <w:tab w:val="left" w:pos="426"/>
          <w:tab w:val="left" w:pos="567"/>
        </w:tabs>
        <w:spacing w:beforeLines="70" w:before="250"/>
        <w:rPr>
          <w:bCs w:val="0"/>
          <w:szCs w:val="24"/>
        </w:rPr>
      </w:pPr>
      <w:r>
        <w:rPr>
          <w:bCs w:val="0"/>
          <w:szCs w:val="24"/>
        </w:rPr>
        <w:t>T</w:t>
      </w:r>
      <w:r w:rsidR="009D0D7F">
        <w:rPr>
          <w:bCs w:val="0"/>
          <w:szCs w:val="24"/>
        </w:rPr>
        <w:t xml:space="preserve">he </w:t>
      </w:r>
      <w:r w:rsidR="005644E2">
        <w:rPr>
          <w:bCs w:val="0"/>
          <w:szCs w:val="24"/>
        </w:rPr>
        <w:t>assembly landscape</w:t>
      </w:r>
      <w:r w:rsidR="00D63F87">
        <w:rPr>
          <w:bCs w:val="0"/>
          <w:szCs w:val="24"/>
        </w:rPr>
        <w:t xml:space="preserve"> architecture</w:t>
      </w:r>
      <w:r w:rsidR="00854CF7">
        <w:rPr>
          <w:bCs w:val="0"/>
          <w:szCs w:val="24"/>
        </w:rPr>
        <w:t xml:space="preserve"> </w:t>
      </w:r>
      <w:r w:rsidR="0049682C">
        <w:rPr>
          <w:bCs w:val="0"/>
          <w:szCs w:val="24"/>
        </w:rPr>
        <w:t>was estimated</w:t>
      </w:r>
      <w:r w:rsidR="00ED3645">
        <w:rPr>
          <w:bCs w:val="0"/>
          <w:szCs w:val="24"/>
        </w:rPr>
        <w:t xml:space="preserve"> for</w:t>
      </w:r>
      <w:r w:rsidR="00D63F87">
        <w:rPr>
          <w:bCs w:val="0"/>
          <w:szCs w:val="24"/>
        </w:rPr>
        <w:t xml:space="preserve"> each of</w:t>
      </w:r>
      <w:r w:rsidR="00ED3645">
        <w:rPr>
          <w:bCs w:val="0"/>
          <w:szCs w:val="24"/>
        </w:rPr>
        <w:t xml:space="preserve"> </w:t>
      </w:r>
      <w:r w:rsidR="003263F4">
        <w:rPr>
          <w:bCs w:val="0"/>
          <w:szCs w:val="24"/>
        </w:rPr>
        <w:t xml:space="preserve">the </w:t>
      </w:r>
      <w:r>
        <w:rPr>
          <w:bCs w:val="0"/>
          <w:szCs w:val="24"/>
        </w:rPr>
        <w:t xml:space="preserve">fungal and </w:t>
      </w:r>
      <w:r w:rsidR="00D94AED">
        <w:rPr>
          <w:bCs w:val="0"/>
          <w:szCs w:val="24"/>
        </w:rPr>
        <w:t xml:space="preserve">prokaryotic community datasets. </w:t>
      </w:r>
      <w:r w:rsidR="006528DF">
        <w:rPr>
          <w:bCs w:val="0"/>
          <w:szCs w:val="24"/>
        </w:rPr>
        <w:t>W</w:t>
      </w:r>
      <w:r w:rsidR="005644E2">
        <w:rPr>
          <w:bCs w:val="0"/>
          <w:szCs w:val="24"/>
        </w:rPr>
        <w:t xml:space="preserve">e applied </w:t>
      </w:r>
      <w:r w:rsidR="00427000">
        <w:rPr>
          <w:bCs w:val="0"/>
          <w:szCs w:val="24"/>
        </w:rPr>
        <w:t xml:space="preserve">the statistical framework of </w:t>
      </w:r>
      <w:r w:rsidR="00063DF1">
        <w:rPr>
          <w:bCs w:val="0"/>
          <w:szCs w:val="24"/>
        </w:rPr>
        <w:t xml:space="preserve">energy landscape analysis, which </w:t>
      </w:r>
      <w:r w:rsidR="00D72EB2">
        <w:rPr>
          <w:bCs w:val="0"/>
          <w:szCs w:val="24"/>
        </w:rPr>
        <w:t>has been widely u</w:t>
      </w:r>
      <w:r w:rsidR="00D72EB2" w:rsidRPr="008B1653">
        <w:rPr>
          <w:bCs w:val="0"/>
          <w:szCs w:val="24"/>
        </w:rPr>
        <w:t>sed to characterize the</w:t>
      </w:r>
      <w:r w:rsidR="00E4005B" w:rsidRPr="008B1653">
        <w:rPr>
          <w:bCs w:val="0"/>
          <w:szCs w:val="24"/>
        </w:rPr>
        <w:t xml:space="preserve"> </w:t>
      </w:r>
      <w:r w:rsidR="00344FE5" w:rsidRPr="008B1653">
        <w:t>relationship between multi-dimensional system states</w:t>
      </w:r>
      <w:r w:rsidR="00E4005B" w:rsidRPr="008B1653">
        <w:t xml:space="preserve"> (e.g., brain activity patterns) and their potentials (o</w:t>
      </w:r>
      <w:r w:rsidR="00E4005B" w:rsidRPr="006F139B">
        <w:t>bservation probabilities), based on the Ising model in statistical physic</w:t>
      </w:r>
      <w:r w:rsidR="00E4005B">
        <w:t>s</w:t>
      </w:r>
      <w:r w:rsidR="008B1653">
        <w:fldChar w:fldCharType="begin"/>
      </w:r>
      <w:r w:rsidR="008B1653">
        <w:instrText xml:space="preserve"> ADDIN ZOTERO_ITEM CSL_CITATION {"citationID":"ssvWUE1o","properties":{"formattedCitation":"\\super 14,28\\nosupersub{}","plainCitation":"14,28","noteIndex":0},"citationItems":[{"id":811,"uris":["http://zotero.org/users/13996173/items/ZNRUPQST"],"itemData":{"id":811,"type":"article-journal","abstract":"Compositional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id":2136,"uris":["http://zotero.org/users/13996173/items/EVQPMNEQ"],"itemData":{"id":2136,"type":"article-journal","abstract":"We review a class of energy landscape analysis method that uses the Ising model and takes multivariate time series data as input. The method allows one to capture dynamics of the data as trajectories of a ball from one basin to a different basin to yet another, constrained on the energy landscape specified by the estimated Ising model. While this energy landscape analysis has mostly been applied to functional magnetic resonance imaging (fMRI) data from the brain for historical reasons, there are emerging applications outside fMRI data and neuroscience. To inform such applications in various research fields, this review paper provides a detailed tutorial on each step of the analysis, terminologies, concepts underlying the method, and validation, as well as recent developments of extended and related methods.","container-title":"PLOS Complex Systems","DOI":"10.1371/journal.pcsy.0000039","ISSN":"2837-8830","issue":"5","journalAbbreviation":"PLOS Complex Systems","language":"en","note":"publisher: Public Library of Science","page":"e0000039","source":"PLoS Journals","title":"Energy landscape analysis based on the Ising model: Tutorial review","title-short":"Energy landscape analysis based on the Ising model","URL":"https://journals.plos.org/complexsystems/article?id=10.1371/journal.pcsy.0000039","volume":"2","author":[{"family":"Masuda","given":"Naoki"},{"family":"Islam","given":"Saiful"},{"family":"Aung","given":"Si Thu"},{"family":"Watanabe","given":"Takamitsu"}],"accessed":{"date-parts":[["2025",8,22]]},"issued":{"date-parts":[["2025",5,9]]}}}],"schema":"https://github.com/citation-style-language/schema/raw/master/csl-citation.json"} </w:instrText>
      </w:r>
      <w:r w:rsidR="008B1653">
        <w:fldChar w:fldCharType="separate"/>
      </w:r>
      <w:r w:rsidR="008B1653" w:rsidRPr="008B1653">
        <w:rPr>
          <w:kern w:val="0"/>
          <w:vertAlign w:val="superscript"/>
        </w:rPr>
        <w:t>14,28</w:t>
      </w:r>
      <w:r w:rsidR="008B1653">
        <w:fldChar w:fldCharType="end"/>
      </w:r>
      <w:r w:rsidR="00E4005B" w:rsidRPr="006F139B">
        <w:t>.</w:t>
      </w:r>
      <w:r w:rsidR="006528DF">
        <w:t xml:space="preserve"> </w:t>
      </w:r>
      <w:r w:rsidR="00622D28" w:rsidRPr="00405E58">
        <w:rPr>
          <w:bCs w:val="0"/>
          <w:szCs w:val="24"/>
        </w:rPr>
        <w:t xml:space="preserve">In this framework, the </w:t>
      </w:r>
      <w:r w:rsidR="00B0091A" w:rsidRPr="00405E58">
        <w:rPr>
          <w:bCs w:val="0"/>
          <w:szCs w:val="24"/>
        </w:rPr>
        <w:t>probabilities</w:t>
      </w:r>
      <w:r w:rsidR="00622D28" w:rsidRPr="00405E58">
        <w:rPr>
          <w:bCs w:val="0"/>
          <w:szCs w:val="24"/>
        </w:rPr>
        <w:t xml:space="preserve"> of community </w:t>
      </w:r>
      <w:r w:rsidR="00B0091A" w:rsidRPr="00405E58">
        <w:rPr>
          <w:bCs w:val="0"/>
          <w:szCs w:val="24"/>
        </w:rPr>
        <w:t xml:space="preserve">states </w:t>
      </w:r>
      <m:oMath>
        <m:r>
          <w:rPr>
            <w:rFonts w:ascii="Cambria Math" w:hAnsi="Cambria Math"/>
            <w:szCs w:val="24"/>
          </w:rPr>
          <m:t>p</m:t>
        </m:r>
        <m:d>
          <m:dPr>
            <m:ctrlPr>
              <w:rPr>
                <w:rFonts w:ascii="Cambria Math" w:hAnsi="Cambria Math"/>
                <w:bCs w:val="0"/>
                <w:i/>
                <w:szCs w:val="24"/>
              </w:rPr>
            </m:ctrlPr>
          </m:dPr>
          <m:e>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|ε</m:t>
            </m:r>
          </m:e>
        </m:d>
      </m:oMath>
      <w:r w:rsidR="006444F3" w:rsidRPr="00405E58">
        <w:rPr>
          <w:bCs w:val="0"/>
          <w:szCs w:val="24"/>
        </w:rPr>
        <w:t xml:space="preserve">, </w:t>
      </w:r>
      <w:r w:rsidR="00646A6D" w:rsidRPr="00405E58">
        <w:t xml:space="preserve">under a </w:t>
      </w:r>
      <w:r w:rsidR="00995D92" w:rsidRPr="00405E58">
        <w:t xml:space="preserve">given </w:t>
      </w:r>
      <w:r w:rsidR="00646A6D" w:rsidRPr="00405E58">
        <w:t>set of environmental conditions</w:t>
      </w:r>
      <w:r w:rsidR="00CE5CCA" w:rsidRPr="00405E58">
        <w:t xml:space="preserve"> [</w:t>
      </w:r>
      <m:oMath>
        <m:r>
          <w:rPr>
            <w:rFonts w:ascii="Cambria Math" w:hAnsi="Cambria Math"/>
            <w:szCs w:val="24"/>
          </w:rPr>
          <m:t>ε=(</m:t>
        </m:r>
        <m:sSub>
          <m:sSubPr>
            <m:ctrlPr>
              <w:rPr>
                <w:rFonts w:ascii="Cambria Math" w:hAnsi="Cambria Math"/>
                <w:bCs w:val="0"/>
                <w:i/>
                <w:szCs w:val="24"/>
              </w:rPr>
            </m:ctrlPr>
          </m:sSubPr>
          <m:e>
            <m:r>
              <w:rPr>
                <w:rFonts w:ascii="Cambria Math" w:hAnsi="Cambria Math"/>
                <w:szCs w:val="24"/>
              </w:rPr>
              <m:t>ε</m:t>
            </m:r>
          </m:e>
          <m:sub>
            <m:r>
              <w:rPr>
                <w:rFonts w:ascii="Cambria Math" w:hAnsi="Cambria Math"/>
                <w:szCs w:val="24"/>
              </w:rPr>
              <m:t>1</m:t>
            </m:r>
          </m:sub>
        </m:sSub>
        <m:r>
          <w:rPr>
            <w:rFonts w:ascii="Cambria Math" w:hAnsi="Cambria Math"/>
            <w:szCs w:val="24"/>
          </w:rPr>
          <m:t xml:space="preserve">,  </m:t>
        </m:r>
        <m:sSub>
          <m:sSubPr>
            <m:ctrlPr>
              <w:rPr>
                <w:rFonts w:ascii="Cambria Math" w:hAnsi="Cambria Math"/>
                <w:bCs w:val="0"/>
                <w:i/>
                <w:szCs w:val="24"/>
              </w:rPr>
            </m:ctrlPr>
          </m:sSubPr>
          <m:e>
            <m:r>
              <w:rPr>
                <w:rFonts w:ascii="Cambria Math" w:hAnsi="Cambria Math"/>
                <w:szCs w:val="24"/>
              </w:rPr>
              <m:t>ε</m:t>
            </m:r>
          </m:e>
          <m:sub>
            <m:r>
              <w:rPr>
                <w:rFonts w:ascii="Cambria Math" w:hAnsi="Cambria Math"/>
                <w:szCs w:val="24"/>
              </w:rPr>
              <m:t>2</m:t>
            </m:r>
          </m:sub>
        </m:sSub>
        <m:r>
          <w:rPr>
            <w:rFonts w:ascii="Cambria Math" w:hAnsi="Cambria Math"/>
            <w:szCs w:val="24"/>
          </w:rPr>
          <m:t xml:space="preserve">, …,  </m:t>
        </m:r>
        <m:sSub>
          <m:sSubPr>
            <m:ctrlPr>
              <w:rPr>
                <w:rFonts w:ascii="Cambria Math" w:hAnsi="Cambria Math"/>
                <w:bCs w:val="0"/>
                <w:i/>
                <w:szCs w:val="24"/>
              </w:rPr>
            </m:ctrlPr>
          </m:sSubPr>
          <m:e>
            <m:r>
              <w:rPr>
                <w:rFonts w:ascii="Cambria Math" w:hAnsi="Cambria Math"/>
                <w:szCs w:val="24"/>
              </w:rPr>
              <m:t>ε</m:t>
            </m:r>
          </m:e>
          <m:sub>
            <m:r>
              <w:rPr>
                <w:rFonts w:ascii="Cambria Math" w:hAnsi="Cambria Math"/>
                <w:szCs w:val="24"/>
              </w:rPr>
              <m:t>M</m:t>
            </m:r>
          </m:sub>
        </m:sSub>
        <m:r>
          <w:rPr>
            <w:rFonts w:ascii="Cambria Math" w:hAnsi="Cambria Math"/>
            <w:szCs w:val="24"/>
          </w:rPr>
          <m:t>)</m:t>
        </m:r>
      </m:oMath>
      <w:r w:rsidR="009672C6" w:rsidRPr="00405E58">
        <w:rPr>
          <w:szCs w:val="24"/>
        </w:rPr>
        <w:t>;</w:t>
      </w:r>
      <w:r w:rsidR="00995D92" w:rsidRPr="00405E58">
        <w:rPr>
          <w:szCs w:val="24"/>
        </w:rPr>
        <w:t xml:space="preserve"> </w:t>
      </w:r>
      <w:r w:rsidR="00995D92" w:rsidRPr="00405E58">
        <w:rPr>
          <w:i/>
          <w:iCs/>
          <w:szCs w:val="24"/>
        </w:rPr>
        <w:t>M</w:t>
      </w:r>
      <w:r w:rsidR="00995D92" w:rsidRPr="00405E58">
        <w:rPr>
          <w:szCs w:val="24"/>
        </w:rPr>
        <w:t xml:space="preserve"> is the number </w:t>
      </w:r>
      <w:r w:rsidR="00157662" w:rsidRPr="00405E58">
        <w:rPr>
          <w:szCs w:val="24"/>
        </w:rPr>
        <w:t>of vectors</w:t>
      </w:r>
      <w:r w:rsidR="00A83C76" w:rsidRPr="00405E58">
        <w:rPr>
          <w:szCs w:val="24"/>
        </w:rPr>
        <w:t xml:space="preserve"> representing environmental factors</w:t>
      </w:r>
      <w:r w:rsidR="00CE5CCA" w:rsidRPr="00405E58">
        <w:rPr>
          <w:iCs/>
          <w:szCs w:val="24"/>
        </w:rPr>
        <w:t>]</w:t>
      </w:r>
      <w:r w:rsidR="00425F7E" w:rsidRPr="00405E58">
        <w:rPr>
          <w:bCs w:val="0"/>
          <w:i/>
          <w:szCs w:val="24"/>
        </w:rPr>
        <w:t>,</w:t>
      </w:r>
      <w:r w:rsidR="005D4185" w:rsidRPr="00405E58">
        <w:rPr>
          <w:bCs w:val="0"/>
          <w:szCs w:val="24"/>
        </w:rPr>
        <w:t xml:space="preserve"> </w:t>
      </w:r>
      <w:r w:rsidR="00B0091A" w:rsidRPr="00405E58">
        <w:rPr>
          <w:bCs w:val="0"/>
          <w:szCs w:val="24"/>
        </w:rPr>
        <w:t>are defined by the following equation</w:t>
      </w:r>
      <w:r w:rsidR="005D4185" w:rsidRPr="00405E58">
        <w:rPr>
          <w:bCs w:val="0"/>
          <w:szCs w:val="24"/>
        </w:rPr>
        <w:t>s</w:t>
      </w:r>
      <w:r w:rsidR="00A56705" w:rsidRPr="00405E58">
        <w:rPr>
          <w:b/>
          <w:bCs w:val="0"/>
          <w:szCs w:val="24"/>
        </w:rPr>
        <w:fldChar w:fldCharType="begin"/>
      </w:r>
      <w:r w:rsidR="00322545">
        <w:rPr>
          <w:bCs w:val="0"/>
          <w:szCs w:val="24"/>
        </w:rPr>
        <w:instrText xml:space="preserve"> ADDIN ZOTERO_ITEM CSL_CITATION {"citationID":"otWunJLd","properties":{"formattedCitation":"\\super 14\\nosupersub{}","plainCitation":"14","noteIndex":0},"citationItems":[{"id":811,"uris":["http://zotero.org/users/13996173/items/ZNRUPQST"],"itemData":{"id":811,"type":"article-journal","abstract":"Compositional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schema":"https://github.com/citation-style-language/schema/raw/master/csl-citation.json"} </w:instrText>
      </w:r>
      <w:r w:rsidR="00A56705" w:rsidRPr="00405E58">
        <w:rPr>
          <w:b/>
          <w:bCs w:val="0"/>
          <w:szCs w:val="24"/>
        </w:rPr>
        <w:fldChar w:fldCharType="separate"/>
      </w:r>
      <w:r w:rsidR="00322545" w:rsidRPr="00322545">
        <w:rPr>
          <w:kern w:val="0"/>
          <w:vertAlign w:val="superscript"/>
        </w:rPr>
        <w:t>14</w:t>
      </w:r>
      <w:r w:rsidR="00A56705" w:rsidRPr="00405E58">
        <w:rPr>
          <w:b/>
          <w:bCs w:val="0"/>
          <w:szCs w:val="24"/>
        </w:rPr>
        <w:fldChar w:fldCharType="end"/>
      </w:r>
      <w:r w:rsidR="00CA6A54" w:rsidRPr="00405E58">
        <w:rPr>
          <w:bCs w:val="0"/>
          <w:szCs w:val="24"/>
        </w:rPr>
        <w:t>:</w:t>
      </w:r>
    </w:p>
    <w:p w14:paraId="73DF6BDF" w14:textId="68201AFA" w:rsidR="00B0091A" w:rsidRPr="00405E58" w:rsidRDefault="00122161" w:rsidP="00122161">
      <w:pPr>
        <w:tabs>
          <w:tab w:val="left" w:pos="3544"/>
          <w:tab w:val="left" w:pos="8931"/>
        </w:tabs>
        <w:spacing w:beforeLines="70" w:before="250"/>
        <w:rPr>
          <w:bCs w:val="0"/>
          <w:szCs w:val="24"/>
        </w:rPr>
      </w:pPr>
      <w:r w:rsidRPr="00405E58">
        <w:rPr>
          <w:szCs w:val="24"/>
        </w:rPr>
        <w:tab/>
      </w:r>
      <m:oMath>
        <m:r>
          <w:rPr>
            <w:rFonts w:ascii="Cambria Math" w:hAnsi="Cambria Math"/>
            <w:szCs w:val="24"/>
          </w:rPr>
          <m:t>p</m:t>
        </m:r>
        <m:d>
          <m:dPr>
            <m:ctrlPr>
              <w:rPr>
                <w:rFonts w:ascii="Cambria Math" w:hAnsi="Cambria Math"/>
                <w:bCs w:val="0"/>
                <w:i/>
                <w:szCs w:val="24"/>
              </w:rPr>
            </m:ctrlPr>
          </m:dPr>
          <m:e>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|ε</m:t>
            </m:r>
          </m:e>
        </m:d>
        <m:r>
          <w:rPr>
            <w:rFonts w:ascii="Cambria Math" w:hAnsi="Cambria Math"/>
            <w:szCs w:val="24"/>
          </w:rPr>
          <m:t xml:space="preserve">= </m:t>
        </m:r>
        <m:sSup>
          <m:sSupPr>
            <m:ctrlPr>
              <w:rPr>
                <w:rFonts w:ascii="Cambria Math" w:hAnsi="Cambria Math"/>
                <w:bCs w:val="0"/>
                <w:i/>
                <w:szCs w:val="24"/>
              </w:rPr>
            </m:ctrlPr>
          </m:sSupPr>
          <m:e>
            <m:r>
              <w:rPr>
                <w:rFonts w:ascii="Cambria Math" w:hAnsi="Cambria Math"/>
                <w:szCs w:val="24"/>
              </w:rPr>
              <m:t>e</m:t>
            </m:r>
          </m:e>
          <m:sup>
            <m:r>
              <w:rPr>
                <w:rFonts w:ascii="Cambria Math" w:hAnsi="Cambria Math"/>
                <w:szCs w:val="24"/>
              </w:rPr>
              <m:t>-E</m:t>
            </m:r>
            <m:d>
              <m:dPr>
                <m:ctrlPr>
                  <w:rPr>
                    <w:rFonts w:ascii="Cambria Math" w:hAnsi="Cambria Math"/>
                    <w:bCs w:val="0"/>
                    <w:i/>
                    <w:szCs w:val="24"/>
                  </w:rPr>
                </m:ctrlPr>
              </m:dPr>
              <m:e>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  ε</m:t>
                </m:r>
              </m:e>
            </m:d>
          </m:sup>
        </m:sSup>
        <m:r>
          <w:rPr>
            <w:rFonts w:ascii="Cambria Math" w:hAnsi="Cambria Math"/>
            <w:szCs w:val="24"/>
          </w:rPr>
          <m:t>/Z</m:t>
        </m:r>
      </m:oMath>
      <w:r w:rsidRPr="00405E58">
        <w:rPr>
          <w:bCs w:val="0"/>
          <w:szCs w:val="24"/>
        </w:rPr>
        <w:tab/>
        <w:t>[eq. 1],</w:t>
      </w:r>
    </w:p>
    <w:p w14:paraId="2BB2781B" w14:textId="0E27D650" w:rsidR="005D4185" w:rsidRPr="00405E58" w:rsidRDefault="00122161" w:rsidP="00122161">
      <w:pPr>
        <w:tabs>
          <w:tab w:val="left" w:pos="3544"/>
          <w:tab w:val="left" w:pos="8931"/>
        </w:tabs>
        <w:spacing w:beforeLines="70" w:before="250"/>
        <w:rPr>
          <w:bCs w:val="0"/>
          <w:szCs w:val="24"/>
        </w:rPr>
      </w:pPr>
      <w:r w:rsidRPr="00405E58">
        <w:rPr>
          <w:bCs w:val="0"/>
          <w:szCs w:val="24"/>
        </w:rPr>
        <w:tab/>
      </w:r>
      <m:oMath>
        <m:r>
          <w:rPr>
            <w:rFonts w:ascii="Cambria Math" w:hAnsi="Cambria Math"/>
            <w:szCs w:val="24"/>
          </w:rPr>
          <m:t xml:space="preserve">Z= </m:t>
        </m:r>
        <m:nary>
          <m:naryPr>
            <m:chr m:val="∑"/>
            <m:limLoc m:val="undOvr"/>
            <m:ctrlPr>
              <w:rPr>
                <w:rFonts w:ascii="Cambria Math" w:hAnsi="Cambria Math"/>
                <w:bCs w:val="0"/>
                <w:i/>
                <w:szCs w:val="24"/>
              </w:rPr>
            </m:ctrlPr>
          </m:naryPr>
          <m:sub>
            <m:r>
              <w:rPr>
                <w:rFonts w:ascii="Cambria Math" w:hAnsi="Cambria Math"/>
                <w:szCs w:val="24"/>
              </w:rPr>
              <m:t>k=0</m:t>
            </m:r>
          </m:sub>
          <m:sup>
            <m:sSup>
              <m:sSupPr>
                <m:ctrlPr>
                  <w:rPr>
                    <w:rFonts w:ascii="Cambria Math" w:hAnsi="Cambria Math"/>
                    <w:bCs w:val="0"/>
                    <w:i/>
                    <w:szCs w:val="24"/>
                  </w:rPr>
                </m:ctrlPr>
              </m:sSupPr>
              <m:e>
                <m:r>
                  <w:rPr>
                    <w:rFonts w:ascii="Cambria Math" w:hAnsi="Cambria Math"/>
                    <w:szCs w:val="24"/>
                  </w:rPr>
                  <m:t>2</m:t>
                </m:r>
              </m:e>
              <m:sup>
                <m:r>
                  <w:rPr>
                    <w:rFonts w:ascii="Cambria Math" w:hAnsi="Cambria Math"/>
                    <w:szCs w:val="24"/>
                  </w:rPr>
                  <m:t>S-1</m:t>
                </m:r>
              </m:sup>
            </m:sSup>
          </m:sup>
          <m:e>
            <m:sSup>
              <m:sSupPr>
                <m:ctrlPr>
                  <w:rPr>
                    <w:rFonts w:ascii="Cambria Math" w:hAnsi="Cambria Math"/>
                    <w:bCs w:val="0"/>
                    <w:i/>
                    <w:szCs w:val="24"/>
                  </w:rPr>
                </m:ctrlPr>
              </m:sSupPr>
              <m:e>
                <m:r>
                  <w:rPr>
                    <w:rFonts w:ascii="Cambria Math" w:hAnsi="Cambria Math"/>
                    <w:szCs w:val="24"/>
                  </w:rPr>
                  <m:t>e</m:t>
                </m:r>
              </m:e>
              <m:sup>
                <m:r>
                  <w:rPr>
                    <w:rFonts w:ascii="Cambria Math" w:hAnsi="Cambria Math"/>
                    <w:szCs w:val="24"/>
                  </w:rPr>
                  <m:t>-E</m:t>
                </m:r>
                <m:d>
                  <m:dPr>
                    <m:ctrlPr>
                      <w:rPr>
                        <w:rFonts w:ascii="Cambria Math" w:hAnsi="Cambria Math"/>
                        <w:bCs w:val="0"/>
                        <w:i/>
                        <w:szCs w:val="24"/>
                      </w:rPr>
                    </m:ctrlPr>
                  </m:dPr>
                  <m:e>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 ε</m:t>
                    </m:r>
                  </m:e>
                </m:d>
              </m:sup>
            </m:sSup>
          </m:e>
        </m:nary>
      </m:oMath>
      <w:r w:rsidRPr="00405E58">
        <w:rPr>
          <w:bCs w:val="0"/>
          <w:szCs w:val="24"/>
        </w:rPr>
        <w:tab/>
        <w:t>[eq. 2],</w:t>
      </w:r>
    </w:p>
    <w:p w14:paraId="2399ABD9" w14:textId="1365B659" w:rsidR="00122161" w:rsidRPr="00210D2C" w:rsidRDefault="00327828" w:rsidP="00122161">
      <w:pPr>
        <w:tabs>
          <w:tab w:val="left" w:pos="426"/>
          <w:tab w:val="left" w:pos="567"/>
        </w:tabs>
        <w:spacing w:beforeLines="70" w:before="250"/>
        <w:rPr>
          <w:bCs w:val="0"/>
          <w:szCs w:val="24"/>
        </w:rPr>
      </w:pPr>
      <w:r w:rsidRPr="00405E58">
        <w:rPr>
          <w:bCs w:val="0"/>
          <w:szCs w:val="24"/>
        </w:rPr>
        <w:t xml:space="preserve">where </w:t>
      </w:r>
      <m:oMath>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m:t>
        </m:r>
        <m:sSup>
          <m:sSupPr>
            <m:ctrlPr>
              <w:rPr>
                <w:rFonts w:ascii="Cambria Math" w:hAnsi="Cambria Math"/>
                <w:bCs w:val="0"/>
                <w:i/>
                <w:szCs w:val="24"/>
              </w:rPr>
            </m:ctrlPr>
          </m:sSupPr>
          <m:e>
            <m:sSub>
              <m:sSubPr>
                <m:ctrlPr>
                  <w:rPr>
                    <w:rFonts w:ascii="Cambria Math" w:hAnsi="Cambria Math"/>
                    <w:bCs w:val="0"/>
                    <w:i/>
                    <w:szCs w:val="24"/>
                  </w:rPr>
                </m:ctrlPr>
              </m:sSubPr>
              <m:e>
                <m:r>
                  <w:rPr>
                    <w:rFonts w:ascii="Cambria Math" w:hAnsi="Cambria Math"/>
                    <w:szCs w:val="24"/>
                  </w:rPr>
                  <m:t>σ</m:t>
                </m:r>
              </m:e>
              <m:sub>
                <m:r>
                  <w:rPr>
                    <w:rFonts w:ascii="Cambria Math" w:hAnsi="Cambria Math"/>
                    <w:szCs w:val="24"/>
                  </w:rPr>
                  <m:t>1</m:t>
                </m:r>
              </m:sub>
            </m:sSub>
          </m:e>
          <m:sup>
            <m:d>
              <m:dPr>
                <m:ctrlPr>
                  <w:rPr>
                    <w:rFonts w:ascii="Cambria Math" w:hAnsi="Cambria Math"/>
                    <w:bCs w:val="0"/>
                    <w:i/>
                    <w:szCs w:val="24"/>
                  </w:rPr>
                </m:ctrlPr>
              </m:dPr>
              <m:e>
                <m:r>
                  <w:rPr>
                    <w:rFonts w:ascii="Cambria Math" w:hAnsi="Cambria Math"/>
                    <w:szCs w:val="24"/>
                  </w:rPr>
                  <m:t>k</m:t>
                </m:r>
              </m:e>
            </m:d>
          </m:sup>
        </m:sSup>
        <m:r>
          <w:rPr>
            <w:rFonts w:ascii="Cambria Math" w:hAnsi="Cambria Math"/>
            <w:szCs w:val="24"/>
          </w:rPr>
          <m:t xml:space="preserve">, </m:t>
        </m:r>
        <m:sSup>
          <m:sSupPr>
            <m:ctrlPr>
              <w:rPr>
                <w:rFonts w:ascii="Cambria Math" w:hAnsi="Cambria Math"/>
                <w:bCs w:val="0"/>
                <w:i/>
                <w:szCs w:val="24"/>
              </w:rPr>
            </m:ctrlPr>
          </m:sSupPr>
          <m:e>
            <m:sSub>
              <m:sSubPr>
                <m:ctrlPr>
                  <w:rPr>
                    <w:rFonts w:ascii="Cambria Math" w:hAnsi="Cambria Math"/>
                    <w:bCs w:val="0"/>
                    <w:i/>
                    <w:szCs w:val="24"/>
                  </w:rPr>
                </m:ctrlPr>
              </m:sSubPr>
              <m:e>
                <m:r>
                  <w:rPr>
                    <w:rFonts w:ascii="Cambria Math" w:hAnsi="Cambria Math"/>
                    <w:szCs w:val="24"/>
                  </w:rPr>
                  <m:t>σ</m:t>
                </m:r>
              </m:e>
              <m:sub>
                <m:r>
                  <w:rPr>
                    <w:rFonts w:ascii="Cambria Math" w:hAnsi="Cambria Math"/>
                    <w:szCs w:val="24"/>
                  </w:rPr>
                  <m:t>2</m:t>
                </m:r>
              </m:sub>
            </m:sSub>
          </m:e>
          <m:sup>
            <m:d>
              <m:dPr>
                <m:ctrlPr>
                  <w:rPr>
                    <w:rFonts w:ascii="Cambria Math" w:hAnsi="Cambria Math"/>
                    <w:bCs w:val="0"/>
                    <w:i/>
                    <w:szCs w:val="24"/>
                  </w:rPr>
                </m:ctrlPr>
              </m:dPr>
              <m:e>
                <m:r>
                  <w:rPr>
                    <w:rFonts w:ascii="Cambria Math" w:hAnsi="Cambria Math"/>
                    <w:szCs w:val="24"/>
                  </w:rPr>
                  <m:t>k</m:t>
                </m:r>
              </m:e>
            </m:d>
          </m:sup>
        </m:sSup>
        <m:r>
          <w:rPr>
            <w:rFonts w:ascii="Cambria Math" w:hAnsi="Cambria Math"/>
            <w:szCs w:val="24"/>
          </w:rPr>
          <m:t>, … ,</m:t>
        </m:r>
        <m:sSup>
          <m:sSupPr>
            <m:ctrlPr>
              <w:rPr>
                <w:rFonts w:ascii="Cambria Math" w:hAnsi="Cambria Math"/>
                <w:bCs w:val="0"/>
                <w:i/>
                <w:szCs w:val="24"/>
              </w:rPr>
            </m:ctrlPr>
          </m:sSupPr>
          <m:e>
            <m:sSub>
              <m:sSubPr>
                <m:ctrlPr>
                  <w:rPr>
                    <w:rFonts w:ascii="Cambria Math" w:hAnsi="Cambria Math"/>
                    <w:bCs w:val="0"/>
                    <w:i/>
                    <w:szCs w:val="24"/>
                  </w:rPr>
                </m:ctrlPr>
              </m:sSubPr>
              <m:e>
                <m:r>
                  <w:rPr>
                    <w:rFonts w:ascii="Cambria Math" w:hAnsi="Cambria Math"/>
                    <w:szCs w:val="24"/>
                  </w:rPr>
                  <m:t>σ</m:t>
                </m:r>
              </m:e>
              <m:sub>
                <m:r>
                  <w:rPr>
                    <w:rFonts w:ascii="Cambria Math" w:hAnsi="Cambria Math"/>
                    <w:szCs w:val="24"/>
                  </w:rPr>
                  <m:t>S</m:t>
                </m:r>
              </m:sub>
            </m:sSub>
          </m:e>
          <m:sup>
            <m:d>
              <m:dPr>
                <m:ctrlPr>
                  <w:rPr>
                    <w:rFonts w:ascii="Cambria Math" w:hAnsi="Cambria Math"/>
                    <w:bCs w:val="0"/>
                    <w:i/>
                    <w:szCs w:val="24"/>
                  </w:rPr>
                </m:ctrlPr>
              </m:dPr>
              <m:e>
                <m:r>
                  <w:rPr>
                    <w:rFonts w:ascii="Cambria Math" w:hAnsi="Cambria Math"/>
                    <w:szCs w:val="24"/>
                  </w:rPr>
                  <m:t>k</m:t>
                </m:r>
              </m:e>
            </m:d>
          </m:sup>
        </m:sSup>
        <m:r>
          <w:rPr>
            <w:rFonts w:ascii="Cambria Math" w:hAnsi="Cambria Math"/>
            <w:szCs w:val="24"/>
          </w:rPr>
          <m:t>)</m:t>
        </m:r>
      </m:oMath>
      <w:r w:rsidRPr="00405E58">
        <w:rPr>
          <w:bCs w:val="0"/>
          <w:szCs w:val="24"/>
        </w:rPr>
        <w:t xml:space="preserve"> </w:t>
      </w:r>
      <w:r w:rsidR="0066342E" w:rsidRPr="00405E58">
        <w:rPr>
          <w:bCs w:val="0"/>
          <w:szCs w:val="24"/>
        </w:rPr>
        <w:t>denotes</w:t>
      </w:r>
      <w:r w:rsidRPr="00405E58">
        <w:rPr>
          <w:bCs w:val="0"/>
          <w:szCs w:val="24"/>
        </w:rPr>
        <w:t xml:space="preserve"> </w:t>
      </w:r>
      <w:r w:rsidR="0066342E" w:rsidRPr="00405E58">
        <w:t xml:space="preserve">the vector of the </w:t>
      </w:r>
      <m:oMath>
        <m:r>
          <w:rPr>
            <w:rFonts w:ascii="Cambria Math" w:hAnsi="Cambria Math"/>
          </w:rPr>
          <m:t>k</m:t>
        </m:r>
      </m:oMath>
      <w:r w:rsidR="0066342E" w:rsidRPr="00405E58">
        <w:t>-th community state,</w:t>
      </w:r>
      <w:r w:rsidRPr="00405E58">
        <w:rPr>
          <w:bCs w:val="0"/>
          <w:szCs w:val="24"/>
        </w:rPr>
        <w:t xml:space="preserve"> and </w:t>
      </w:r>
      <w:r w:rsidRPr="00405E58">
        <w:rPr>
          <w:bCs w:val="0"/>
          <w:i/>
          <w:iCs/>
          <w:szCs w:val="24"/>
        </w:rPr>
        <w:t>S</w:t>
      </w:r>
      <w:r w:rsidRPr="00405E58">
        <w:rPr>
          <w:bCs w:val="0"/>
          <w:szCs w:val="24"/>
        </w:rPr>
        <w:t xml:space="preserve"> is the total number of </w:t>
      </w:r>
      <w:r w:rsidR="00D342C1" w:rsidRPr="00405E58">
        <w:rPr>
          <w:bCs w:val="0"/>
          <w:szCs w:val="24"/>
        </w:rPr>
        <w:t>species or taxa</w:t>
      </w:r>
      <w:r w:rsidRPr="00405E58">
        <w:rPr>
          <w:bCs w:val="0"/>
          <w:szCs w:val="24"/>
        </w:rPr>
        <w:t xml:space="preserve"> examined.</w:t>
      </w:r>
      <w:r w:rsidR="007C0904" w:rsidRPr="00405E58">
        <w:t xml:space="preserve"> Each element</w:t>
      </w:r>
      <w:r w:rsidRPr="00405E58">
        <w:rPr>
          <w:bCs w:val="0"/>
          <w:szCs w:val="24"/>
        </w:rPr>
        <w:t xml:space="preserve"> </w:t>
      </w:r>
      <m:oMath>
        <m:sSup>
          <m:sSupPr>
            <m:ctrlPr>
              <w:rPr>
                <w:rFonts w:ascii="Cambria Math" w:hAnsi="Cambria Math"/>
                <w:bCs w:val="0"/>
                <w:i/>
                <w:szCs w:val="24"/>
              </w:rPr>
            </m:ctrlPr>
          </m:sSupPr>
          <m:e>
            <m:sSub>
              <m:sSubPr>
                <m:ctrlPr>
                  <w:rPr>
                    <w:rFonts w:ascii="Cambria Math" w:hAnsi="Cambria Math"/>
                    <w:bCs w:val="0"/>
                    <w:i/>
                    <w:szCs w:val="24"/>
                  </w:rPr>
                </m:ctrlPr>
              </m:sSubPr>
              <m:e>
                <m:r>
                  <w:rPr>
                    <w:rFonts w:ascii="Cambria Math" w:hAnsi="Cambria Math"/>
                    <w:szCs w:val="24"/>
                  </w:rPr>
                  <m:t>σ</m:t>
                </m:r>
              </m:e>
              <m:sub>
                <m:r>
                  <w:rPr>
                    <w:rFonts w:ascii="Cambria Math" w:hAnsi="Cambria Math"/>
                    <w:szCs w:val="24"/>
                  </w:rPr>
                  <m:t>i</m:t>
                </m:r>
              </m:sub>
            </m:sSub>
          </m:e>
          <m:sup>
            <m:d>
              <m:dPr>
                <m:ctrlPr>
                  <w:rPr>
                    <w:rFonts w:ascii="Cambria Math" w:hAnsi="Cambria Math"/>
                    <w:bCs w:val="0"/>
                    <w:i/>
                    <w:szCs w:val="24"/>
                  </w:rPr>
                </m:ctrlPr>
              </m:dPr>
              <m:e>
                <m:r>
                  <w:rPr>
                    <w:rFonts w:ascii="Cambria Math" w:hAnsi="Cambria Math"/>
                    <w:szCs w:val="24"/>
                  </w:rPr>
                  <m:t>k</m:t>
                </m:r>
              </m:e>
            </m:d>
          </m:sup>
        </m:sSup>
      </m:oMath>
      <w:r w:rsidRPr="00405E58">
        <w:rPr>
          <w:bCs w:val="0"/>
          <w:szCs w:val="24"/>
        </w:rPr>
        <w:t xml:space="preserve"> is a binary variable </w:t>
      </w:r>
      <w:r w:rsidR="00130C3A">
        <w:rPr>
          <w:bCs w:val="0"/>
          <w:szCs w:val="24"/>
        </w:rPr>
        <w:t>indicating the</w:t>
      </w:r>
      <w:r w:rsidRPr="00405E58">
        <w:rPr>
          <w:bCs w:val="0"/>
          <w:szCs w:val="24"/>
        </w:rPr>
        <w:t xml:space="preserve"> presence </w:t>
      </w:r>
      <w:r w:rsidR="00886275" w:rsidRPr="00405E58">
        <w:rPr>
          <w:bCs w:val="0"/>
          <w:szCs w:val="24"/>
        </w:rPr>
        <w:t>(</w:t>
      </w:r>
      <w:r w:rsidRPr="00405E58">
        <w:rPr>
          <w:bCs w:val="0"/>
          <w:szCs w:val="24"/>
        </w:rPr>
        <w:t>1</w:t>
      </w:r>
      <w:r w:rsidR="00886275" w:rsidRPr="00405E58">
        <w:rPr>
          <w:bCs w:val="0"/>
          <w:szCs w:val="24"/>
        </w:rPr>
        <w:t>)</w:t>
      </w:r>
      <w:r w:rsidRPr="00405E58">
        <w:rPr>
          <w:bCs w:val="0"/>
          <w:szCs w:val="24"/>
        </w:rPr>
        <w:t xml:space="preserve"> or absence </w:t>
      </w:r>
      <w:r w:rsidR="00886275" w:rsidRPr="00405E58">
        <w:rPr>
          <w:bCs w:val="0"/>
          <w:szCs w:val="24"/>
        </w:rPr>
        <w:t>(</w:t>
      </w:r>
      <w:r w:rsidRPr="00405E58">
        <w:rPr>
          <w:bCs w:val="0"/>
          <w:szCs w:val="24"/>
        </w:rPr>
        <w:t>0</w:t>
      </w:r>
      <w:r w:rsidR="00886275" w:rsidRPr="00405E58">
        <w:rPr>
          <w:bCs w:val="0"/>
          <w:szCs w:val="24"/>
        </w:rPr>
        <w:t>)</w:t>
      </w:r>
      <w:r w:rsidRPr="00405E58">
        <w:rPr>
          <w:bCs w:val="0"/>
          <w:szCs w:val="24"/>
        </w:rPr>
        <w:t xml:space="preserve"> of taxon </w:t>
      </w:r>
      <w:r w:rsidRPr="00405E58">
        <w:rPr>
          <w:i/>
          <w:iCs/>
          <w:szCs w:val="24"/>
        </w:rPr>
        <w:t>i</w:t>
      </w:r>
      <w:r w:rsidR="00130C3A">
        <w:rPr>
          <w:szCs w:val="24"/>
        </w:rPr>
        <w:t xml:space="preserve">, </w:t>
      </w:r>
      <w:r w:rsidR="00130C3A">
        <w:t xml:space="preserve">defined using optimized thresholds applied to relative-abundance data (Supplementary Methods; Supplementary Fig. </w:t>
      </w:r>
      <w:r w:rsidR="00130C3A" w:rsidRPr="006E09D0">
        <w:rPr>
          <w:highlight w:val="yellow"/>
        </w:rPr>
        <w:t>xx</w:t>
      </w:r>
      <w:r w:rsidR="00130C3A">
        <w:t>)</w:t>
      </w:r>
      <w:r w:rsidR="00210D2C">
        <w:rPr>
          <w:bCs w:val="0"/>
          <w:szCs w:val="24"/>
        </w:rPr>
        <w:t>.</w:t>
      </w:r>
      <w:r w:rsidRPr="00405E58">
        <w:rPr>
          <w:bCs w:val="0"/>
          <w:szCs w:val="24"/>
        </w:rPr>
        <w:t xml:space="preserve"> </w:t>
      </w:r>
      <w:r w:rsidR="007C0904" w:rsidRPr="00405E58">
        <w:rPr>
          <w:bCs w:val="0"/>
          <w:szCs w:val="24"/>
        </w:rPr>
        <w:t>Thus</w:t>
      </w:r>
      <w:r w:rsidRPr="00405E58">
        <w:rPr>
          <w:bCs w:val="0"/>
          <w:szCs w:val="24"/>
        </w:rPr>
        <w:t xml:space="preserve">, there are </w:t>
      </w:r>
      <w:r w:rsidR="009068FC">
        <w:rPr>
          <w:bCs w:val="0"/>
          <w:szCs w:val="24"/>
        </w:rPr>
        <w:t>a</w:t>
      </w:r>
      <w:r w:rsidR="007C0904" w:rsidRPr="00405E58">
        <w:rPr>
          <w:bCs w:val="0"/>
          <w:szCs w:val="24"/>
        </w:rPr>
        <w:t xml:space="preserve"> </w:t>
      </w:r>
      <w:r w:rsidRPr="00405E58">
        <w:rPr>
          <w:bCs w:val="0"/>
          <w:szCs w:val="24"/>
        </w:rPr>
        <w:t xml:space="preserve">total of </w:t>
      </w:r>
      <m:oMath>
        <m:sSup>
          <m:sSupPr>
            <m:ctrlPr>
              <w:rPr>
                <w:rFonts w:ascii="Cambria Math" w:hAnsi="Cambria Math"/>
                <w:bCs w:val="0"/>
                <w:i/>
                <w:szCs w:val="24"/>
              </w:rPr>
            </m:ctrlPr>
          </m:sSupPr>
          <m:e>
            <m:r>
              <w:rPr>
                <w:rFonts w:ascii="Cambria Math" w:hAnsi="Cambria Math"/>
                <w:szCs w:val="24"/>
              </w:rPr>
              <m:t>2</m:t>
            </m:r>
          </m:e>
          <m:sup>
            <m:r>
              <w:rPr>
                <w:rFonts w:ascii="Cambria Math" w:hAnsi="Cambria Math"/>
                <w:szCs w:val="24"/>
              </w:rPr>
              <m:t>S</m:t>
            </m:r>
          </m:sup>
        </m:sSup>
      </m:oMath>
      <w:r w:rsidRPr="00405E58">
        <w:rPr>
          <w:bCs w:val="0"/>
          <w:szCs w:val="24"/>
        </w:rPr>
        <w:t xml:space="preserve"> </w:t>
      </w:r>
      <w:r w:rsidR="007C0904" w:rsidRPr="00405E58">
        <w:rPr>
          <w:bCs w:val="0"/>
          <w:szCs w:val="24"/>
        </w:rPr>
        <w:lastRenderedPageBreak/>
        <w:t xml:space="preserve">possible </w:t>
      </w:r>
      <w:r w:rsidRPr="00405E58">
        <w:rPr>
          <w:bCs w:val="0"/>
          <w:szCs w:val="24"/>
        </w:rPr>
        <w:t xml:space="preserve">community states. </w:t>
      </w:r>
      <w:r w:rsidR="007E5EE1" w:rsidRPr="00405E58">
        <w:rPr>
          <w:bCs w:val="0"/>
          <w:szCs w:val="24"/>
        </w:rPr>
        <w:t>T</w:t>
      </w:r>
      <w:r w:rsidRPr="00405E58">
        <w:rPr>
          <w:bCs w:val="0"/>
          <w:szCs w:val="24"/>
        </w:rPr>
        <w:t xml:space="preserve">he energy of the </w:t>
      </w:r>
      <w:r w:rsidR="007E5EE1" w:rsidRPr="00405E58">
        <w:rPr>
          <w:bCs w:val="0"/>
          <w:i/>
          <w:iCs/>
          <w:szCs w:val="24"/>
        </w:rPr>
        <w:t>k</w:t>
      </w:r>
      <w:r w:rsidR="007E5EE1" w:rsidRPr="00405E58">
        <w:rPr>
          <w:bCs w:val="0"/>
          <w:szCs w:val="24"/>
        </w:rPr>
        <w:t xml:space="preserve">-th </w:t>
      </w:r>
      <w:r w:rsidRPr="00405E58">
        <w:rPr>
          <w:bCs w:val="0"/>
          <w:szCs w:val="24"/>
        </w:rPr>
        <w:t>community state</w:t>
      </w:r>
      <w:r w:rsidR="007E5EE1" w:rsidRPr="00405E58">
        <w:rPr>
          <w:bCs w:val="0"/>
          <w:szCs w:val="24"/>
        </w:rPr>
        <w:t>,</w:t>
      </w:r>
      <w:r w:rsidRPr="00405E58">
        <w:rPr>
          <w:bCs w:val="0"/>
          <w:szCs w:val="24"/>
        </w:rPr>
        <w:t xml:space="preserve"> </w:t>
      </w:r>
      <m:oMath>
        <m:r>
          <w:rPr>
            <w:rFonts w:ascii="Cambria Math" w:hAnsi="Cambria Math"/>
            <w:szCs w:val="24"/>
          </w:rPr>
          <m:t>E</m:t>
        </m:r>
        <m:d>
          <m:dPr>
            <m:ctrlPr>
              <w:rPr>
                <w:rFonts w:ascii="Cambria Math" w:hAnsi="Cambria Math"/>
                <w:bCs w:val="0"/>
                <w:i/>
                <w:szCs w:val="24"/>
              </w:rPr>
            </m:ctrlPr>
          </m:dPr>
          <m:e>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 ε</m:t>
            </m:r>
          </m:e>
        </m:d>
      </m:oMath>
      <w:r w:rsidR="007E5EE1" w:rsidRPr="00405E58">
        <w:rPr>
          <w:szCs w:val="24"/>
        </w:rPr>
        <w:t>,</w:t>
      </w:r>
      <w:r w:rsidR="007720A0" w:rsidRPr="00405E58">
        <w:rPr>
          <w:bCs w:val="0"/>
          <w:szCs w:val="24"/>
        </w:rPr>
        <w:t xml:space="preserve"> </w:t>
      </w:r>
      <w:r w:rsidRPr="00405E58">
        <w:rPr>
          <w:bCs w:val="0"/>
          <w:szCs w:val="24"/>
        </w:rPr>
        <w:t>is given by</w:t>
      </w:r>
      <w:r w:rsidR="00122161" w:rsidRPr="00405E58">
        <w:rPr>
          <w:bCs w:val="0"/>
          <w:szCs w:val="24"/>
        </w:rPr>
        <w:t>:</w:t>
      </w:r>
    </w:p>
    <w:p w14:paraId="2C3D78E0" w14:textId="15D31299" w:rsidR="007720A0" w:rsidRPr="00405E58" w:rsidRDefault="00122161" w:rsidP="00122161">
      <w:pPr>
        <w:tabs>
          <w:tab w:val="left" w:pos="142"/>
          <w:tab w:val="left" w:pos="8931"/>
        </w:tabs>
        <w:spacing w:beforeLines="70" w:before="250"/>
        <w:rPr>
          <w:b/>
          <w:bCs w:val="0"/>
          <w:szCs w:val="24"/>
        </w:rPr>
      </w:pPr>
      <w:r w:rsidRPr="00405E58">
        <w:rPr>
          <w:b/>
          <w:bCs w:val="0"/>
          <w:szCs w:val="24"/>
        </w:rPr>
        <w:tab/>
      </w:r>
      <m:oMath>
        <m:r>
          <w:rPr>
            <w:rFonts w:ascii="Cambria Math" w:hAnsi="Cambria Math"/>
            <w:szCs w:val="24"/>
          </w:rPr>
          <m:t>E</m:t>
        </m:r>
        <m:d>
          <m:dPr>
            <m:ctrlPr>
              <w:rPr>
                <w:rFonts w:ascii="Cambria Math" w:hAnsi="Cambria Math"/>
                <w:bCs w:val="0"/>
                <w:i/>
                <w:szCs w:val="24"/>
              </w:rPr>
            </m:ctrlPr>
          </m:dPr>
          <m:e>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 ε</m:t>
            </m:r>
          </m:e>
        </m:d>
        <m:r>
          <w:rPr>
            <w:rFonts w:ascii="Cambria Math" w:hAnsi="Cambria Math"/>
            <w:szCs w:val="24"/>
          </w:rPr>
          <m:t xml:space="preserve">= - </m:t>
        </m:r>
        <m:nary>
          <m:naryPr>
            <m:chr m:val="∑"/>
            <m:limLoc m:val="undOvr"/>
            <m:ctrlPr>
              <w:rPr>
                <w:rFonts w:ascii="Cambria Math" w:hAnsi="Cambria Math"/>
                <w:bCs w:val="0"/>
                <w:i/>
                <w:szCs w:val="24"/>
              </w:rPr>
            </m:ctrlPr>
          </m:naryPr>
          <m:sub>
            <m:r>
              <w:rPr>
                <w:rFonts w:ascii="Cambria Math" w:hAnsi="Cambria Math"/>
                <w:szCs w:val="24"/>
              </w:rPr>
              <m:t>i = 1</m:t>
            </m:r>
          </m:sub>
          <m:sup>
            <m:r>
              <w:rPr>
                <w:rFonts w:ascii="Cambria Math" w:hAnsi="Cambria Math"/>
                <w:szCs w:val="24"/>
              </w:rPr>
              <m:t>S</m:t>
            </m:r>
          </m:sup>
          <m:e>
            <m:sSub>
              <m:sSubPr>
                <m:ctrlPr>
                  <w:rPr>
                    <w:rFonts w:ascii="Cambria Math" w:hAnsi="Cambria Math"/>
                    <w:bCs w:val="0"/>
                    <w:i/>
                    <w:szCs w:val="24"/>
                  </w:rPr>
                </m:ctrlPr>
              </m:sSubPr>
              <m:e>
                <m:r>
                  <w:rPr>
                    <w:rFonts w:ascii="Cambria Math" w:hAnsi="Cambria Math"/>
                    <w:szCs w:val="24"/>
                  </w:rPr>
                  <m:t>h</m:t>
                </m:r>
              </m:e>
              <m:sub>
                <m:r>
                  <w:rPr>
                    <w:rFonts w:ascii="Cambria Math" w:hAnsi="Cambria Math"/>
                    <w:szCs w:val="24"/>
                  </w:rPr>
                  <m:t>i</m:t>
                </m:r>
              </m:sub>
            </m:sSub>
          </m:e>
        </m:nary>
        <m:sSup>
          <m:sSupPr>
            <m:ctrlPr>
              <w:rPr>
                <w:rFonts w:ascii="Cambria Math" w:hAnsi="Cambria Math"/>
                <w:bCs w:val="0"/>
                <w:i/>
                <w:szCs w:val="24"/>
              </w:rPr>
            </m:ctrlPr>
          </m:sSupPr>
          <m:e>
            <m:sSub>
              <m:sSubPr>
                <m:ctrlPr>
                  <w:rPr>
                    <w:rFonts w:ascii="Cambria Math" w:hAnsi="Cambria Math"/>
                    <w:bCs w:val="0"/>
                    <w:i/>
                    <w:szCs w:val="24"/>
                  </w:rPr>
                </m:ctrlPr>
              </m:sSubPr>
              <m:e>
                <m:acc>
                  <m:accPr>
                    <m:chr m:val="⃗"/>
                    <m:ctrlPr>
                      <w:rPr>
                        <w:rFonts w:ascii="Cambria Math" w:hAnsi="Cambria Math"/>
                        <w:bCs w:val="0"/>
                        <w:i/>
                        <w:szCs w:val="24"/>
                      </w:rPr>
                    </m:ctrlPr>
                  </m:accPr>
                  <m:e>
                    <m:r>
                      <w:rPr>
                        <w:rFonts w:ascii="Cambria Math" w:hAnsi="Cambria Math"/>
                        <w:szCs w:val="24"/>
                      </w:rPr>
                      <m:t>σ</m:t>
                    </m:r>
                  </m:e>
                </m:acc>
              </m:e>
              <m:sub>
                <m:r>
                  <w:rPr>
                    <w:rFonts w:ascii="Cambria Math" w:hAnsi="Cambria Math"/>
                    <w:szCs w:val="24"/>
                  </w:rPr>
                  <m:t>i</m:t>
                </m:r>
              </m:sub>
            </m:sSub>
          </m:e>
          <m:sup>
            <m:d>
              <m:dPr>
                <m:ctrlPr>
                  <w:rPr>
                    <w:rFonts w:ascii="Cambria Math" w:hAnsi="Cambria Math"/>
                    <w:bCs w:val="0"/>
                    <w:i/>
                    <w:szCs w:val="24"/>
                  </w:rPr>
                </m:ctrlPr>
              </m:dPr>
              <m:e>
                <m:r>
                  <w:rPr>
                    <w:rFonts w:ascii="Cambria Math" w:hAnsi="Cambria Math"/>
                    <w:szCs w:val="24"/>
                  </w:rPr>
                  <m:t>k</m:t>
                </m:r>
              </m:e>
            </m:d>
          </m:sup>
        </m:sSup>
        <m:r>
          <w:rPr>
            <w:rFonts w:ascii="Cambria Math" w:hAnsi="Cambria Math"/>
            <w:szCs w:val="24"/>
          </w:rPr>
          <m:t xml:space="preserve">- </m:t>
        </m:r>
        <m:nary>
          <m:naryPr>
            <m:chr m:val="∑"/>
            <m:limLoc m:val="undOvr"/>
            <m:ctrlPr>
              <w:rPr>
                <w:rFonts w:ascii="Cambria Math" w:hAnsi="Cambria Math"/>
                <w:bCs w:val="0"/>
                <w:i/>
                <w:szCs w:val="24"/>
              </w:rPr>
            </m:ctrlPr>
          </m:naryPr>
          <m:sub>
            <m:r>
              <w:rPr>
                <w:rFonts w:ascii="Cambria Math" w:hAnsi="Cambria Math"/>
                <w:szCs w:val="24"/>
              </w:rPr>
              <m:t>i=1</m:t>
            </m:r>
          </m:sub>
          <m:sup>
            <m:r>
              <w:rPr>
                <w:rFonts w:ascii="Cambria Math" w:hAnsi="Cambria Math"/>
                <w:szCs w:val="24"/>
              </w:rPr>
              <m:t>S</m:t>
            </m:r>
          </m:sup>
          <m:e>
            <m:nary>
              <m:naryPr>
                <m:chr m:val="∑"/>
                <m:limLoc m:val="undOvr"/>
                <m:ctrlPr>
                  <w:rPr>
                    <w:rFonts w:ascii="Cambria Math" w:hAnsi="Cambria Math"/>
                    <w:bCs w:val="0"/>
                    <w:i/>
                    <w:szCs w:val="24"/>
                  </w:rPr>
                </m:ctrlPr>
              </m:naryPr>
              <m:sub>
                <m:r>
                  <w:rPr>
                    <w:rFonts w:ascii="Cambria Math" w:hAnsi="Cambria Math"/>
                    <w:szCs w:val="24"/>
                  </w:rPr>
                  <m:t>j=1</m:t>
                </m:r>
              </m:sub>
              <m:sup>
                <m:r>
                  <w:rPr>
                    <w:rFonts w:ascii="Cambria Math" w:hAnsi="Cambria Math"/>
                    <w:szCs w:val="24"/>
                  </w:rPr>
                  <m:t>M</m:t>
                </m:r>
              </m:sup>
              <m:e>
                <m:sSub>
                  <m:sSubPr>
                    <m:ctrlPr>
                      <w:rPr>
                        <w:rFonts w:ascii="Cambria Math" w:hAnsi="Cambria Math"/>
                        <w:bCs w:val="0"/>
                        <w:i/>
                        <w:szCs w:val="24"/>
                      </w:rPr>
                    </m:ctrlPr>
                  </m:sSubPr>
                  <m:e>
                    <m:r>
                      <w:rPr>
                        <w:rFonts w:ascii="Cambria Math" w:hAnsi="Cambria Math"/>
                        <w:szCs w:val="24"/>
                      </w:rPr>
                      <m:t>g</m:t>
                    </m:r>
                  </m:e>
                  <m:sub>
                    <m:r>
                      <w:rPr>
                        <w:rFonts w:ascii="Cambria Math" w:hAnsi="Cambria Math"/>
                        <w:szCs w:val="24"/>
                      </w:rPr>
                      <m:t>ij</m:t>
                    </m:r>
                  </m:sub>
                </m:sSub>
                <m:sSub>
                  <m:sSubPr>
                    <m:ctrlPr>
                      <w:rPr>
                        <w:rFonts w:ascii="Cambria Math" w:hAnsi="Cambria Math"/>
                        <w:bCs w:val="0"/>
                        <w:i/>
                        <w:szCs w:val="24"/>
                      </w:rPr>
                    </m:ctrlPr>
                  </m:sSubPr>
                  <m:e>
                    <m:r>
                      <w:rPr>
                        <w:rFonts w:ascii="Cambria Math" w:hAnsi="Cambria Math"/>
                        <w:szCs w:val="24"/>
                      </w:rPr>
                      <m:t>ε</m:t>
                    </m:r>
                  </m:e>
                  <m:sub>
                    <m:r>
                      <w:rPr>
                        <w:rFonts w:ascii="Cambria Math" w:hAnsi="Cambria Math"/>
                        <w:szCs w:val="24"/>
                      </w:rPr>
                      <m:t>j</m:t>
                    </m:r>
                  </m:sub>
                </m:sSub>
                <m:sSup>
                  <m:sSupPr>
                    <m:ctrlPr>
                      <w:rPr>
                        <w:rFonts w:ascii="Cambria Math" w:hAnsi="Cambria Math"/>
                        <w:bCs w:val="0"/>
                        <w:i/>
                        <w:szCs w:val="24"/>
                      </w:rPr>
                    </m:ctrlPr>
                  </m:sSupPr>
                  <m:e>
                    <m:sSub>
                      <m:sSubPr>
                        <m:ctrlPr>
                          <w:rPr>
                            <w:rFonts w:ascii="Cambria Math" w:hAnsi="Cambria Math"/>
                            <w:bCs w:val="0"/>
                            <w:i/>
                            <w:szCs w:val="24"/>
                          </w:rPr>
                        </m:ctrlPr>
                      </m:sSubPr>
                      <m:e>
                        <m:acc>
                          <m:accPr>
                            <m:chr m:val="⃗"/>
                            <m:ctrlPr>
                              <w:rPr>
                                <w:rFonts w:ascii="Cambria Math" w:hAnsi="Cambria Math"/>
                                <w:bCs w:val="0"/>
                                <w:i/>
                                <w:szCs w:val="24"/>
                              </w:rPr>
                            </m:ctrlPr>
                          </m:accPr>
                          <m:e>
                            <m:r>
                              <w:rPr>
                                <w:rFonts w:ascii="Cambria Math" w:hAnsi="Cambria Math"/>
                                <w:szCs w:val="24"/>
                              </w:rPr>
                              <m:t>σ</m:t>
                            </m:r>
                          </m:e>
                        </m:acc>
                      </m:e>
                      <m:sub>
                        <m:r>
                          <w:rPr>
                            <w:rFonts w:ascii="Cambria Math" w:hAnsi="Cambria Math"/>
                            <w:szCs w:val="24"/>
                          </w:rPr>
                          <m:t>i</m:t>
                        </m:r>
                      </m:sub>
                    </m:sSub>
                  </m:e>
                  <m:sup>
                    <m:r>
                      <w:rPr>
                        <w:rFonts w:ascii="Cambria Math" w:hAnsi="Cambria Math"/>
                        <w:szCs w:val="24"/>
                      </w:rPr>
                      <m:t>(k)</m:t>
                    </m:r>
                  </m:sup>
                </m:sSup>
              </m:e>
            </m:nary>
          </m:e>
        </m:nary>
        <m:r>
          <w:rPr>
            <w:rFonts w:ascii="Cambria Math" w:hAnsi="Cambria Math"/>
            <w:szCs w:val="24"/>
          </w:rPr>
          <m:t xml:space="preserve">- </m:t>
        </m:r>
        <m:nary>
          <m:naryPr>
            <m:chr m:val="∑"/>
            <m:limLoc m:val="undOvr"/>
            <m:ctrlPr>
              <w:rPr>
                <w:rFonts w:ascii="Cambria Math" w:hAnsi="Cambria Math"/>
                <w:bCs w:val="0"/>
                <w:i/>
                <w:szCs w:val="24"/>
              </w:rPr>
            </m:ctrlPr>
          </m:naryPr>
          <m:sub>
            <m:r>
              <w:rPr>
                <w:rFonts w:ascii="Cambria Math" w:hAnsi="Cambria Math"/>
                <w:szCs w:val="24"/>
              </w:rPr>
              <m:t>i=1</m:t>
            </m:r>
          </m:sub>
          <m:sup>
            <m:r>
              <w:rPr>
                <w:rFonts w:ascii="Cambria Math" w:hAnsi="Cambria Math"/>
                <w:szCs w:val="24"/>
              </w:rPr>
              <m:t>S</m:t>
            </m:r>
          </m:sup>
          <m:e>
            <m:nary>
              <m:naryPr>
                <m:chr m:val="∑"/>
                <m:limLoc m:val="undOvr"/>
                <m:ctrlPr>
                  <w:rPr>
                    <w:rFonts w:ascii="Cambria Math" w:hAnsi="Cambria Math"/>
                    <w:bCs w:val="0"/>
                    <w:i/>
                    <w:szCs w:val="24"/>
                  </w:rPr>
                </m:ctrlPr>
              </m:naryPr>
              <m:sub>
                <m:r>
                  <w:rPr>
                    <w:rFonts w:ascii="Cambria Math" w:hAnsi="Cambria Math"/>
                    <w:szCs w:val="24"/>
                  </w:rPr>
                  <m:t xml:space="preserve">l=1,l ≠ i  </m:t>
                </m:r>
              </m:sub>
              <m:sup>
                <m:r>
                  <w:rPr>
                    <w:rFonts w:ascii="Cambria Math" w:hAnsi="Cambria Math"/>
                    <w:szCs w:val="24"/>
                  </w:rPr>
                  <m:t>S</m:t>
                </m:r>
              </m:sup>
              <m:e>
                <m:sSub>
                  <m:sSubPr>
                    <m:ctrlPr>
                      <w:rPr>
                        <w:rFonts w:ascii="Cambria Math" w:hAnsi="Cambria Math"/>
                        <w:bCs w:val="0"/>
                        <w:i/>
                        <w:szCs w:val="24"/>
                      </w:rPr>
                    </m:ctrlPr>
                  </m:sSubPr>
                  <m:e>
                    <m:r>
                      <w:rPr>
                        <w:rFonts w:ascii="Cambria Math" w:hAnsi="Cambria Math"/>
                        <w:szCs w:val="24"/>
                      </w:rPr>
                      <m:t>J</m:t>
                    </m:r>
                  </m:e>
                  <m:sub>
                    <m:r>
                      <w:rPr>
                        <w:rFonts w:ascii="Cambria Math" w:hAnsi="Cambria Math"/>
                        <w:szCs w:val="24"/>
                      </w:rPr>
                      <m:t>il</m:t>
                    </m:r>
                  </m:sub>
                </m:sSub>
                <m:sSup>
                  <m:sSupPr>
                    <m:ctrlPr>
                      <w:rPr>
                        <w:rFonts w:ascii="Cambria Math" w:hAnsi="Cambria Math"/>
                        <w:bCs w:val="0"/>
                        <w:i/>
                        <w:szCs w:val="24"/>
                      </w:rPr>
                    </m:ctrlPr>
                  </m:sSupPr>
                  <m:e>
                    <m:sSub>
                      <m:sSubPr>
                        <m:ctrlPr>
                          <w:rPr>
                            <w:rFonts w:ascii="Cambria Math" w:hAnsi="Cambria Math"/>
                            <w:bCs w:val="0"/>
                            <w:i/>
                            <w:szCs w:val="24"/>
                          </w:rPr>
                        </m:ctrlPr>
                      </m:sSubPr>
                      <m:e>
                        <m:acc>
                          <m:accPr>
                            <m:chr m:val="⃗"/>
                            <m:ctrlPr>
                              <w:rPr>
                                <w:rFonts w:ascii="Cambria Math" w:hAnsi="Cambria Math"/>
                                <w:bCs w:val="0"/>
                                <w:i/>
                                <w:szCs w:val="24"/>
                              </w:rPr>
                            </m:ctrlPr>
                          </m:accPr>
                          <m:e>
                            <m:r>
                              <w:rPr>
                                <w:rFonts w:ascii="Cambria Math" w:hAnsi="Cambria Math"/>
                                <w:szCs w:val="24"/>
                              </w:rPr>
                              <m:t>σ</m:t>
                            </m:r>
                          </m:e>
                        </m:acc>
                      </m:e>
                      <m:sub>
                        <m:r>
                          <w:rPr>
                            <w:rFonts w:ascii="Cambria Math" w:hAnsi="Cambria Math"/>
                            <w:szCs w:val="24"/>
                          </w:rPr>
                          <m:t>i</m:t>
                        </m:r>
                      </m:sub>
                    </m:sSub>
                  </m:e>
                  <m:sup>
                    <m:r>
                      <w:rPr>
                        <w:rFonts w:ascii="Cambria Math" w:hAnsi="Cambria Math"/>
                        <w:szCs w:val="24"/>
                      </w:rPr>
                      <m:t>(k)</m:t>
                    </m:r>
                  </m:sup>
                </m:sSup>
                <m:sSup>
                  <m:sSupPr>
                    <m:ctrlPr>
                      <w:rPr>
                        <w:rFonts w:ascii="Cambria Math" w:hAnsi="Cambria Math"/>
                        <w:bCs w:val="0"/>
                        <w:i/>
                        <w:szCs w:val="24"/>
                      </w:rPr>
                    </m:ctrlPr>
                  </m:sSupPr>
                  <m:e>
                    <m:sSub>
                      <m:sSubPr>
                        <m:ctrlPr>
                          <w:rPr>
                            <w:rFonts w:ascii="Cambria Math" w:hAnsi="Cambria Math"/>
                            <w:bCs w:val="0"/>
                            <w:i/>
                            <w:szCs w:val="24"/>
                          </w:rPr>
                        </m:ctrlPr>
                      </m:sSubPr>
                      <m:e>
                        <m:acc>
                          <m:accPr>
                            <m:chr m:val="⃗"/>
                            <m:ctrlPr>
                              <w:rPr>
                                <w:rFonts w:ascii="Cambria Math" w:hAnsi="Cambria Math"/>
                                <w:bCs w:val="0"/>
                                <w:i/>
                                <w:szCs w:val="24"/>
                              </w:rPr>
                            </m:ctrlPr>
                          </m:accPr>
                          <m:e>
                            <m:r>
                              <w:rPr>
                                <w:rFonts w:ascii="Cambria Math" w:hAnsi="Cambria Math"/>
                                <w:szCs w:val="24"/>
                              </w:rPr>
                              <m:t>σ</m:t>
                            </m:r>
                          </m:e>
                        </m:acc>
                      </m:e>
                      <m:sub>
                        <m:r>
                          <w:rPr>
                            <w:rFonts w:ascii="Cambria Math" w:hAnsi="Cambria Math"/>
                            <w:szCs w:val="24"/>
                          </w:rPr>
                          <m:t>l</m:t>
                        </m:r>
                      </m:sub>
                    </m:sSub>
                  </m:e>
                  <m:sup>
                    <m:r>
                      <w:rPr>
                        <w:rFonts w:ascii="Cambria Math" w:hAnsi="Cambria Math"/>
                        <w:szCs w:val="24"/>
                      </w:rPr>
                      <m:t>(k)</m:t>
                    </m:r>
                  </m:sup>
                </m:sSup>
                <m:r>
                  <w:rPr>
                    <w:rFonts w:ascii="Cambria Math" w:hAnsi="Cambria Math"/>
                    <w:szCs w:val="24"/>
                  </w:rPr>
                  <m:t>/2</m:t>
                </m:r>
              </m:e>
            </m:nary>
          </m:e>
        </m:nary>
      </m:oMath>
      <w:r w:rsidRPr="00405E58">
        <w:rPr>
          <w:bCs w:val="0"/>
          <w:szCs w:val="24"/>
        </w:rPr>
        <w:tab/>
        <w:t>[eq. 3]</w:t>
      </w:r>
      <w:r w:rsidR="00F63436" w:rsidRPr="00405E58">
        <w:rPr>
          <w:bCs w:val="0"/>
          <w:szCs w:val="24"/>
        </w:rPr>
        <w:t>,</w:t>
      </w:r>
    </w:p>
    <w:p w14:paraId="43BFA2C5" w14:textId="1AE275C3" w:rsidR="005D0057" w:rsidRPr="009068FC" w:rsidRDefault="00443D03" w:rsidP="001253B6">
      <w:pPr>
        <w:tabs>
          <w:tab w:val="left" w:pos="426"/>
        </w:tabs>
        <w:spacing w:before="179"/>
        <w:rPr>
          <w:color w:val="000000" w:themeColor="text1"/>
        </w:rPr>
      </w:pPr>
      <w:r w:rsidRPr="00405E58">
        <w:rPr>
          <w:bCs w:val="0"/>
          <w:szCs w:val="24"/>
        </w:rPr>
        <w:t xml:space="preserve">where </w:t>
      </w:r>
      <m:oMath>
        <m:sSub>
          <m:sSubPr>
            <m:ctrlPr>
              <w:rPr>
                <w:rFonts w:ascii="Cambria Math" w:hAnsi="Cambria Math"/>
                <w:bCs w:val="0"/>
                <w:i/>
                <w:szCs w:val="24"/>
              </w:rPr>
            </m:ctrlPr>
          </m:sSubPr>
          <m:e>
            <m:r>
              <w:rPr>
                <w:rFonts w:ascii="Cambria Math" w:hAnsi="Cambria Math"/>
                <w:szCs w:val="24"/>
              </w:rPr>
              <m:t>h</m:t>
            </m:r>
          </m:e>
          <m:sub>
            <m:r>
              <w:rPr>
                <w:rFonts w:ascii="Cambria Math" w:hAnsi="Cambria Math"/>
                <w:szCs w:val="24"/>
              </w:rPr>
              <m:t>i</m:t>
            </m:r>
          </m:sub>
        </m:sSub>
      </m:oMath>
      <w:r w:rsidRPr="00405E58">
        <w:rPr>
          <w:bCs w:val="0"/>
          <w:szCs w:val="24"/>
        </w:rPr>
        <w:t xml:space="preserve"> </w:t>
      </w:r>
      <w:r w:rsidR="00544166" w:rsidRPr="00405E58">
        <w:rPr>
          <w:bCs w:val="0"/>
          <w:szCs w:val="24"/>
        </w:rPr>
        <w:t>is</w:t>
      </w:r>
      <w:r w:rsidRPr="00405E58">
        <w:rPr>
          <w:bCs w:val="0"/>
          <w:szCs w:val="24"/>
        </w:rPr>
        <w:t xml:space="preserve"> the net effect of implicit </w:t>
      </w:r>
      <w:r w:rsidR="00D926A3" w:rsidRPr="00405E58">
        <w:rPr>
          <w:bCs w:val="0"/>
          <w:szCs w:val="24"/>
        </w:rPr>
        <w:t xml:space="preserve">(unobserved) </w:t>
      </w:r>
      <w:r w:rsidRPr="00405E58">
        <w:rPr>
          <w:bCs w:val="0"/>
          <w:szCs w:val="24"/>
        </w:rPr>
        <w:t>factors</w:t>
      </w:r>
      <w:r w:rsidR="00544166" w:rsidRPr="00405E58">
        <w:rPr>
          <w:bCs w:val="0"/>
          <w:szCs w:val="24"/>
        </w:rPr>
        <w:t xml:space="preserve"> representing whether the</w:t>
      </w:r>
      <w:r w:rsidRPr="00405E58">
        <w:rPr>
          <w:bCs w:val="0"/>
          <w:szCs w:val="24"/>
        </w:rPr>
        <w:t xml:space="preserve"> </w:t>
      </w:r>
      <w:r w:rsidRPr="00405E58">
        <w:rPr>
          <w:bCs w:val="0"/>
          <w:i/>
          <w:iCs/>
          <w:szCs w:val="24"/>
        </w:rPr>
        <w:t>i</w:t>
      </w:r>
      <w:r w:rsidR="006444F3" w:rsidRPr="00405E58">
        <w:rPr>
          <w:bCs w:val="0"/>
          <w:i/>
          <w:iCs/>
          <w:szCs w:val="24"/>
        </w:rPr>
        <w:t>-</w:t>
      </w:r>
      <w:r w:rsidRPr="00405E58">
        <w:rPr>
          <w:bCs w:val="0"/>
          <w:szCs w:val="24"/>
        </w:rPr>
        <w:t xml:space="preserve">th taxon is more likely to </w:t>
      </w:r>
      <w:r w:rsidR="00867FCB" w:rsidRPr="00405E58">
        <w:rPr>
          <w:bCs w:val="0"/>
          <w:szCs w:val="24"/>
        </w:rPr>
        <w:t>co-occur</w:t>
      </w:r>
      <w:r w:rsidRPr="00405E58">
        <w:rPr>
          <w:bCs w:val="0"/>
          <w:szCs w:val="24"/>
        </w:rPr>
        <w:t xml:space="preserve"> </w:t>
      </w:r>
      <w:r w:rsidR="00886275" w:rsidRPr="00405E58">
        <w:rPr>
          <w:bCs w:val="0"/>
          <w:szCs w:val="24"/>
        </w:rPr>
        <w:t>(</w:t>
      </w:r>
      <m:oMath>
        <m:sSub>
          <m:sSubPr>
            <m:ctrlPr>
              <w:rPr>
                <w:rFonts w:ascii="Cambria Math" w:hAnsi="Cambria Math"/>
                <w:bCs w:val="0"/>
                <w:i/>
                <w:szCs w:val="24"/>
              </w:rPr>
            </m:ctrlPr>
          </m:sSubPr>
          <m:e>
            <m:r>
              <w:rPr>
                <w:rFonts w:ascii="Cambria Math" w:hAnsi="Cambria Math"/>
                <w:szCs w:val="24"/>
              </w:rPr>
              <m:t>h</m:t>
            </m:r>
          </m:e>
          <m:sub>
            <m:r>
              <w:rPr>
                <w:rFonts w:ascii="Cambria Math" w:hAnsi="Cambria Math"/>
                <w:szCs w:val="24"/>
              </w:rPr>
              <m:t>i</m:t>
            </m:r>
          </m:sub>
        </m:sSub>
      </m:oMath>
      <w:r w:rsidRPr="00405E58">
        <w:rPr>
          <w:bCs w:val="0"/>
          <w:szCs w:val="24"/>
        </w:rPr>
        <w:t xml:space="preserve"> &gt; 0) or not </w:t>
      </w:r>
      <w:r w:rsidR="00886275" w:rsidRPr="00405E58">
        <w:rPr>
          <w:bCs w:val="0"/>
          <w:szCs w:val="24"/>
        </w:rPr>
        <w:t>(</w:t>
      </w:r>
      <m:oMath>
        <m:sSub>
          <m:sSubPr>
            <m:ctrlPr>
              <w:rPr>
                <w:rFonts w:ascii="Cambria Math" w:hAnsi="Cambria Math"/>
                <w:bCs w:val="0"/>
                <w:i/>
                <w:szCs w:val="24"/>
              </w:rPr>
            </m:ctrlPr>
          </m:sSubPr>
          <m:e>
            <m:r>
              <w:rPr>
                <w:rFonts w:ascii="Cambria Math" w:hAnsi="Cambria Math"/>
                <w:szCs w:val="24"/>
              </w:rPr>
              <m:t>h</m:t>
            </m:r>
          </m:e>
          <m:sub>
            <m:r>
              <w:rPr>
                <w:rFonts w:ascii="Cambria Math" w:hAnsi="Cambria Math"/>
                <w:szCs w:val="24"/>
              </w:rPr>
              <m:t>i</m:t>
            </m:r>
          </m:sub>
        </m:sSub>
      </m:oMath>
      <w:r w:rsidRPr="00405E58">
        <w:rPr>
          <w:bCs w:val="0"/>
          <w:szCs w:val="24"/>
        </w:rPr>
        <w:t xml:space="preserve"> &lt; 0)</w:t>
      </w:r>
      <w:r w:rsidR="00A9597D" w:rsidRPr="00405E58">
        <w:rPr>
          <w:bCs w:val="0"/>
          <w:szCs w:val="24"/>
        </w:rPr>
        <w:t xml:space="preserve">; </w:t>
      </w:r>
      <m:oMath>
        <m:sSub>
          <m:sSubPr>
            <m:ctrlPr>
              <w:rPr>
                <w:rFonts w:ascii="Cambria Math" w:hAnsi="Cambria Math"/>
                <w:bCs w:val="0"/>
                <w:i/>
                <w:szCs w:val="24"/>
              </w:rPr>
            </m:ctrlPr>
          </m:sSubPr>
          <m:e>
            <m:r>
              <w:rPr>
                <w:rFonts w:ascii="Cambria Math" w:hAnsi="Cambria Math"/>
                <w:szCs w:val="24"/>
              </w:rPr>
              <m:t>g</m:t>
            </m:r>
          </m:e>
          <m:sub>
            <m:r>
              <w:rPr>
                <w:rFonts w:ascii="Cambria Math" w:hAnsi="Cambria Math"/>
                <w:szCs w:val="24"/>
              </w:rPr>
              <m:t>ij</m:t>
            </m:r>
          </m:sub>
        </m:sSub>
      </m:oMath>
      <w:r w:rsidR="00E55714" w:rsidRPr="00405E58">
        <w:rPr>
          <w:bCs w:val="0"/>
          <w:szCs w:val="24"/>
        </w:rPr>
        <w:t xml:space="preserve"> </w:t>
      </w:r>
      <w:r w:rsidR="00A9597D" w:rsidRPr="00405E58">
        <w:rPr>
          <w:bCs w:val="0"/>
          <w:szCs w:val="24"/>
        </w:rPr>
        <w:t>denotes</w:t>
      </w:r>
      <w:r w:rsidRPr="00405E58">
        <w:rPr>
          <w:bCs w:val="0"/>
          <w:szCs w:val="24"/>
        </w:rPr>
        <w:t xml:space="preserve"> the effect of the </w:t>
      </w:r>
      <w:r w:rsidR="00A9597D" w:rsidRPr="00405E58">
        <w:rPr>
          <w:bCs w:val="0"/>
          <w:i/>
          <w:iCs/>
          <w:szCs w:val="24"/>
        </w:rPr>
        <w:t>j</w:t>
      </w:r>
      <w:r w:rsidR="006444F3" w:rsidRPr="00405E58">
        <w:rPr>
          <w:bCs w:val="0"/>
          <w:i/>
          <w:iCs/>
          <w:szCs w:val="24"/>
        </w:rPr>
        <w:t>-</w:t>
      </w:r>
      <w:r w:rsidRPr="00405E58">
        <w:rPr>
          <w:bCs w:val="0"/>
          <w:szCs w:val="24"/>
        </w:rPr>
        <w:t xml:space="preserve">th </w:t>
      </w:r>
      <w:r w:rsidR="00886275" w:rsidRPr="00405E58">
        <w:rPr>
          <w:bCs w:val="0"/>
          <w:szCs w:val="24"/>
        </w:rPr>
        <w:t>(</w:t>
      </w:r>
      <w:r w:rsidRPr="00405E58">
        <w:rPr>
          <w:bCs w:val="0"/>
          <w:szCs w:val="24"/>
        </w:rPr>
        <w:t xml:space="preserve">observed) </w:t>
      </w:r>
      <w:r w:rsidR="00A9597D" w:rsidRPr="00405E58">
        <w:rPr>
          <w:bCs w:val="0"/>
          <w:szCs w:val="24"/>
        </w:rPr>
        <w:t>environmental variable</w:t>
      </w:r>
      <w:r w:rsidRPr="00405E58">
        <w:rPr>
          <w:bCs w:val="0"/>
          <w:szCs w:val="24"/>
        </w:rPr>
        <w:t xml:space="preserve"> on the occurrence of the </w:t>
      </w:r>
      <w:r w:rsidR="006444F3" w:rsidRPr="00405E58">
        <w:rPr>
          <w:i/>
          <w:iCs/>
          <w:szCs w:val="24"/>
        </w:rPr>
        <w:t>i</w:t>
      </w:r>
      <w:r w:rsidR="006444F3" w:rsidRPr="00405E58">
        <w:rPr>
          <w:bCs w:val="0"/>
          <w:i/>
          <w:iCs/>
          <w:szCs w:val="24"/>
        </w:rPr>
        <w:t>-</w:t>
      </w:r>
      <w:r w:rsidRPr="00405E58">
        <w:rPr>
          <w:bCs w:val="0"/>
          <w:szCs w:val="24"/>
        </w:rPr>
        <w:t>th species</w:t>
      </w:r>
      <w:r w:rsidR="00054AA0" w:rsidRPr="00405E58">
        <w:rPr>
          <w:bCs w:val="0"/>
          <w:szCs w:val="24"/>
        </w:rPr>
        <w:t>/</w:t>
      </w:r>
      <w:r w:rsidR="00A9597D" w:rsidRPr="00405E58">
        <w:rPr>
          <w:bCs w:val="0"/>
          <w:szCs w:val="24"/>
        </w:rPr>
        <w:t xml:space="preserve">taxa; </w:t>
      </w:r>
      <m:oMath>
        <m:sSub>
          <m:sSubPr>
            <m:ctrlPr>
              <w:rPr>
                <w:rFonts w:ascii="Cambria Math" w:hAnsi="Cambria Math"/>
                <w:bCs w:val="0"/>
                <w:i/>
                <w:szCs w:val="24"/>
              </w:rPr>
            </m:ctrlPr>
          </m:sSubPr>
          <m:e>
            <m:r>
              <w:rPr>
                <w:rFonts w:ascii="Cambria Math" w:hAnsi="Cambria Math"/>
                <w:szCs w:val="24"/>
              </w:rPr>
              <m:t>J</m:t>
            </m:r>
          </m:e>
          <m:sub>
            <m:r>
              <w:rPr>
                <w:rFonts w:ascii="Cambria Math" w:hAnsi="Cambria Math"/>
                <w:szCs w:val="24"/>
              </w:rPr>
              <m:t>il</m:t>
            </m:r>
          </m:sub>
        </m:sSub>
      </m:oMath>
      <w:r w:rsidR="000F7791" w:rsidRPr="00405E58">
        <w:rPr>
          <w:bCs w:val="0"/>
          <w:szCs w:val="24"/>
        </w:rPr>
        <w:t xml:space="preserve"> </w:t>
      </w:r>
      <w:r w:rsidR="00A9597D" w:rsidRPr="00405E58">
        <w:rPr>
          <w:bCs w:val="0"/>
          <w:szCs w:val="24"/>
        </w:rPr>
        <w:t>captures</w:t>
      </w:r>
      <w:r w:rsidRPr="00405E58">
        <w:rPr>
          <w:bCs w:val="0"/>
          <w:szCs w:val="24"/>
        </w:rPr>
        <w:t xml:space="preserve"> </w:t>
      </w:r>
      <w:r w:rsidR="00A9597D" w:rsidRPr="00405E58">
        <w:rPr>
          <w:bCs w:val="0"/>
          <w:szCs w:val="24"/>
        </w:rPr>
        <w:t>the</w:t>
      </w:r>
      <w:r w:rsidR="00A929C9" w:rsidRPr="00405E58">
        <w:rPr>
          <w:bCs w:val="0"/>
          <w:szCs w:val="24"/>
        </w:rPr>
        <w:t xml:space="preserve"> pairwise</w:t>
      </w:r>
      <w:r w:rsidRPr="00405E58">
        <w:rPr>
          <w:bCs w:val="0"/>
          <w:szCs w:val="24"/>
        </w:rPr>
        <w:t xml:space="preserve"> co-occurrence </w:t>
      </w:r>
      <w:r w:rsidR="00054AA0" w:rsidRPr="00405E58">
        <w:rPr>
          <w:bCs w:val="0"/>
          <w:szCs w:val="24"/>
        </w:rPr>
        <w:t xml:space="preserve">relationship </w:t>
      </w:r>
      <w:r w:rsidR="00FF002F" w:rsidRPr="00405E58">
        <w:rPr>
          <w:bCs w:val="0"/>
          <w:szCs w:val="24"/>
        </w:rPr>
        <w:t>between</w:t>
      </w:r>
      <w:r w:rsidRPr="00405E58">
        <w:rPr>
          <w:bCs w:val="0"/>
          <w:szCs w:val="24"/>
        </w:rPr>
        <w:t xml:space="preserve"> </w:t>
      </w:r>
      <w:r w:rsidRPr="00405E58">
        <w:rPr>
          <w:bCs w:val="0"/>
          <w:i/>
          <w:iCs/>
          <w:szCs w:val="24"/>
        </w:rPr>
        <w:t>i</w:t>
      </w:r>
      <w:r w:rsidR="006444F3" w:rsidRPr="00405E58">
        <w:rPr>
          <w:bCs w:val="0"/>
          <w:i/>
          <w:iCs/>
          <w:szCs w:val="24"/>
        </w:rPr>
        <w:t>-</w:t>
      </w:r>
      <w:r w:rsidRPr="00405E58">
        <w:rPr>
          <w:bCs w:val="0"/>
          <w:szCs w:val="24"/>
        </w:rPr>
        <w:t xml:space="preserve">th and </w:t>
      </w:r>
      <w:r w:rsidR="006444F3" w:rsidRPr="00405E58">
        <w:rPr>
          <w:bCs w:val="0"/>
          <w:i/>
          <w:iCs/>
          <w:szCs w:val="24"/>
        </w:rPr>
        <w:t>l-</w:t>
      </w:r>
      <w:r w:rsidRPr="00405E58">
        <w:rPr>
          <w:bCs w:val="0"/>
          <w:szCs w:val="24"/>
        </w:rPr>
        <w:t xml:space="preserve">th </w:t>
      </w:r>
      <w:r w:rsidR="00054AA0" w:rsidRPr="00405E58">
        <w:rPr>
          <w:bCs w:val="0"/>
          <w:szCs w:val="24"/>
        </w:rPr>
        <w:t>species/taxa</w:t>
      </w:r>
      <w:r w:rsidRPr="00405E58">
        <w:rPr>
          <w:bCs w:val="0"/>
          <w:szCs w:val="24"/>
        </w:rPr>
        <w:t xml:space="preserve">. Since the logarithm of the probability of a community state is inversely proportional to </w:t>
      </w:r>
      <m:oMath>
        <m:r>
          <w:rPr>
            <w:rFonts w:ascii="Cambria Math" w:hAnsi="Cambria Math"/>
            <w:szCs w:val="24"/>
          </w:rPr>
          <m:t>E</m:t>
        </m:r>
        <m:d>
          <m:dPr>
            <m:ctrlPr>
              <w:rPr>
                <w:rFonts w:ascii="Cambria Math" w:hAnsi="Cambria Math"/>
                <w:bCs w:val="0"/>
                <w:i/>
                <w:szCs w:val="24"/>
              </w:rPr>
            </m:ctrlPr>
          </m:dPr>
          <m:e>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 ε</m:t>
            </m:r>
          </m:e>
        </m:d>
      </m:oMath>
      <w:r w:rsidRPr="00405E58">
        <w:rPr>
          <w:bCs w:val="0"/>
          <w:szCs w:val="24"/>
        </w:rPr>
        <w:t xml:space="preserve">, a community state having lower </w:t>
      </w:r>
      <m:oMath>
        <m:r>
          <w:rPr>
            <w:rFonts w:ascii="Cambria Math" w:hAnsi="Cambria Math"/>
            <w:szCs w:val="24"/>
          </w:rPr>
          <m:t>E</m:t>
        </m:r>
        <m:d>
          <m:dPr>
            <m:ctrlPr>
              <w:rPr>
                <w:rFonts w:ascii="Cambria Math" w:hAnsi="Cambria Math"/>
                <w:bCs w:val="0"/>
                <w:i/>
                <w:szCs w:val="24"/>
              </w:rPr>
            </m:ctrlPr>
          </m:dPr>
          <m:e>
            <m:sSup>
              <m:sSupPr>
                <m:ctrlPr>
                  <w:rPr>
                    <w:rFonts w:ascii="Cambria Math" w:hAnsi="Cambria Math"/>
                    <w:bCs w:val="0"/>
                    <w:i/>
                    <w:szCs w:val="24"/>
                  </w:rPr>
                </m:ctrlPr>
              </m:sSupPr>
              <m:e>
                <m:acc>
                  <m:accPr>
                    <m:chr m:val="⃗"/>
                    <m:ctrlPr>
                      <w:rPr>
                        <w:rFonts w:ascii="Cambria Math" w:hAnsi="Cambria Math"/>
                        <w:bCs w:val="0"/>
                        <w:i/>
                        <w:szCs w:val="24"/>
                      </w:rPr>
                    </m:ctrlPr>
                  </m:accPr>
                  <m:e>
                    <m:r>
                      <w:rPr>
                        <w:rFonts w:ascii="Cambria Math" w:hAnsi="Cambria Math"/>
                        <w:szCs w:val="24"/>
                      </w:rPr>
                      <m:t>σ</m:t>
                    </m:r>
                  </m:e>
                </m:acc>
              </m:e>
              <m:sup>
                <m:r>
                  <w:rPr>
                    <w:rFonts w:ascii="Cambria Math" w:hAnsi="Cambria Math"/>
                    <w:szCs w:val="24"/>
                  </w:rPr>
                  <m:t>(k)</m:t>
                </m:r>
              </m:sup>
            </m:sSup>
            <m:r>
              <w:rPr>
                <w:rFonts w:ascii="Cambria Math" w:hAnsi="Cambria Math"/>
                <w:szCs w:val="24"/>
              </w:rPr>
              <m:t>, ε</m:t>
            </m:r>
          </m:e>
        </m:d>
      </m:oMath>
      <w:r w:rsidRPr="00405E58">
        <w:rPr>
          <w:bCs w:val="0"/>
          <w:szCs w:val="24"/>
        </w:rPr>
        <w:t xml:space="preserve"> is more frequently observed.</w:t>
      </w:r>
      <w:r w:rsidR="00E80808" w:rsidRPr="00405E58">
        <w:rPr>
          <w:bCs w:val="0"/>
          <w:szCs w:val="24"/>
        </w:rPr>
        <w:t xml:space="preserve"> </w:t>
      </w:r>
      <w:r w:rsidR="009A5060" w:rsidRPr="006F139B">
        <w:t xml:space="preserve">This </w:t>
      </w:r>
      <w:r w:rsidR="00A71883">
        <w:t>"</w:t>
      </w:r>
      <w:r w:rsidR="009A5060">
        <w:t>energy</w:t>
      </w:r>
      <w:r w:rsidR="00A71883">
        <w:t>"</w:t>
      </w:r>
      <w:r w:rsidR="009A5060">
        <w:t xml:space="preserve"> </w:t>
      </w:r>
      <w:r w:rsidR="009A5060" w:rsidRPr="006F139B">
        <w:t xml:space="preserve">metric does not correspond in any way to physical energy; rather, it serves to distinguish between more probable and less probable community states. </w:t>
      </w:r>
      <w:r w:rsidR="00E14473" w:rsidRPr="00405E58">
        <w:rPr>
          <w:bCs w:val="0"/>
          <w:szCs w:val="24"/>
        </w:rPr>
        <w:t xml:space="preserve">The parameters </w:t>
      </w:r>
      <m:oMath>
        <m:sSub>
          <m:sSubPr>
            <m:ctrlPr>
              <w:rPr>
                <w:rFonts w:ascii="Cambria Math" w:hAnsi="Cambria Math"/>
                <w:bCs w:val="0"/>
                <w:i/>
                <w:iCs/>
                <w:szCs w:val="24"/>
              </w:rPr>
            </m:ctrlPr>
          </m:sSubPr>
          <m:e>
            <m:r>
              <w:rPr>
                <w:rFonts w:ascii="Cambria Math" w:hAnsi="Cambria Math"/>
                <w:szCs w:val="24"/>
              </w:rPr>
              <m:t>h</m:t>
            </m:r>
          </m:e>
          <m:sub>
            <m:r>
              <w:rPr>
                <w:rFonts w:ascii="Cambria Math" w:hAnsi="Cambria Math"/>
                <w:szCs w:val="24"/>
              </w:rPr>
              <m:t>i</m:t>
            </m:r>
          </m:sub>
        </m:sSub>
      </m:oMath>
      <w:r w:rsidR="006444F3" w:rsidRPr="00405E58">
        <w:rPr>
          <w:bCs w:val="0"/>
          <w:i/>
          <w:iCs/>
          <w:szCs w:val="24"/>
        </w:rPr>
        <w:t xml:space="preserve">, </w:t>
      </w:r>
      <m:oMath>
        <m:sSub>
          <m:sSubPr>
            <m:ctrlPr>
              <w:rPr>
                <w:rFonts w:ascii="Cambria Math" w:hAnsi="Cambria Math"/>
                <w:bCs w:val="0"/>
                <w:i/>
                <w:iCs/>
                <w:szCs w:val="24"/>
              </w:rPr>
            </m:ctrlPr>
          </m:sSubPr>
          <m:e>
            <m:r>
              <w:rPr>
                <w:rFonts w:ascii="Cambria Math" w:hAnsi="Cambria Math"/>
                <w:szCs w:val="24"/>
              </w:rPr>
              <m:t>g</m:t>
            </m:r>
          </m:e>
          <m:sub>
            <m:r>
              <w:rPr>
                <w:rFonts w:ascii="Cambria Math" w:hAnsi="Cambria Math"/>
                <w:szCs w:val="24"/>
              </w:rPr>
              <m:t>ij</m:t>
            </m:r>
          </m:sub>
        </m:sSub>
      </m:oMath>
      <w:r w:rsidR="006444F3" w:rsidRPr="00405E58">
        <w:rPr>
          <w:bCs w:val="0"/>
          <w:i/>
          <w:iCs/>
          <w:szCs w:val="24"/>
        </w:rPr>
        <w:t xml:space="preserve">, </w:t>
      </w:r>
      <w:r w:rsidR="00E14473" w:rsidRPr="00405E58">
        <w:rPr>
          <w:bCs w:val="0"/>
          <w:szCs w:val="24"/>
        </w:rPr>
        <w:t xml:space="preserve">and </w:t>
      </w:r>
      <m:oMath>
        <m:sSub>
          <m:sSubPr>
            <m:ctrlPr>
              <w:rPr>
                <w:rFonts w:ascii="Cambria Math" w:hAnsi="Cambria Math"/>
                <w:bCs w:val="0"/>
                <w:i/>
                <w:szCs w:val="24"/>
              </w:rPr>
            </m:ctrlPr>
          </m:sSubPr>
          <m:e>
            <m:r>
              <w:rPr>
                <w:rFonts w:ascii="Cambria Math" w:hAnsi="Cambria Math"/>
                <w:szCs w:val="24"/>
              </w:rPr>
              <m:t>J</m:t>
            </m:r>
          </m:e>
          <m:sub>
            <m:r>
              <w:rPr>
                <w:rFonts w:ascii="Cambria Math" w:hAnsi="Cambria Math"/>
                <w:szCs w:val="24"/>
              </w:rPr>
              <m:t>il</m:t>
            </m:r>
          </m:sub>
        </m:sSub>
      </m:oMath>
      <w:r w:rsidR="006A16D5" w:rsidRPr="00405E58">
        <w:rPr>
          <w:bCs w:val="0"/>
          <w:szCs w:val="24"/>
        </w:rPr>
        <w:t xml:space="preserve"> </w:t>
      </w:r>
      <w:r w:rsidR="00E14473" w:rsidRPr="00405E58">
        <w:rPr>
          <w:bCs w:val="0"/>
          <w:szCs w:val="24"/>
        </w:rPr>
        <w:t xml:space="preserve">were </w:t>
      </w:r>
      <w:r w:rsidR="000802D3" w:rsidRPr="00405E58">
        <w:rPr>
          <w:bCs w:val="0"/>
          <w:szCs w:val="24"/>
        </w:rPr>
        <w:t>estimated</w:t>
      </w:r>
      <w:r w:rsidR="00E14473" w:rsidRPr="00405E58">
        <w:rPr>
          <w:bCs w:val="0"/>
          <w:szCs w:val="24"/>
        </w:rPr>
        <w:t xml:space="preserve"> based on a </w:t>
      </w:r>
      <w:r w:rsidR="00C0046C" w:rsidRPr="00405E58">
        <w:t xml:space="preserve">stochastic approximation </w:t>
      </w:r>
      <w:r w:rsidR="000802D3" w:rsidRPr="00405E58">
        <w:t>employing a</w:t>
      </w:r>
      <w:r w:rsidR="00C0046C" w:rsidRPr="00405E58">
        <w:t xml:space="preserve"> persistent </w:t>
      </w:r>
      <w:r w:rsidR="000802D3" w:rsidRPr="00405E58">
        <w:t>Markov Chain Monte Carlo method</w:t>
      </w:r>
      <w:r w:rsidR="008B7411" w:rsidRPr="00405E58">
        <w:t xml:space="preserve"> </w:t>
      </w:r>
      <w:r w:rsidR="00D31C2F" w:rsidRPr="00405E58">
        <w:t xml:space="preserve">as detailed </w:t>
      </w:r>
      <w:r w:rsidR="000B122D" w:rsidRPr="00405E58">
        <w:t>elsewhere</w:t>
      </w:r>
      <w:r w:rsidR="00885F1A" w:rsidRPr="00405E58">
        <w:rPr>
          <w:b/>
          <w:bCs w:val="0"/>
          <w:szCs w:val="24"/>
        </w:rPr>
        <w:fldChar w:fldCharType="begin"/>
      </w:r>
      <w:r w:rsidR="00322545">
        <w:rPr>
          <w:bCs w:val="0"/>
          <w:szCs w:val="24"/>
        </w:rPr>
        <w:instrText xml:space="preserve"> ADDIN ZOTERO_ITEM CSL_CITATION {"citationID":"gECR0bD4","properties":{"formattedCitation":"\\super 14\\nosupersub{}","plainCitation":"14","noteIndex":0},"citationItems":[{"id":811,"uris":["http://zotero.org/users/13996173/items/ZNRUPQST"],"itemData":{"id":811,"type":"article-journal","abstract":"Compositional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schema":"https://github.com/citation-style-language/schema/raw/master/csl-citation.json"} </w:instrText>
      </w:r>
      <w:r w:rsidR="00885F1A" w:rsidRPr="00405E58">
        <w:rPr>
          <w:b/>
          <w:bCs w:val="0"/>
          <w:szCs w:val="24"/>
        </w:rPr>
        <w:fldChar w:fldCharType="separate"/>
      </w:r>
      <w:r w:rsidR="00322545" w:rsidRPr="00322545">
        <w:rPr>
          <w:kern w:val="0"/>
          <w:vertAlign w:val="superscript"/>
        </w:rPr>
        <w:t>14</w:t>
      </w:r>
      <w:r w:rsidR="00885F1A" w:rsidRPr="00405E58">
        <w:rPr>
          <w:b/>
          <w:bCs w:val="0"/>
          <w:szCs w:val="24"/>
        </w:rPr>
        <w:fldChar w:fldCharType="end"/>
      </w:r>
      <w:r w:rsidR="00E14473" w:rsidRPr="009068FC">
        <w:rPr>
          <w:bCs w:val="0"/>
          <w:color w:val="000000" w:themeColor="text1"/>
          <w:szCs w:val="24"/>
        </w:rPr>
        <w:t>.</w:t>
      </w:r>
      <w:r w:rsidR="006A16D5" w:rsidRPr="009068FC">
        <w:rPr>
          <w:bCs w:val="0"/>
          <w:color w:val="000000" w:themeColor="text1"/>
          <w:szCs w:val="24"/>
        </w:rPr>
        <w:t xml:space="preserve"> </w:t>
      </w:r>
      <w:r w:rsidR="001253B6" w:rsidRPr="009068FC">
        <w:rPr>
          <w:bCs w:val="0"/>
          <w:color w:val="000000" w:themeColor="text1"/>
          <w:szCs w:val="24"/>
        </w:rPr>
        <w:t>Based on the inferred models, the states having lower energy than surrounding ones in the assembly graph</w:t>
      </w:r>
      <w:r w:rsidR="001253B6" w:rsidRPr="009068FC">
        <w:rPr>
          <w:bCs w:val="0"/>
          <w:color w:val="000000" w:themeColor="text1"/>
          <w:szCs w:val="24"/>
        </w:rPr>
        <w:fldChar w:fldCharType="begin"/>
      </w:r>
      <w:r w:rsidR="00322545" w:rsidRPr="009068FC">
        <w:rPr>
          <w:bCs w:val="0"/>
          <w:color w:val="000000" w:themeColor="text1"/>
          <w:szCs w:val="24"/>
        </w:rPr>
        <w:instrText xml:space="preserve"> ADDIN ZOTERO_ITEM CSL_CITATION {"citationID":"ahHxxfXN","properties":{"formattedCitation":"\\super 30,31\\nosupersub{}","plainCitation":"30,31","noteIndex":0},"citationItems":[{"id":1199,"uris":["http://zotero.org/users/13996173/items/TLQ5IJ8S"],"itemData":{"id":1199,"type":"article-journal","abstract":"Ecological assembly is a fundamental and yet poorly understood process. Three main obstacles hinder the development of a theory of assembly, and when these issues are sidestepped by making strong assumptions, one can build an assembly graph in which nodes are ecological communities and edges are invasions shifting their composition. The graph can then be analysed directly, without the need to consider dynamics. To showcase this framework, we build and analyse assembly graphs for the competitive Lotka–Volterra model, showing that in these cases sequential assembly (in which species invade a community one at a time) can reach the same conﬁgurations found when starting the system with all species present at different initial conditions. We discuss how our results can advance our understanding of assembly both from an empirical and a theoretical point of view, informing the study of ecological restoration and the design of ecological communities.","container-title":"Ecology Letters","DOI":"10.1111/ele.13702","ISSN":"1461-023X, 1461-0248","issue":"5","journalAbbreviation":"Ecology Letters","language":"en","page":"1029-1037","source":"DOI.org (Crossref)","title":"Tractable models of ecological assembly","URL":"https://onlinelibrary.wiley.com/doi/10.1111/ele.13702","volume":"24","author":[{"family":"Serván","given":"Carlos A."},{"family":"Allesina","given":"Stefano"}],"editor":[{"family":"Jordan","given":"Ferenc"}],"accessed":{"date-parts":[["2024",9,30]]},"issued":{"date-parts":[["2021",5]]}}},{"id":1191,"uris":["http://zotero.org/users/13996173/items/8CE85VEU"],"itemData":{"id":1191,"type":"article-journal","container-title":"Physical Review Letters","DOI":"10.1103/PhysRevLett.103.168101","ISSN":"0031-9007, 1079-7114","issue":"16","journalAbbreviation":"Phys. Rev. Lett.","language":"en","license":"http://link.aps.org/licenses/aps-default-license","page":"168101","source":"DOI.org (Crossref)","title":"Statistical Mechanics of Ecosystem Assembly","URL":"https://link.aps.org/doi/10.1103/PhysRevLett.103.168101","volume":"103","author":[{"family":"Capitán","given":"José A."},{"family":"Cuesta","given":"José A."},{"family":"Bascompte","given":"Jordi"}],"accessed":{"date-parts":[["2024",9,30]]},"issued":{"date-parts":[["2009",10,13]]}}}],"schema":"https://github.com/citation-style-language/schema/raw/master/csl-citation.json"} </w:instrText>
      </w:r>
      <w:r w:rsidR="001253B6" w:rsidRPr="009068FC">
        <w:rPr>
          <w:bCs w:val="0"/>
          <w:color w:val="000000" w:themeColor="text1"/>
          <w:szCs w:val="24"/>
        </w:rPr>
        <w:fldChar w:fldCharType="separate"/>
      </w:r>
      <w:r w:rsidR="00322545" w:rsidRPr="009068FC">
        <w:rPr>
          <w:color w:val="000000" w:themeColor="text1"/>
          <w:kern w:val="0"/>
          <w:vertAlign w:val="superscript"/>
        </w:rPr>
        <w:t>30,31</w:t>
      </w:r>
      <w:r w:rsidR="001253B6" w:rsidRPr="009068FC">
        <w:rPr>
          <w:bCs w:val="0"/>
          <w:color w:val="000000" w:themeColor="text1"/>
          <w:szCs w:val="24"/>
        </w:rPr>
        <w:fldChar w:fldCharType="end"/>
      </w:r>
      <w:r w:rsidR="001253B6" w:rsidRPr="009068FC">
        <w:rPr>
          <w:bCs w:val="0"/>
          <w:color w:val="000000" w:themeColor="text1"/>
          <w:szCs w:val="24"/>
        </w:rPr>
        <w:t xml:space="preserve"> were identified as basin bottoms using </w:t>
      </w:r>
      <w:r w:rsidR="00571479">
        <w:rPr>
          <w:bCs w:val="0"/>
          <w:color w:val="000000" w:themeColor="text1"/>
          <w:szCs w:val="24"/>
        </w:rPr>
        <w:t xml:space="preserve">a </w:t>
      </w:r>
      <w:r w:rsidR="001253B6" w:rsidRPr="009068FC">
        <w:rPr>
          <w:bCs w:val="0"/>
          <w:color w:val="000000" w:themeColor="text1"/>
          <w:szCs w:val="24"/>
        </w:rPr>
        <w:t xml:space="preserve">steepest descent </w:t>
      </w:r>
      <w:r w:rsidR="001253B6" w:rsidRPr="00CE3A21">
        <w:rPr>
          <w:bCs w:val="0"/>
          <w:color w:val="000000" w:themeColor="text1"/>
          <w:szCs w:val="24"/>
        </w:rPr>
        <w:t>procedure</w:t>
      </w:r>
      <w:r w:rsidR="001253B6" w:rsidRPr="00CE3A21">
        <w:rPr>
          <w:bCs w:val="0"/>
          <w:color w:val="000000" w:themeColor="text1"/>
          <w:szCs w:val="24"/>
        </w:rPr>
        <w:fldChar w:fldCharType="begin"/>
      </w:r>
      <w:r w:rsidR="00322545" w:rsidRPr="00CE3A21">
        <w:rPr>
          <w:bCs w:val="0"/>
          <w:color w:val="000000" w:themeColor="text1"/>
          <w:szCs w:val="24"/>
        </w:rPr>
        <w:instrText xml:space="preserve"> ADDIN ZOTERO_ITEM CSL_CITATION {"citationID":"ShRZg5dk","properties":{"formattedCitation":"\\super 14\\nosupersub{}","plainCitation":"14","noteIndex":0},"citationItems":[{"id":811,"uris":["http://zotero.org/users/13996173/items/ZNRUPQST"],"itemData":{"id":811,"type":"article-journal","abstract":"Compositional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schema":"https://github.com/citation-style-language/schema/raw/master/csl-citation.json"} </w:instrText>
      </w:r>
      <w:r w:rsidR="001253B6" w:rsidRPr="00CE3A21">
        <w:rPr>
          <w:bCs w:val="0"/>
          <w:color w:val="000000" w:themeColor="text1"/>
          <w:szCs w:val="24"/>
        </w:rPr>
        <w:fldChar w:fldCharType="separate"/>
      </w:r>
      <w:r w:rsidR="00322545" w:rsidRPr="00CE3A21">
        <w:rPr>
          <w:color w:val="000000" w:themeColor="text1"/>
          <w:kern w:val="0"/>
          <w:vertAlign w:val="superscript"/>
        </w:rPr>
        <w:t>14</w:t>
      </w:r>
      <w:r w:rsidR="001253B6" w:rsidRPr="00CE3A21">
        <w:rPr>
          <w:bCs w:val="0"/>
          <w:color w:val="000000" w:themeColor="text1"/>
          <w:szCs w:val="24"/>
        </w:rPr>
        <w:fldChar w:fldCharType="end"/>
      </w:r>
      <w:r w:rsidR="001253B6" w:rsidRPr="00CE3A21">
        <w:rPr>
          <w:bCs w:val="0"/>
          <w:color w:val="000000" w:themeColor="text1"/>
          <w:szCs w:val="24"/>
        </w:rPr>
        <w:t xml:space="preserve"> (number of initial states = 150,000</w:t>
      </w:r>
      <w:r w:rsidR="005E3A96" w:rsidRPr="00CE3A21">
        <w:rPr>
          <w:bCs w:val="0"/>
          <w:color w:val="000000" w:themeColor="text1"/>
          <w:szCs w:val="24"/>
        </w:rPr>
        <w:t xml:space="preserve">; </w:t>
      </w:r>
      <w:r w:rsidR="004F15F0" w:rsidRPr="004F15F0">
        <w:rPr>
          <w:bCs w:val="0"/>
          <w:color w:val="000000" w:themeColor="text1"/>
          <w:szCs w:val="24"/>
          <w:highlight w:val="magenta"/>
        </w:rPr>
        <w:t>Supplementary</w:t>
      </w:r>
      <w:r w:rsidR="005E3A96" w:rsidRPr="00CE3A21">
        <w:rPr>
          <w:bCs w:val="0"/>
          <w:color w:val="000000" w:themeColor="text1"/>
          <w:szCs w:val="24"/>
        </w:rPr>
        <w:t xml:space="preserve"> Fig. S</w:t>
      </w:r>
      <w:r w:rsidR="00CE3A21" w:rsidRPr="00CE3A21">
        <w:rPr>
          <w:bCs w:val="0"/>
          <w:color w:val="000000" w:themeColor="text1"/>
          <w:szCs w:val="24"/>
        </w:rPr>
        <w:t>2</w:t>
      </w:r>
      <w:r w:rsidR="004F15F0">
        <w:rPr>
          <w:bCs w:val="0"/>
          <w:color w:val="000000" w:themeColor="text1"/>
          <w:szCs w:val="24"/>
        </w:rPr>
        <w:t>3</w:t>
      </w:r>
      <w:r w:rsidR="00E74391">
        <w:rPr>
          <w:bCs w:val="0"/>
          <w:color w:val="000000" w:themeColor="text1"/>
          <w:szCs w:val="24"/>
        </w:rPr>
        <w:t>; Supplementary</w:t>
      </w:r>
      <w:r w:rsidR="005E3A96" w:rsidRPr="00CE3A21">
        <w:rPr>
          <w:bCs w:val="0"/>
          <w:color w:val="000000" w:themeColor="text1"/>
          <w:szCs w:val="24"/>
        </w:rPr>
        <w:t xml:space="preserve"> </w:t>
      </w:r>
      <w:r w:rsidR="00E74391">
        <w:rPr>
          <w:bCs w:val="0"/>
          <w:color w:val="000000" w:themeColor="text1"/>
          <w:szCs w:val="24"/>
        </w:rPr>
        <w:t>Results</w:t>
      </w:r>
      <w:r w:rsidR="001253B6" w:rsidRPr="00CE3A21">
        <w:rPr>
          <w:bCs w:val="0"/>
          <w:color w:val="000000" w:themeColor="text1"/>
          <w:szCs w:val="24"/>
        </w:rPr>
        <w:t xml:space="preserve">). </w:t>
      </w:r>
      <w:r w:rsidR="00905AE3" w:rsidRPr="00CE3A21">
        <w:rPr>
          <w:color w:val="000000" w:themeColor="text1"/>
        </w:rPr>
        <w:t>The</w:t>
      </w:r>
      <w:r w:rsidR="0031531C" w:rsidRPr="00CE3A21">
        <w:rPr>
          <w:color w:val="000000" w:themeColor="text1"/>
        </w:rPr>
        <w:t xml:space="preserve"> bottoms </w:t>
      </w:r>
      <w:r w:rsidR="00905AE3" w:rsidRPr="00CE3A21">
        <w:rPr>
          <w:color w:val="000000" w:themeColor="text1"/>
        </w:rPr>
        <w:t>of basins on the reconstructed</w:t>
      </w:r>
      <w:r w:rsidR="0031531C" w:rsidRPr="00CE3A21">
        <w:rPr>
          <w:color w:val="000000" w:themeColor="text1"/>
        </w:rPr>
        <w:t xml:space="preserve"> landscape (i.e., community states located at local energy minima) do not necessarily correspond to "stable states" (i.e., attractors)</w:t>
      </w:r>
      <w:r w:rsidR="0031531C" w:rsidRPr="00CE3A21">
        <w:rPr>
          <w:color w:val="000000" w:themeColor="text1"/>
        </w:rPr>
        <w:fldChar w:fldCharType="begin"/>
      </w:r>
      <w:r w:rsidR="00322545" w:rsidRPr="00CE3A21">
        <w:rPr>
          <w:color w:val="000000" w:themeColor="text1"/>
        </w:rPr>
        <w:instrText xml:space="preserve"> ADDIN ZOTERO_ITEM CSL_CITATION {"citationID":"86GIbIxE","properties":{"formattedCitation":"\\super 20,21,47\\nosupersub{}","plainCitation":"20,21,47","noteIndex":0},"citationItems":[{"id":2236,"uris":["http://zotero.org/users/13996173/items/9FPIQBQE"],"itemData":{"id":2236,"type":"article-journal","abstract":"Making sense of transient dynamics\n            \n              Ecological systems can switch between alternative dynamic states. For example, the species composition of the community can change or nutrient dynamics can shift, even if there is little or no change in underlying environmental conditions. Such switches can be abrupt or more gradual, and a growing number of studies examine the transient dynamics between one state and another—particularly in the context of anthropogenic global change. Hastings\n              et al.\n              review current knowledge of transient dynamics, showing that hitherto idiosyncratic and individual patterns can be classified into a coherent framework, with important general lessons and directions for future study.\n            \n            \n              Science\n              , this issue p.\n              eaat6412\n            \n          , \n            \n              BACKGROUND\n              Much of ecological theory and the understanding of ecological systems has been based on the idea that the observed states and dynamics of ecological systems can be represented by stable asymptotic behavior of models describing these systems. Beginning with early work by Lotka and Volterra through the seminal work of May in the 1970s, this view has dominated much of ecological thinking, although concepts such as the idea of tipping points in ecological systems have played an increasingly important role. In contrast to the implied long time scales of asymptotic behavior in mathematical models, both observations of ecological systems and questions related to the management of ecological systems are typically focused on relatively short time scales.\n              A number of models and observations demonstrate possible transient behavior that may persist over very long time periods, followed by rapid changes in dynamics. In these examples, focusing solely on the long-term behavior of systems would be misleading. A long transient is a persistent dynamical regime—including near-constant dynamics, cyclic dynamics, or even apparently chaotic dynamics—that persists for more than a few and as many as tens of generations, but which is not the stable long-term dynamic that would eventually occur. These examples have demonstrated the potential importance of transients but have often appeared to be a set of idiosyncratic cases. What is needed is an organized approach that describes when a transient behavior is likely to appear, predicts what factors enhance long transients, and describes the characteristics of this transient behavior. A theory of long ecological transients is a counterpart to the related question of tipping points, where previous work based on an analysis of simple bifurcations has provided broad insights.\n            \n            \n              ADVANCES\n              Just as ideas based on the saddle-node bifurcation provide a basis for understanding tipping points, a suite of ideas from dynamical systems provides a way to organize a systematic study of transient dynamics in ecological systems. As illustrated in the figure, a relatively small number of ideas from dynamical systems are used to categorize the different ways that transients can arise. Translating these abstract results from dynamical systems into observations about both ecological models and ecological system dynamics, it is possible to understand when transients are likely to occur and the various properties of these transients, with implications for ecosystem management and basic ecological theory. Transients can provide an explanation for observed regime shifts that does not depend on underlying environmental changes. Systems that continually change rapidly between different long-lasting dynamics, such as insect outbreaks, may most usefully be viewed using the framework of long transients.\n              An initial focus on conceptual systems, such as two-species systems, establishes the ubiquity of transients and an understanding of what ecological aspects can lead to transients, including the presence of multiple time scales and particular nonlinear interactions. The influences of stochasticity and more realistic higher-dimensional dynamics are shown to increase the likelihood, and possibly the temporal extent, of transient dynamics.\n            \n            \n              OUTLOOK\n              The development of such a framework for organizing the study of transients in ecological systems opens up a number of avenues for future research and application. The approach we describe also raises important questions for further development in dynamical systems. We have not, for example, emphasized nonautonomous systems, which may be required to understand the implications of a changing environment for transients. Systems with explicit time dependence as well as stochastic nonlinear systems still present great mathematical challenges.\n              Implications for management and basic ecological understanding depend on both the results we describe and future developments. A recognition of the difficulty of prediction caused by long transients, and of the corresponding need to match dynamics to transient behaviors of models, shows that basing either management or interpretation of ecological observations only on long-term dynamics can be seriously flawed.\n              \n                \n                  Two ways that long transients arise in ecology, illustrated as a ball rolling downhill.\n                  \n                    (\n                    A\n                    ) Slow transition away from a ghost attractor: a state that is not an equilibrium, but would be under slightly different conditions. (\n                    B\n                    ) Lingering near a saddle: a state that is attracting from some directions but repelling from others. Additional factors such as stochasticity, multiple time scales, and high system dimension can extend transients.\n                  \n                \n                \n              \n            \n          , \n            The importance of transient dynamics in ecological systems and in the models that describe them has become increasingly recognized. However, previous work has typically treated each instance of these dynamics separately. We review both empirical examples and model systems, and outline a classification of transient dynamics based on ideas and concepts from dynamical systems theory. This classification provides ways to understand the likelihood of transients for particular systems, and to guide investigations to determine the timing of sudden switches in dynamics and other characteristics of transients. Implications for both management and underlying ecological theories emerge.","container-title":"Science","DOI":"10.1126/science.aat6412","ISSN":"0036-8075, 1095-9203","issue":"6406","journalAbbreviation":"Science","language":"en","page":"eaat6412","source":"DOI.org (Crossref)","title":"Transient phenomena in ecology","URL":"https://www.science.org/doi/10.1126/science.aat6412","volume":"361","author":[{"family":"Hastings","given":"Alan"},{"family":"Abbott","given":"Karen C."},{"family":"Cuddington","given":"Kim"},{"family":"Francis","given":"Tessa"},{"family":"Gellner","given":"Gabriel"},{"family":"Lai","given":"Ying-Cheng"},{"family":"Morozov","given":"Andrew"},{"family":"Petrovskii","given":"Sergei"},{"family":"Scranton","given":"Katherine"},{"family":"Zeeman","given":"Mary Lou"}],"accessed":{"date-parts":[["2025",9,22]]},"issued":{"date-parts":[["2018",9,7]]}}},{"id":2233,"uris":["http://zotero.org/users/13996173/items/7TW262TY"],"itemData":{"id":2233,"type":"article-journal","abstract":"This paper discusses the recent progress in understanding the properties of transient dynamics in complex ecological systems. Predicting long-term trends as well as sudden changes and regime shifts in ecosystems dynamics is a major issue for ecology as such changes often result in population collapse and extinctions. Analysis of population dynamics has traditionally been focused on their long-term, asymptotic behavior whilst largely disregarding the effect of transients. However, there is a growing understanding that in ecosystems the asymptotic behavior is rarely seen. A big new challenge for theoretical and empirical ecology is to understand the implications of long transients. It is believed that the identification of the corresponding mechanisms along with the knowledge of scaling laws of the transient's lifetime should substantially improve the quality of long-term forecasting and crisis anticipation. Although transient dynamics have received considerable attention in physical literature, research into ecological transients is in its infancy and systematic studies are lacking. This text aims to partially bridge this gap and facilitate further progress in quantitative analysis of long transients in ecology. By revisiting and critically examining a broad variety of mathematical models used in ecological applications as well as empirical facts, we reveal several main mechanisms leading to the emergence of long transients and hence lays the basis for a unifying theory.","container-title":"Physics of Life Reviews","DOI":"10.1016/j.plrev.2019.09.004","ISSN":"1571-0645","journalAbbreviation":"Physics of Life Reviews","page":"1-40","source":"ScienceDirect","title":"Long transients in ecology: Theory and applications","title-short":"Long transients in ecology","URL":"https://www.sciencedirect.com/science/article/pii/S1571064519301447","volume":"32","author":[{"family":"Morozov","given":"Andrew"},{"family":"Abbott","given":"Karen"},{"family":"Cuddington","given":"Kim"},{"family":"Francis","given":"Tessa"},{"family":"Gellner","given":"Gabriel"},{"family":"Hastings","given":"Alan"},{"family":"Lai","given":"Ying-Cheng"},{"family":"Petrovskii","given":"Sergei"},{"family":"Scranton","given":"Katherine"},{"family":"Zeeman","given":"Mary Lou"}],"accessed":{"date-parts":[["2025",9,22]]},"issued":{"date-parts":[["2020",3,1]]}}},{"id":21,"uris":["http://zotero.org/users/13996173/items/3L57WLFT"],"itemData":{"id":21,"type":"article-journal","abstract":"The order and timing of species immigration during community assembly can affect species abundances at multiple spatial scales. Known as priority effects, these effects cause historical contingency in the structure and function of communities, resulting in alternative stable states, alternative transient states, or compositional cycles. The mechanisms of priority effects fall into two categories, niche preemption and niche modification, and the conditions for historical contingency by priority effects can be organized into two groups, those regarding regional species pool properties and those regarding local population dynamics. Specifically, two requirements must be satisfied for historical contingency to occur: The regional pool contains species that can together cause priority effects, and local dynamics are rapid enough for early-arriving species to preempt or modify niches before other species arrive. Organizing current knowledge this way reveals an outstanding key question: How are regional species pools that yield priority effects generated and maintained?","container-title":"Annual Review of Ecology, Evolution and Systematics","DOI":"10.1146/annurev-ecolsys-110411-160340","ISSN":"1543-592X, 1545-2069","issue":"Volume 46, 2015","language":"en","note":"publisher: Annual Reviews","page":"1-23","source":"www.annualreviews.org","title":"Historical Contingency in Community Assembly: Integrating Niches, Species Pools, and Priority Effects","title-short":"Historical Contingency in Community Assembly","URL":"https://www.annualreviews.org/content/journals/10.1146/annurev-ecolsys-110411-160340","volume":"46","author":[{"family":"Fukami","given":"Tadashi"}],"accessed":{"date-parts":[["2024",4,4]]},"issued":{"date-parts":[["2015",12,4]]}}}],"schema":"https://github.com/citation-style-language/schema/raw/master/csl-citation.json"} </w:instrText>
      </w:r>
      <w:r w:rsidR="0031531C" w:rsidRPr="00CE3A21">
        <w:rPr>
          <w:color w:val="000000" w:themeColor="text1"/>
        </w:rPr>
        <w:fldChar w:fldCharType="separate"/>
      </w:r>
      <w:r w:rsidR="00322545" w:rsidRPr="00CE3A21">
        <w:rPr>
          <w:color w:val="000000" w:themeColor="text1"/>
          <w:kern w:val="0"/>
          <w:vertAlign w:val="superscript"/>
        </w:rPr>
        <w:t>20,21,47</w:t>
      </w:r>
      <w:r w:rsidR="0031531C" w:rsidRPr="00CE3A21">
        <w:rPr>
          <w:color w:val="000000" w:themeColor="text1"/>
        </w:rPr>
        <w:fldChar w:fldCharType="end"/>
      </w:r>
      <w:r w:rsidR="0031531C" w:rsidRPr="00CE3A21">
        <w:rPr>
          <w:color w:val="000000" w:themeColor="text1"/>
        </w:rPr>
        <w:t xml:space="preserve">. Nevertheless, energy landscape analysis for describing </w:t>
      </w:r>
      <w:r w:rsidR="00571479" w:rsidRPr="00CE3A21">
        <w:rPr>
          <w:color w:val="000000" w:themeColor="text1"/>
        </w:rPr>
        <w:t xml:space="preserve">the </w:t>
      </w:r>
      <w:r w:rsidR="0031531C" w:rsidRPr="00CE3A21">
        <w:rPr>
          <w:color w:val="000000" w:themeColor="text1"/>
        </w:rPr>
        <w:t>probability distribution of community states provides a unified statistical framework for examining how community assembly rules depend on ba</w:t>
      </w:r>
      <w:r w:rsidR="0031531C" w:rsidRPr="009068FC">
        <w:rPr>
          <w:color w:val="000000" w:themeColor="text1"/>
        </w:rPr>
        <w:t>ckground conditions.</w:t>
      </w:r>
      <w:r w:rsidR="001253B6" w:rsidRPr="009068FC">
        <w:rPr>
          <w:color w:val="000000" w:themeColor="text1"/>
        </w:rPr>
        <w:t xml:space="preserve"> </w:t>
      </w:r>
    </w:p>
    <w:p w14:paraId="37AD4E99" w14:textId="148197C0" w:rsidR="002550EA" w:rsidRPr="00DF039C" w:rsidRDefault="001030E5" w:rsidP="00214B9E">
      <w:pPr>
        <w:tabs>
          <w:tab w:val="left" w:pos="426"/>
        </w:tabs>
        <w:spacing w:before="179"/>
        <w:rPr>
          <w:bCs w:val="0"/>
          <w:szCs w:val="24"/>
        </w:rPr>
      </w:pPr>
      <w:r w:rsidRPr="009068FC">
        <w:rPr>
          <w:color w:val="000000" w:themeColor="text1"/>
        </w:rPr>
        <w:tab/>
      </w:r>
      <w:r w:rsidR="00954FDC" w:rsidRPr="009068FC">
        <w:rPr>
          <w:color w:val="000000" w:themeColor="text1"/>
        </w:rPr>
        <w:t>The statistical framework of energy lands</w:t>
      </w:r>
      <w:r w:rsidR="00954FDC" w:rsidRPr="00CE3A21">
        <w:rPr>
          <w:color w:val="000000" w:themeColor="text1"/>
        </w:rPr>
        <w:t>cape analysis was applied to the</w:t>
      </w:r>
      <w:r w:rsidR="00E76D09" w:rsidRPr="00CE3A21">
        <w:rPr>
          <w:color w:val="000000" w:themeColor="text1"/>
        </w:rPr>
        <w:t xml:space="preserve"> </w:t>
      </w:r>
      <w:r w:rsidR="00954FDC" w:rsidRPr="00CE3A21">
        <w:rPr>
          <w:color w:val="000000" w:themeColor="text1"/>
        </w:rPr>
        <w:t>family-level compositional data of fungal and prokaryotic communities</w:t>
      </w:r>
      <w:r w:rsidR="006678E4" w:rsidRPr="00CE3A21">
        <w:rPr>
          <w:color w:val="000000" w:themeColor="text1"/>
        </w:rPr>
        <w:t>, respectively</w:t>
      </w:r>
      <w:r w:rsidR="00954FDC" w:rsidRPr="00CE3A21">
        <w:rPr>
          <w:color w:val="000000" w:themeColor="text1"/>
        </w:rPr>
        <w:t xml:space="preserve">, </w:t>
      </w:r>
      <w:r w:rsidR="006678E4" w:rsidRPr="00CE3A21">
        <w:rPr>
          <w:color w:val="000000" w:themeColor="text1"/>
        </w:rPr>
        <w:t>after filtering the raw data with abundance-based binarization thresholds optimized for this dataset (</w:t>
      </w:r>
      <w:r w:rsidR="004F15F0" w:rsidRPr="004F15F0">
        <w:rPr>
          <w:color w:val="000000" w:themeColor="text1"/>
          <w:highlight w:val="magenta"/>
        </w:rPr>
        <w:t>Supplementary</w:t>
      </w:r>
      <w:r w:rsidR="006678E4" w:rsidRPr="00CE3A21">
        <w:rPr>
          <w:color w:val="000000" w:themeColor="text1"/>
        </w:rPr>
        <w:t xml:space="preserve"> Figs. S</w:t>
      </w:r>
      <w:r w:rsidR="00CE3A21" w:rsidRPr="00CE3A21">
        <w:rPr>
          <w:color w:val="000000" w:themeColor="text1"/>
        </w:rPr>
        <w:t>9–11</w:t>
      </w:r>
      <w:r w:rsidR="00DC5D48">
        <w:rPr>
          <w:color w:val="000000" w:themeColor="text1"/>
        </w:rPr>
        <w:t xml:space="preserve">, </w:t>
      </w:r>
      <w:r w:rsidR="006678E4" w:rsidRPr="00CE3A21">
        <w:rPr>
          <w:color w:val="000000" w:themeColor="text1"/>
        </w:rPr>
        <w:t>S</w:t>
      </w:r>
      <w:r w:rsidR="00CE3A21" w:rsidRPr="00CE3A21">
        <w:rPr>
          <w:color w:val="000000" w:themeColor="text1"/>
        </w:rPr>
        <w:t>2</w:t>
      </w:r>
      <w:r w:rsidR="004F15F0">
        <w:rPr>
          <w:color w:val="000000" w:themeColor="text1"/>
        </w:rPr>
        <w:t>4</w:t>
      </w:r>
      <w:r w:rsidR="00DC5D48">
        <w:rPr>
          <w:color w:val="000000" w:themeColor="text1"/>
        </w:rPr>
        <w:t>, and Table S4–</w:t>
      </w:r>
      <w:r w:rsidR="0099050D">
        <w:rPr>
          <w:color w:val="000000" w:themeColor="text1"/>
        </w:rPr>
        <w:t>S</w:t>
      </w:r>
      <w:r w:rsidR="00DC5D48">
        <w:rPr>
          <w:color w:val="000000" w:themeColor="text1"/>
        </w:rPr>
        <w:t>7</w:t>
      </w:r>
      <w:r w:rsidR="007C441C" w:rsidRPr="00CE3A21">
        <w:rPr>
          <w:color w:val="000000" w:themeColor="text1"/>
        </w:rPr>
        <w:t>;</w:t>
      </w:r>
      <w:r w:rsidR="006678E4" w:rsidRPr="00CE3A21">
        <w:rPr>
          <w:color w:val="000000" w:themeColor="text1"/>
        </w:rPr>
        <w:t xml:space="preserve"> </w:t>
      </w:r>
      <w:r w:rsidR="007C441C" w:rsidRPr="00CE3A21">
        <w:rPr>
          <w:color w:val="000000" w:themeColor="text1"/>
        </w:rPr>
        <w:t>s</w:t>
      </w:r>
      <w:r w:rsidR="006678E4" w:rsidRPr="00CE3A21">
        <w:rPr>
          <w:color w:val="000000" w:themeColor="text1"/>
        </w:rPr>
        <w:t xml:space="preserve">ee </w:t>
      </w:r>
      <w:r w:rsidR="004F15F0" w:rsidRPr="004F15F0">
        <w:rPr>
          <w:color w:val="000000" w:themeColor="text1"/>
          <w:highlight w:val="magenta"/>
        </w:rPr>
        <w:t>Supplementary</w:t>
      </w:r>
      <w:r w:rsidR="006678E4" w:rsidRPr="00CE3A21">
        <w:rPr>
          <w:color w:val="000000" w:themeColor="text1"/>
        </w:rPr>
        <w:t xml:space="preserve"> Methods and </w:t>
      </w:r>
      <w:r w:rsidR="00ED49BD">
        <w:rPr>
          <w:color w:val="000000" w:themeColor="text1"/>
        </w:rPr>
        <w:t xml:space="preserve">Supplementary </w:t>
      </w:r>
      <w:r w:rsidR="006678E4" w:rsidRPr="00CE3A21">
        <w:rPr>
          <w:color w:val="000000" w:themeColor="text1"/>
        </w:rPr>
        <w:t>Results for details)</w:t>
      </w:r>
      <w:r w:rsidR="0088467D" w:rsidRPr="00CE3A21">
        <w:rPr>
          <w:bCs w:val="0"/>
          <w:color w:val="000000" w:themeColor="text1"/>
          <w:szCs w:val="24"/>
        </w:rPr>
        <w:t>.</w:t>
      </w:r>
      <w:r w:rsidR="00AA214A" w:rsidRPr="00CE3A21">
        <w:rPr>
          <w:bCs w:val="0"/>
          <w:color w:val="000000" w:themeColor="text1"/>
          <w:szCs w:val="24"/>
        </w:rPr>
        <w:t xml:space="preserve"> </w:t>
      </w:r>
      <w:r w:rsidR="00E76D09" w:rsidRPr="00CE3A21">
        <w:rPr>
          <w:bCs w:val="0"/>
          <w:color w:val="000000" w:themeColor="text1"/>
          <w:szCs w:val="24"/>
        </w:rPr>
        <w:t>T</w:t>
      </w:r>
      <w:r w:rsidR="00AB3C3B" w:rsidRPr="00CE3A21">
        <w:rPr>
          <w:bCs w:val="0"/>
          <w:color w:val="000000" w:themeColor="text1"/>
          <w:szCs w:val="24"/>
        </w:rPr>
        <w:t xml:space="preserve">he </w:t>
      </w:r>
      <w:r w:rsidR="00DB7614" w:rsidRPr="00CE3A21">
        <w:rPr>
          <w:bCs w:val="0"/>
          <w:color w:val="000000" w:themeColor="text1"/>
          <w:szCs w:val="24"/>
        </w:rPr>
        <w:t>presence/absence</w:t>
      </w:r>
      <w:r w:rsidR="00AB3C3B" w:rsidRPr="00CE3A21">
        <w:rPr>
          <w:bCs w:val="0"/>
          <w:color w:val="000000" w:themeColor="text1"/>
          <w:szCs w:val="24"/>
        </w:rPr>
        <w:t xml:space="preserve"> </w:t>
      </w:r>
      <w:r w:rsidR="00A344CD" w:rsidRPr="00CE3A21">
        <w:rPr>
          <w:bCs w:val="0"/>
          <w:color w:val="000000" w:themeColor="text1"/>
          <w:szCs w:val="24"/>
        </w:rPr>
        <w:t>matr</w:t>
      </w:r>
      <w:r w:rsidR="00EE76AB" w:rsidRPr="00CE3A21">
        <w:rPr>
          <w:bCs w:val="0"/>
          <w:color w:val="000000" w:themeColor="text1"/>
          <w:szCs w:val="24"/>
        </w:rPr>
        <w:t>i</w:t>
      </w:r>
      <w:r w:rsidR="00EE76AB" w:rsidRPr="00CE3A21">
        <w:rPr>
          <w:bCs w:val="0"/>
          <w:szCs w:val="24"/>
        </w:rPr>
        <w:t>ces</w:t>
      </w:r>
      <w:r w:rsidR="00A344CD" w:rsidRPr="00CE3A21">
        <w:rPr>
          <w:bCs w:val="0"/>
          <w:szCs w:val="24"/>
        </w:rPr>
        <w:t xml:space="preserve"> </w:t>
      </w:r>
      <w:r w:rsidR="005D2904" w:rsidRPr="00CE3A21">
        <w:t>comprising</w:t>
      </w:r>
      <w:r w:rsidR="00C860DE" w:rsidRPr="00CE3A21">
        <w:t xml:space="preserve"> </w:t>
      </w:r>
      <w:r w:rsidR="00A344CD" w:rsidRPr="00CE3A21">
        <w:rPr>
          <w:bCs w:val="0"/>
          <w:szCs w:val="24"/>
        </w:rPr>
        <w:t xml:space="preserve">34 fungal families and that </w:t>
      </w:r>
      <w:r w:rsidR="005D2904" w:rsidRPr="00CE3A21">
        <w:t>comprising</w:t>
      </w:r>
      <w:r w:rsidR="00A344CD" w:rsidRPr="00CE3A21">
        <w:rPr>
          <w:bCs w:val="0"/>
          <w:szCs w:val="24"/>
        </w:rPr>
        <w:t xml:space="preserve"> 45 prokaryotic families were </w:t>
      </w:r>
      <w:r w:rsidRPr="00CE3A21">
        <w:rPr>
          <w:bCs w:val="0"/>
          <w:szCs w:val="24"/>
        </w:rPr>
        <w:t>respectively subjected to energy landscape analysis, in which host plant</w:t>
      </w:r>
      <w:r w:rsidR="00677BC6">
        <w:rPr>
          <w:bCs w:val="0"/>
          <w:szCs w:val="24"/>
        </w:rPr>
        <w:t>s</w:t>
      </w:r>
      <w:r w:rsidRPr="00CE3A21">
        <w:rPr>
          <w:bCs w:val="0"/>
          <w:szCs w:val="24"/>
        </w:rPr>
        <w:t xml:space="preserve"> </w:t>
      </w:r>
      <w:r w:rsidR="005D2904" w:rsidRPr="00CE3A21">
        <w:rPr>
          <w:bCs w:val="0"/>
          <w:szCs w:val="24"/>
        </w:rPr>
        <w:t>were</w:t>
      </w:r>
      <w:r w:rsidRPr="00CE3A21">
        <w:rPr>
          <w:bCs w:val="0"/>
          <w:szCs w:val="24"/>
        </w:rPr>
        <w:t xml:space="preserve"> included as </w:t>
      </w:r>
      <w:r w:rsidR="00677BC6">
        <w:rPr>
          <w:bCs w:val="0"/>
          <w:szCs w:val="24"/>
        </w:rPr>
        <w:t xml:space="preserve">categorical (dummy) </w:t>
      </w:r>
      <w:r w:rsidRPr="00CE3A21">
        <w:rPr>
          <w:bCs w:val="0"/>
          <w:szCs w:val="24"/>
        </w:rPr>
        <w:t>explanatory variables</w:t>
      </w:r>
      <w:r w:rsidR="0009370F" w:rsidRPr="00CE3A21">
        <w:rPr>
          <w:bCs w:val="0"/>
          <w:szCs w:val="24"/>
        </w:rPr>
        <w:t xml:space="preserve">, </w:t>
      </w:r>
      <w:r w:rsidRPr="00CE3A21">
        <w:rPr>
          <w:bCs w:val="0"/>
          <w:szCs w:val="24"/>
        </w:rPr>
        <w:t>using the "rELA" package</w:t>
      </w:r>
      <w:r w:rsidRPr="00CE3A21">
        <w:rPr>
          <w:b/>
          <w:bCs w:val="0"/>
          <w:szCs w:val="24"/>
        </w:rPr>
        <w:fldChar w:fldCharType="begin"/>
      </w:r>
      <w:r w:rsidR="00322545" w:rsidRPr="00CE3A21">
        <w:rPr>
          <w:bCs w:val="0"/>
          <w:szCs w:val="24"/>
        </w:rPr>
        <w:instrText xml:space="preserve"> ADDIN ZOTERO_ITEM CSL_CITATION {"citationID":"CeIHQ6bN","properties":{"formattedCitation":"\\super 14\\nosupersub{}","plainCitation":"14","noteIndex":0},"citationItems":[{"id":811,"uris":["http://zotero.org/users/13996173/items/ZNRUPQST"],"itemData":{"id":811,"type":"article-journal","abstract":"Compositional multistability is widely observed in multispecies ecological communities. Since differences in community composition often lead to differences in community function, understanding compositional multistability is essential to comprehend the role of biodiversity in maintaining ecosystems. In community assembly studies, it has long been recognized that the order and timing of species migration and extinction influence structure and function of communities. The study of multistability in ecology has focused on the change in dynamical stability across environmental gradients, and was developed mainly for lowdimensional systems. As a result, methodologies for studying the compositional stability of empirical multispecies communities are not well developed. Here, we show that models previously used in ecology can be analyzed from a new perspective, the energy landscape, to unveil compositional stability in observational data. To show that our method can be applicable to real-world ecological communities, we simulated assembly dynamics driven by populationlevel processes, and show that results were mostly robust to different simulation assumptions. Our method reliably captured the change in the overall compositional stability of multispecies communities over environmental change, and indicated a small fraction of community compositions that may be channels for transitions between stable states. When applied to murine gut microbiota, our method showed the presence of two alternative states whose relationship changes with age, and suggested mechanisms by which aging affects the compositional stability of the murine gut microbiota. Our method provides a practical tool to study the compositional stability of communities in a changing world, and will facilitate empirical studies that integrate the concept of multistability from different fields.","container-title":"Ecological Monographs","DOI":"10.1002/ecm.1469","ISSN":"0012-9615, 1557-7015","issue":"3","journalAbbreviation":"Ecological Monographs","language":"en","page":"e01469","source":"DOI.org (Crossref)","title":"Energy landscape analysis elucidates the multistability of ecological communities across environmental gradients","URL":"https://esajournals.onlinelibrary.wiley.com/doi/10.1002/ecm.1469","volume":"91","author":[{"family":"Suzuki","given":"Kenta"},{"family":"Nakaoka","given":"Shinji"},{"family":"Fukuda","given":"Shinji"},{"family":"Masuya","given":"Hiroshi"}],"accessed":{"date-parts":[["2024",7,7]]},"issued":{"date-parts":[["2021",8]]}}}],"schema":"https://github.com/citation-style-language/schema/raw/master/csl-citation.json"} </w:instrText>
      </w:r>
      <w:r w:rsidRPr="00CE3A21">
        <w:rPr>
          <w:b/>
          <w:bCs w:val="0"/>
          <w:szCs w:val="24"/>
        </w:rPr>
        <w:fldChar w:fldCharType="separate"/>
      </w:r>
      <w:r w:rsidR="00322545" w:rsidRPr="00CE3A21">
        <w:rPr>
          <w:kern w:val="0"/>
          <w:vertAlign w:val="superscript"/>
        </w:rPr>
        <w:t>14</w:t>
      </w:r>
      <w:r w:rsidRPr="00CE3A21">
        <w:rPr>
          <w:b/>
          <w:bCs w:val="0"/>
          <w:szCs w:val="24"/>
        </w:rPr>
        <w:fldChar w:fldCharType="end"/>
      </w:r>
      <w:r w:rsidRPr="00CE3A21">
        <w:rPr>
          <w:bCs w:val="0"/>
          <w:szCs w:val="24"/>
        </w:rPr>
        <w:t xml:space="preserve"> v0.60 of R 4.4.1</w:t>
      </w:r>
      <w:r w:rsidRPr="00CE3A21">
        <w:rPr>
          <w:bCs w:val="0"/>
          <w:szCs w:val="24"/>
        </w:rPr>
        <w:fldChar w:fldCharType="begin"/>
      </w:r>
      <w:r w:rsidR="00322F35" w:rsidRPr="00CE3A21">
        <w:rPr>
          <w:bCs w:val="0"/>
          <w:szCs w:val="24"/>
        </w:rPr>
        <w:instrText xml:space="preserve"> ADDIN ZOTERO_ITEM CSL_CITATION {"citationID":"pLwC24KG","properties":{"formattedCitation":"\\super 78\\nosupersub{}","plainCitation":"78","noteIndex":0},"citationItems":[{"id":1769,"uris":["http://zotero.org/users/13996173/items/ATKRES64"],"itemData":{"id":1769,"type":"software","event-place":"Vienna,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CE3A21">
        <w:rPr>
          <w:bCs w:val="0"/>
          <w:szCs w:val="24"/>
        </w:rPr>
        <w:fldChar w:fldCharType="separate"/>
      </w:r>
      <w:r w:rsidR="00322F35" w:rsidRPr="00CE3A21">
        <w:rPr>
          <w:kern w:val="0"/>
          <w:vertAlign w:val="superscript"/>
        </w:rPr>
        <w:t>78</w:t>
      </w:r>
      <w:r w:rsidRPr="00CE3A21">
        <w:rPr>
          <w:bCs w:val="0"/>
          <w:szCs w:val="24"/>
        </w:rPr>
        <w:fldChar w:fldCharType="end"/>
      </w:r>
      <w:r w:rsidR="004D07F3" w:rsidRPr="00CE3A21">
        <w:rPr>
          <w:bCs w:val="0"/>
          <w:szCs w:val="24"/>
        </w:rPr>
        <w:t xml:space="preserve">. </w:t>
      </w:r>
      <w:r w:rsidR="008E6BC7">
        <w:rPr>
          <w:bCs w:val="0"/>
          <w:szCs w:val="24"/>
        </w:rPr>
        <w:t xml:space="preserve">The reproducibility and uncertainty in the </w:t>
      </w:r>
      <w:r w:rsidR="00C145F7">
        <w:rPr>
          <w:bCs w:val="0"/>
          <w:szCs w:val="24"/>
        </w:rPr>
        <w:t xml:space="preserve">assembly landscape </w:t>
      </w:r>
      <w:r w:rsidR="0089569B">
        <w:rPr>
          <w:bCs w:val="0"/>
          <w:szCs w:val="24"/>
        </w:rPr>
        <w:t xml:space="preserve">reconstruction </w:t>
      </w:r>
      <w:r w:rsidR="0087488B">
        <w:rPr>
          <w:bCs w:val="0"/>
          <w:szCs w:val="24"/>
        </w:rPr>
        <w:t xml:space="preserve">were </w:t>
      </w:r>
      <w:r w:rsidR="00265CE5">
        <w:rPr>
          <w:bCs w:val="0"/>
          <w:szCs w:val="24"/>
        </w:rPr>
        <w:t>evaluated</w:t>
      </w:r>
      <w:r w:rsidR="000B2956">
        <w:rPr>
          <w:bCs w:val="0"/>
          <w:szCs w:val="24"/>
        </w:rPr>
        <w:t xml:space="preserve"> </w:t>
      </w:r>
      <w:r w:rsidR="000D0CFE">
        <w:rPr>
          <w:bCs w:val="0"/>
          <w:szCs w:val="24"/>
        </w:rPr>
        <w:t>based on</w:t>
      </w:r>
      <w:r w:rsidR="00DF039C">
        <w:rPr>
          <w:bCs w:val="0"/>
          <w:szCs w:val="24"/>
        </w:rPr>
        <w:t xml:space="preserve"> </w:t>
      </w:r>
      <w:r w:rsidR="008B4EFB" w:rsidRPr="00CE3A21">
        <w:rPr>
          <w:szCs w:val="24"/>
        </w:rPr>
        <w:t>100-fold cross-validation</w:t>
      </w:r>
      <w:r w:rsidR="00DF039C">
        <w:rPr>
          <w:szCs w:val="24"/>
        </w:rPr>
        <w:t xml:space="preserve"> and bootstrapping</w:t>
      </w:r>
      <w:r w:rsidR="002217A7">
        <w:rPr>
          <w:szCs w:val="24"/>
        </w:rPr>
        <w:t xml:space="preserve"> </w:t>
      </w:r>
      <w:r w:rsidR="002F27EF">
        <w:rPr>
          <w:szCs w:val="24"/>
        </w:rPr>
        <w:t>analyses</w:t>
      </w:r>
      <w:r w:rsidR="008B4EFB" w:rsidRPr="00CE3A21">
        <w:rPr>
          <w:szCs w:val="24"/>
        </w:rPr>
        <w:t xml:space="preserve"> (</w:t>
      </w:r>
      <w:r w:rsidR="004F15F0" w:rsidRPr="004F15F0">
        <w:rPr>
          <w:szCs w:val="24"/>
          <w:highlight w:val="magenta"/>
        </w:rPr>
        <w:t>Supplementary</w:t>
      </w:r>
      <w:r w:rsidR="008B4EFB" w:rsidRPr="00CE3A21">
        <w:rPr>
          <w:szCs w:val="24"/>
        </w:rPr>
        <w:t xml:space="preserve"> Figs. S</w:t>
      </w:r>
      <w:r w:rsidR="00CE3A21" w:rsidRPr="00CE3A21">
        <w:rPr>
          <w:szCs w:val="24"/>
        </w:rPr>
        <w:t>2</w:t>
      </w:r>
      <w:r w:rsidR="00262C5F">
        <w:rPr>
          <w:szCs w:val="24"/>
        </w:rPr>
        <w:t>5</w:t>
      </w:r>
      <w:r w:rsidR="008B4EFB" w:rsidRPr="00CE3A21">
        <w:rPr>
          <w:szCs w:val="24"/>
        </w:rPr>
        <w:t>–S</w:t>
      </w:r>
      <w:r w:rsidR="00CE3A21" w:rsidRPr="00CE3A21">
        <w:rPr>
          <w:szCs w:val="24"/>
        </w:rPr>
        <w:t>3</w:t>
      </w:r>
      <w:r w:rsidR="00262C5F">
        <w:rPr>
          <w:szCs w:val="24"/>
        </w:rPr>
        <w:t>1</w:t>
      </w:r>
      <w:r w:rsidR="008B4EFB" w:rsidRPr="00CE3A21">
        <w:rPr>
          <w:szCs w:val="24"/>
        </w:rPr>
        <w:t xml:space="preserve">; </w:t>
      </w:r>
      <w:r w:rsidR="004F15F0" w:rsidRPr="004F15F0">
        <w:rPr>
          <w:szCs w:val="24"/>
          <w:highlight w:val="magenta"/>
        </w:rPr>
        <w:t>Supplementary</w:t>
      </w:r>
      <w:r w:rsidR="008B4EFB" w:rsidRPr="00CE3A21">
        <w:rPr>
          <w:szCs w:val="24"/>
        </w:rPr>
        <w:t xml:space="preserve"> Results).</w:t>
      </w:r>
      <w:r w:rsidR="008B4EFB" w:rsidRPr="00CE3A21">
        <w:rPr>
          <w:bCs w:val="0"/>
          <w:szCs w:val="24"/>
        </w:rPr>
        <w:t xml:space="preserve"> </w:t>
      </w:r>
      <w:r w:rsidR="00BF74C9" w:rsidRPr="00CE3A21">
        <w:rPr>
          <w:bCs w:val="0"/>
          <w:szCs w:val="24"/>
        </w:rPr>
        <w:t xml:space="preserve">The </w:t>
      </w:r>
      <w:r w:rsidR="002E2E70" w:rsidRPr="00CE3A21">
        <w:rPr>
          <w:bCs w:val="0"/>
          <w:szCs w:val="24"/>
        </w:rPr>
        <w:t>reconstructed</w:t>
      </w:r>
      <w:r w:rsidR="001E7FF7" w:rsidRPr="00CE3A21">
        <w:rPr>
          <w:bCs w:val="0"/>
          <w:szCs w:val="24"/>
        </w:rPr>
        <w:t xml:space="preserve"> </w:t>
      </w:r>
      <w:r w:rsidR="00BF74C9" w:rsidRPr="00CE3A21">
        <w:rPr>
          <w:bCs w:val="0"/>
          <w:szCs w:val="24"/>
        </w:rPr>
        <w:t>energy landscape</w:t>
      </w:r>
      <w:r w:rsidR="001E7FF7" w:rsidRPr="00CE3A21">
        <w:rPr>
          <w:bCs w:val="0"/>
          <w:szCs w:val="24"/>
        </w:rPr>
        <w:t xml:space="preserve">s </w:t>
      </w:r>
      <w:r w:rsidR="002B2638" w:rsidRPr="00CE3A21">
        <w:rPr>
          <w:bCs w:val="0"/>
          <w:szCs w:val="24"/>
        </w:rPr>
        <w:t xml:space="preserve">(assembly landscapes) </w:t>
      </w:r>
      <w:r w:rsidR="001E7FF7" w:rsidRPr="00CE3A21">
        <w:rPr>
          <w:bCs w:val="0"/>
          <w:szCs w:val="24"/>
        </w:rPr>
        <w:t>were visualized</w:t>
      </w:r>
      <w:r w:rsidR="003E7014" w:rsidRPr="00CE3A21">
        <w:rPr>
          <w:bCs w:val="0"/>
          <w:szCs w:val="24"/>
        </w:rPr>
        <w:t xml:space="preserve"> </w:t>
      </w:r>
      <w:r w:rsidR="00896CAC" w:rsidRPr="00CE3A21">
        <w:rPr>
          <w:bCs w:val="0"/>
          <w:szCs w:val="24"/>
        </w:rPr>
        <w:t xml:space="preserve">on the </w:t>
      </w:r>
      <w:r w:rsidR="009F0096" w:rsidRPr="00CE3A21">
        <w:rPr>
          <w:bCs w:val="0"/>
          <w:szCs w:val="24"/>
        </w:rPr>
        <w:t>two-dimensional</w:t>
      </w:r>
      <w:r w:rsidR="00896CAC" w:rsidRPr="00CE3A21">
        <w:rPr>
          <w:bCs w:val="0"/>
          <w:szCs w:val="24"/>
        </w:rPr>
        <w:t xml:space="preserve"> surface of a principal </w:t>
      </w:r>
      <w:r w:rsidR="00740306" w:rsidRPr="00CE3A21">
        <w:rPr>
          <w:bCs w:val="0"/>
          <w:szCs w:val="24"/>
        </w:rPr>
        <w:t>coordinate</w:t>
      </w:r>
      <w:r w:rsidR="00896CAC" w:rsidRPr="00CE3A21">
        <w:rPr>
          <w:bCs w:val="0"/>
          <w:szCs w:val="24"/>
        </w:rPr>
        <w:t xml:space="preserve"> analysis (PCoA)</w:t>
      </w:r>
      <w:r w:rsidR="00E51738" w:rsidRPr="00CE3A21">
        <w:rPr>
          <w:bCs w:val="0"/>
          <w:szCs w:val="24"/>
        </w:rPr>
        <w:t xml:space="preserve"> </w:t>
      </w:r>
      <w:r w:rsidR="00AF2255" w:rsidRPr="00CE3A21">
        <w:rPr>
          <w:bCs w:val="0"/>
          <w:szCs w:val="24"/>
        </w:rPr>
        <w:t>applied to</w:t>
      </w:r>
      <w:r w:rsidR="00E51738" w:rsidRPr="00CE3A21">
        <w:rPr>
          <w:bCs w:val="0"/>
          <w:szCs w:val="24"/>
        </w:rPr>
        <w:t xml:space="preserve"> the </w:t>
      </w:r>
      <w:r w:rsidR="00FA46D9" w:rsidRPr="00CE3A21">
        <w:rPr>
          <w:bCs w:val="0"/>
          <w:szCs w:val="24"/>
        </w:rPr>
        <w:t xml:space="preserve">binary community </w:t>
      </w:r>
      <w:r w:rsidR="00EE76AB" w:rsidRPr="00CE3A21">
        <w:rPr>
          <w:bCs w:val="0"/>
          <w:szCs w:val="24"/>
        </w:rPr>
        <w:t>m</w:t>
      </w:r>
      <w:r w:rsidR="00FA46D9" w:rsidRPr="00CE3A21">
        <w:rPr>
          <w:bCs w:val="0"/>
          <w:szCs w:val="24"/>
        </w:rPr>
        <w:t>atrices of basin bottoms and their intermediate states</w:t>
      </w:r>
      <w:r w:rsidR="005A179D" w:rsidRPr="00CE3A21">
        <w:rPr>
          <w:bCs w:val="0"/>
          <w:szCs w:val="24"/>
        </w:rPr>
        <w:t xml:space="preserve">. </w:t>
      </w:r>
      <w:r w:rsidR="005C3FDE" w:rsidRPr="00CE3A21">
        <w:rPr>
          <w:bCs w:val="0"/>
          <w:szCs w:val="24"/>
        </w:rPr>
        <w:t>Disconnectivity graphs representing the depth of basins are shown</w:t>
      </w:r>
      <w:r w:rsidR="007D7EF3" w:rsidRPr="00CE3A21">
        <w:rPr>
          <w:bCs w:val="0"/>
          <w:szCs w:val="24"/>
        </w:rPr>
        <w:t xml:space="preserve"> as well</w:t>
      </w:r>
      <w:r w:rsidR="00571F3D" w:rsidRPr="00CE3A21">
        <w:rPr>
          <w:bCs w:val="0"/>
          <w:szCs w:val="24"/>
        </w:rPr>
        <w:t xml:space="preserve"> for each host plan</w:t>
      </w:r>
      <w:r w:rsidR="00571F3D" w:rsidRPr="00405E58">
        <w:rPr>
          <w:bCs w:val="0"/>
          <w:szCs w:val="24"/>
        </w:rPr>
        <w:t xml:space="preserve">t background in the </w:t>
      </w:r>
      <w:r w:rsidR="00171D07" w:rsidRPr="00405E58">
        <w:rPr>
          <w:bCs w:val="0"/>
          <w:szCs w:val="24"/>
        </w:rPr>
        <w:t xml:space="preserve">fungal and </w:t>
      </w:r>
      <w:r w:rsidR="00552EC4" w:rsidRPr="00405E58">
        <w:rPr>
          <w:bCs w:val="0"/>
          <w:szCs w:val="24"/>
        </w:rPr>
        <w:t>prokaryotic</w:t>
      </w:r>
      <w:r w:rsidR="00171D07" w:rsidRPr="00405E58">
        <w:rPr>
          <w:bCs w:val="0"/>
          <w:szCs w:val="24"/>
        </w:rPr>
        <w:t xml:space="preserve"> data, respectively</w:t>
      </w:r>
      <w:r w:rsidR="007D7EF3" w:rsidRPr="00405E58">
        <w:rPr>
          <w:bCs w:val="0"/>
          <w:szCs w:val="24"/>
        </w:rPr>
        <w:t>.</w:t>
      </w:r>
    </w:p>
    <w:p w14:paraId="6762533C" w14:textId="61820A82" w:rsidR="006E153F" w:rsidRPr="005B2D84" w:rsidRDefault="002550EA" w:rsidP="00CD521A">
      <w:pPr>
        <w:tabs>
          <w:tab w:val="left" w:pos="426"/>
        </w:tabs>
        <w:spacing w:before="179"/>
        <w:rPr>
          <w:bCs w:val="0"/>
          <w:color w:val="000000" w:themeColor="text1"/>
          <w:szCs w:val="24"/>
        </w:rPr>
      </w:pPr>
      <w:r>
        <w:rPr>
          <w:bCs w:val="0"/>
          <w:szCs w:val="24"/>
        </w:rPr>
        <w:lastRenderedPageBreak/>
        <w:tab/>
      </w:r>
      <w:r w:rsidR="005B2D84" w:rsidRPr="005B2D84">
        <w:rPr>
          <w:color w:val="000000" w:themeColor="text1"/>
          <w:szCs w:val="24"/>
        </w:rPr>
        <w:t>In addition, to evaluate landscap</w:t>
      </w:r>
      <w:r w:rsidR="005B2D84" w:rsidRPr="00C70107">
        <w:rPr>
          <w:color w:val="000000" w:themeColor="text1"/>
          <w:szCs w:val="24"/>
        </w:rPr>
        <w:t>e architectures at a finer taxonomic resolution, energy landscape analyses of fungal and prokaryotic genus-level compositions were conducted separately using the same procedures (</w:t>
      </w:r>
      <w:r w:rsidR="004F15F0" w:rsidRPr="004F15F0">
        <w:rPr>
          <w:color w:val="000000" w:themeColor="text1"/>
          <w:szCs w:val="24"/>
          <w:highlight w:val="magenta"/>
        </w:rPr>
        <w:t>Supplementary</w:t>
      </w:r>
      <w:r w:rsidR="005B2D84" w:rsidRPr="00C70107">
        <w:rPr>
          <w:color w:val="000000" w:themeColor="text1"/>
          <w:szCs w:val="24"/>
        </w:rPr>
        <w:t xml:space="preserve"> Figs. S</w:t>
      </w:r>
      <w:r w:rsidR="00C70107" w:rsidRPr="00C70107">
        <w:rPr>
          <w:color w:val="000000" w:themeColor="text1"/>
          <w:szCs w:val="24"/>
        </w:rPr>
        <w:t>3</w:t>
      </w:r>
      <w:r w:rsidR="00262C5F">
        <w:rPr>
          <w:color w:val="000000" w:themeColor="text1"/>
          <w:szCs w:val="24"/>
        </w:rPr>
        <w:t>2</w:t>
      </w:r>
      <w:r w:rsidR="005B2D84" w:rsidRPr="00C70107">
        <w:rPr>
          <w:color w:val="000000" w:themeColor="text1"/>
          <w:szCs w:val="24"/>
        </w:rPr>
        <w:t>–S</w:t>
      </w:r>
      <w:r w:rsidR="00C70107" w:rsidRPr="00C70107">
        <w:rPr>
          <w:color w:val="000000" w:themeColor="text1"/>
          <w:szCs w:val="24"/>
        </w:rPr>
        <w:t>3</w:t>
      </w:r>
      <w:r w:rsidR="00262C5F">
        <w:rPr>
          <w:color w:val="000000" w:themeColor="text1"/>
          <w:szCs w:val="24"/>
        </w:rPr>
        <w:t>3</w:t>
      </w:r>
      <w:r w:rsidR="00DC5D48">
        <w:rPr>
          <w:color w:val="000000" w:themeColor="text1"/>
          <w:szCs w:val="24"/>
        </w:rPr>
        <w:t xml:space="preserve"> </w:t>
      </w:r>
      <w:r w:rsidR="00825051">
        <w:rPr>
          <w:color w:val="000000" w:themeColor="text1"/>
          <w:szCs w:val="24"/>
        </w:rPr>
        <w:t>; Supplementary</w:t>
      </w:r>
      <w:r w:rsidR="00DC5D48">
        <w:rPr>
          <w:color w:val="000000" w:themeColor="text1"/>
          <w:szCs w:val="24"/>
        </w:rPr>
        <w:t xml:space="preserve"> Table</w:t>
      </w:r>
      <w:r w:rsidR="008A2E32">
        <w:rPr>
          <w:color w:val="000000" w:themeColor="text1"/>
          <w:szCs w:val="24"/>
        </w:rPr>
        <w:t>s</w:t>
      </w:r>
      <w:r w:rsidR="00DC5D48">
        <w:rPr>
          <w:color w:val="000000" w:themeColor="text1"/>
          <w:szCs w:val="24"/>
        </w:rPr>
        <w:t xml:space="preserve"> S8–S9</w:t>
      </w:r>
      <w:r w:rsidR="005B2D84" w:rsidRPr="00C70107">
        <w:rPr>
          <w:color w:val="000000" w:themeColor="text1"/>
          <w:szCs w:val="24"/>
        </w:rPr>
        <w:t xml:space="preserve">; see </w:t>
      </w:r>
      <w:r w:rsidR="004F15F0" w:rsidRPr="004F15F0">
        <w:rPr>
          <w:color w:val="000000" w:themeColor="text1"/>
          <w:szCs w:val="24"/>
          <w:highlight w:val="magenta"/>
        </w:rPr>
        <w:t>Supplementary</w:t>
      </w:r>
      <w:r w:rsidR="005B2D84" w:rsidRPr="00C70107">
        <w:rPr>
          <w:color w:val="000000" w:themeColor="text1"/>
          <w:szCs w:val="24"/>
        </w:rPr>
        <w:t xml:space="preserve"> </w:t>
      </w:r>
      <w:r w:rsidR="00262C5F">
        <w:rPr>
          <w:color w:val="000000" w:themeColor="text1"/>
          <w:szCs w:val="24"/>
        </w:rPr>
        <w:t>Results</w:t>
      </w:r>
      <w:r w:rsidR="005B2D84" w:rsidRPr="00C70107">
        <w:rPr>
          <w:color w:val="000000" w:themeColor="text1"/>
          <w:szCs w:val="24"/>
        </w:rPr>
        <w:t xml:space="preserve"> for details). The basin bottoms in each host plant background were compared with those identified in the family-level analyses to confirm correspondences in their taxonomic compositions (</w:t>
      </w:r>
      <w:r w:rsidR="004F15F0" w:rsidRPr="004F15F0">
        <w:rPr>
          <w:color w:val="000000" w:themeColor="text1"/>
          <w:szCs w:val="24"/>
          <w:highlight w:val="magenta"/>
        </w:rPr>
        <w:t>Supplementary</w:t>
      </w:r>
      <w:r w:rsidR="005B2D84" w:rsidRPr="00C70107">
        <w:rPr>
          <w:color w:val="000000" w:themeColor="text1"/>
          <w:szCs w:val="24"/>
        </w:rPr>
        <w:t xml:space="preserve"> Fig. S</w:t>
      </w:r>
      <w:r w:rsidR="00C70107" w:rsidRPr="00C70107">
        <w:rPr>
          <w:color w:val="000000" w:themeColor="text1"/>
          <w:szCs w:val="24"/>
        </w:rPr>
        <w:t>3</w:t>
      </w:r>
      <w:r w:rsidR="00262C5F">
        <w:rPr>
          <w:color w:val="000000" w:themeColor="text1"/>
          <w:szCs w:val="24"/>
        </w:rPr>
        <w:t>4</w:t>
      </w:r>
      <w:r w:rsidR="005B2D84" w:rsidRPr="00C70107">
        <w:rPr>
          <w:color w:val="000000" w:themeColor="text1"/>
          <w:szCs w:val="24"/>
        </w:rPr>
        <w:t xml:space="preserve">; </w:t>
      </w:r>
      <w:r w:rsidR="004F15F0" w:rsidRPr="004F15F0">
        <w:rPr>
          <w:color w:val="000000" w:themeColor="text1"/>
          <w:szCs w:val="24"/>
          <w:highlight w:val="magenta"/>
        </w:rPr>
        <w:t>Supplementary</w:t>
      </w:r>
      <w:r w:rsidR="005B2D84" w:rsidRPr="00C70107">
        <w:rPr>
          <w:color w:val="000000" w:themeColor="text1"/>
          <w:szCs w:val="24"/>
        </w:rPr>
        <w:t xml:space="preserve"> Results).</w:t>
      </w:r>
    </w:p>
    <w:p w14:paraId="3A9C37CB" w14:textId="77777777" w:rsidR="00BC525A" w:rsidRPr="00405E58" w:rsidRDefault="00BC525A" w:rsidP="00BC525A">
      <w:pPr>
        <w:tabs>
          <w:tab w:val="left" w:pos="426"/>
        </w:tabs>
        <w:spacing w:beforeLines="70" w:before="250"/>
        <w:rPr>
          <w:b/>
          <w:bCs w:val="0"/>
          <w:szCs w:val="24"/>
        </w:rPr>
      </w:pPr>
    </w:p>
    <w:p w14:paraId="6418825C" w14:textId="2B03A061" w:rsidR="008A3983" w:rsidRPr="00405E58" w:rsidRDefault="00DE6BA6" w:rsidP="008A3983">
      <w:pPr>
        <w:widowControl/>
        <w:tabs>
          <w:tab w:val="left" w:pos="426"/>
          <w:tab w:val="left" w:pos="567"/>
        </w:tabs>
        <w:spacing w:beforeLines="70" w:before="250" w:after="100" w:afterAutospacing="1"/>
        <w:outlineLvl w:val="2"/>
        <w:rPr>
          <w:rFonts w:eastAsia="ＭＳ Ｐゴシック"/>
          <w:b/>
          <w:bCs w:val="0"/>
          <w:kern w:val="0"/>
          <w14:ligatures w14:val="none"/>
        </w:rPr>
      </w:pPr>
      <w:r w:rsidRPr="00405E58">
        <w:rPr>
          <w:rFonts w:eastAsia="ＭＳ Ｐゴシック"/>
          <w:b/>
          <w:bCs w:val="0"/>
          <w:kern w:val="0"/>
          <w14:ligatures w14:val="none"/>
        </w:rPr>
        <w:t xml:space="preserve">Sensitivity analysis for exploring </w:t>
      </w:r>
      <w:r w:rsidR="00A37863" w:rsidRPr="00405E58">
        <w:rPr>
          <w:rFonts w:eastAsia="ＭＳ Ｐゴシック"/>
          <w:b/>
          <w:bCs w:val="0"/>
          <w:kern w:val="0"/>
          <w14:ligatures w14:val="none"/>
        </w:rPr>
        <w:t>potential keystones</w:t>
      </w:r>
    </w:p>
    <w:p w14:paraId="77D5220E" w14:textId="00E1C987" w:rsidR="00B02AEF" w:rsidRPr="006F3C22" w:rsidRDefault="00122FEF" w:rsidP="006C0635">
      <w:pPr>
        <w:tabs>
          <w:tab w:val="left" w:pos="426"/>
        </w:tabs>
        <w:spacing w:beforeLines="70" w:before="250"/>
        <w:rPr>
          <w:rFonts w:ascii="ＭＳ 明朝" w:eastAsia="ＭＳ 明朝" w:hAnsi="ＭＳ 明朝" w:cs="ＭＳ 明朝"/>
        </w:rPr>
      </w:pPr>
      <w:r w:rsidRPr="00405E58">
        <w:t xml:space="preserve">Based on </w:t>
      </w:r>
      <w:r w:rsidR="00467D87" w:rsidRPr="00405E58">
        <w:t xml:space="preserve">the </w:t>
      </w:r>
      <w:r w:rsidRPr="00405E58">
        <w:t>energy landscape analysis</w:t>
      </w:r>
      <w:r w:rsidR="00B80214" w:rsidRPr="00405E58">
        <w:t xml:space="preserve"> </w:t>
      </w:r>
      <w:r w:rsidR="00640AE5" w:rsidRPr="00405E58">
        <w:t>platform</w:t>
      </w:r>
      <w:r w:rsidRPr="00405E58">
        <w:t>, we</w:t>
      </w:r>
      <w:r w:rsidR="001F5C5A" w:rsidRPr="00405E58">
        <w:t xml:space="preserve"> performed a </w:t>
      </w:r>
      <w:r w:rsidR="006452B2" w:rsidRPr="00405E58">
        <w:t xml:space="preserve">series of </w:t>
      </w:r>
      <w:r w:rsidR="001F5C5A" w:rsidRPr="00405E58">
        <w:t>sensitivity analys</w:t>
      </w:r>
      <w:r w:rsidR="00E76D09">
        <w:t>e</w:t>
      </w:r>
      <w:r w:rsidR="001F5C5A" w:rsidRPr="00405E58">
        <w:t xml:space="preserve">s for exploring microbial taxa </w:t>
      </w:r>
      <w:r w:rsidRPr="00405E58">
        <w:t xml:space="preserve">whose changes in abundance potentially </w:t>
      </w:r>
      <w:r w:rsidR="004D2502">
        <w:t>induce substantial</w:t>
      </w:r>
      <w:r w:rsidRPr="00405E58">
        <w:t xml:space="preserve"> reorganization</w:t>
      </w:r>
      <w:r w:rsidR="00AC40A8" w:rsidRPr="00405E58">
        <w:t>s</w:t>
      </w:r>
      <w:r w:rsidRPr="00405E58">
        <w:t xml:space="preserve"> of </w:t>
      </w:r>
      <w:r w:rsidR="00FF4572" w:rsidRPr="00405E58">
        <w:t>assembly</w:t>
      </w:r>
      <w:r w:rsidRPr="00405E58">
        <w:t xml:space="preserve"> landscapes. For each fungal and prokaryotic genus detected in more than 100 root-tip samples, we constructed an energy landscape model (eq. 3) by incorporating the relative abundance of the focal genus as an additional explanatory variable [i.e., an added vector in the </w:t>
      </w:r>
      <w:r w:rsidR="00DA1ADA" w:rsidRPr="00405E58">
        <w:t>environmental condition matrix</w:t>
      </w:r>
      <w:r w:rsidR="006C75E4" w:rsidRPr="00405E58">
        <w:rPr>
          <w:bCs w:val="0"/>
          <w:szCs w:val="24"/>
        </w:rPr>
        <w:t xml:space="preserve"> </w:t>
      </w:r>
      <m:oMath>
        <m:r>
          <w:rPr>
            <w:rFonts w:ascii="Cambria Math" w:hAnsi="Cambria Math"/>
            <w:szCs w:val="24"/>
          </w:rPr>
          <m:t>ε=(</m:t>
        </m:r>
        <m:sSub>
          <m:sSubPr>
            <m:ctrlPr>
              <w:rPr>
                <w:rFonts w:ascii="Cambria Math" w:hAnsi="Cambria Math"/>
                <w:bCs w:val="0"/>
                <w:i/>
                <w:szCs w:val="24"/>
              </w:rPr>
            </m:ctrlPr>
          </m:sSubPr>
          <m:e>
            <m:r>
              <w:rPr>
                <w:rFonts w:ascii="Cambria Math" w:hAnsi="Cambria Math"/>
                <w:szCs w:val="24"/>
              </w:rPr>
              <m:t>ε</m:t>
            </m:r>
          </m:e>
          <m:sub>
            <m:r>
              <w:rPr>
                <w:rFonts w:ascii="Cambria Math" w:hAnsi="Cambria Math"/>
                <w:szCs w:val="24"/>
              </w:rPr>
              <m:t>1</m:t>
            </m:r>
          </m:sub>
        </m:sSub>
        <m:r>
          <w:rPr>
            <w:rFonts w:ascii="Cambria Math" w:hAnsi="Cambria Math"/>
            <w:szCs w:val="24"/>
          </w:rPr>
          <m:t xml:space="preserve">,  </m:t>
        </m:r>
        <m:sSub>
          <m:sSubPr>
            <m:ctrlPr>
              <w:rPr>
                <w:rFonts w:ascii="Cambria Math" w:hAnsi="Cambria Math"/>
                <w:bCs w:val="0"/>
                <w:i/>
                <w:szCs w:val="24"/>
              </w:rPr>
            </m:ctrlPr>
          </m:sSubPr>
          <m:e>
            <m:r>
              <w:rPr>
                <w:rFonts w:ascii="Cambria Math" w:hAnsi="Cambria Math"/>
                <w:szCs w:val="24"/>
              </w:rPr>
              <m:t>ε</m:t>
            </m:r>
          </m:e>
          <m:sub>
            <m:r>
              <w:rPr>
                <w:rFonts w:ascii="Cambria Math" w:hAnsi="Cambria Math"/>
                <w:szCs w:val="24"/>
              </w:rPr>
              <m:t>2</m:t>
            </m:r>
          </m:sub>
        </m:sSub>
        <m:r>
          <w:rPr>
            <w:rFonts w:ascii="Cambria Math" w:hAnsi="Cambria Math"/>
            <w:szCs w:val="24"/>
          </w:rPr>
          <m:t xml:space="preserve">, …,  </m:t>
        </m:r>
        <m:sSub>
          <m:sSubPr>
            <m:ctrlPr>
              <w:rPr>
                <w:rFonts w:ascii="Cambria Math" w:hAnsi="Cambria Math"/>
                <w:bCs w:val="0"/>
                <w:i/>
                <w:szCs w:val="24"/>
              </w:rPr>
            </m:ctrlPr>
          </m:sSubPr>
          <m:e>
            <m:r>
              <w:rPr>
                <w:rFonts w:ascii="Cambria Math" w:hAnsi="Cambria Math"/>
                <w:szCs w:val="24"/>
              </w:rPr>
              <m:t>ε</m:t>
            </m:r>
          </m:e>
          <m:sub>
            <m:r>
              <w:rPr>
                <w:rFonts w:ascii="Cambria Math" w:hAnsi="Cambria Math"/>
                <w:szCs w:val="24"/>
              </w:rPr>
              <m:t>M</m:t>
            </m:r>
          </m:sub>
        </m:sSub>
        <m:r>
          <w:rPr>
            <w:rFonts w:ascii="Cambria Math" w:hAnsi="Cambria Math"/>
            <w:szCs w:val="24"/>
          </w:rPr>
          <m:t>)]</m:t>
        </m:r>
      </m:oMath>
      <w:r w:rsidR="00046444" w:rsidRPr="00405E58">
        <w:rPr>
          <w:bCs w:val="0"/>
          <w:szCs w:val="24"/>
        </w:rPr>
        <w:t xml:space="preserve"> </w:t>
      </w:r>
      <w:r w:rsidR="004574B1" w:rsidRPr="00405E58">
        <w:rPr>
          <w:bCs w:val="0"/>
          <w:szCs w:val="24"/>
        </w:rPr>
        <w:t>(Fi</w:t>
      </w:r>
      <w:r w:rsidR="004574B1" w:rsidRPr="00C70107">
        <w:rPr>
          <w:bCs w:val="0"/>
          <w:szCs w:val="24"/>
        </w:rPr>
        <w:t>g. 1</w:t>
      </w:r>
      <w:r w:rsidR="00777CD0" w:rsidRPr="00C70107">
        <w:rPr>
          <w:bCs w:val="0"/>
          <w:szCs w:val="24"/>
        </w:rPr>
        <w:t>f</w:t>
      </w:r>
      <w:r w:rsidR="004574B1" w:rsidRPr="00C70107">
        <w:rPr>
          <w:bCs w:val="0"/>
          <w:szCs w:val="24"/>
        </w:rPr>
        <w:t>).</w:t>
      </w:r>
      <w:r w:rsidR="00773991" w:rsidRPr="00C70107">
        <w:rPr>
          <w:bCs w:val="0"/>
          <w:szCs w:val="24"/>
        </w:rPr>
        <w:t xml:space="preserve"> </w:t>
      </w:r>
      <w:r w:rsidR="00A23D7B" w:rsidRPr="00C70107">
        <w:rPr>
          <w:bCs w:val="0"/>
          <w:szCs w:val="24"/>
        </w:rPr>
        <w:t>Prior to this analysis</w:t>
      </w:r>
      <w:r w:rsidR="00773991" w:rsidRPr="00C70107">
        <w:rPr>
          <w:bCs w:val="0"/>
          <w:szCs w:val="24"/>
        </w:rPr>
        <w:t xml:space="preserve">, we confirmed </w:t>
      </w:r>
      <w:r w:rsidR="00B72E19" w:rsidRPr="00C70107">
        <w:rPr>
          <w:bCs w:val="0"/>
          <w:szCs w:val="24"/>
        </w:rPr>
        <w:t xml:space="preserve">that </w:t>
      </w:r>
      <w:r w:rsidR="00602172" w:rsidRPr="00C70107">
        <w:rPr>
          <w:bCs w:val="0"/>
          <w:szCs w:val="24"/>
        </w:rPr>
        <w:t xml:space="preserve">each </w:t>
      </w:r>
      <w:r w:rsidR="00773991" w:rsidRPr="00C70107">
        <w:rPr>
          <w:bCs w:val="0"/>
          <w:szCs w:val="24"/>
        </w:rPr>
        <w:t xml:space="preserve">focal </w:t>
      </w:r>
      <w:r w:rsidR="00602172" w:rsidRPr="00C70107">
        <w:rPr>
          <w:bCs w:val="0"/>
          <w:szCs w:val="24"/>
        </w:rPr>
        <w:t>genus</w:t>
      </w:r>
      <w:r w:rsidR="00773991" w:rsidRPr="00C70107">
        <w:rPr>
          <w:bCs w:val="0"/>
          <w:szCs w:val="24"/>
        </w:rPr>
        <w:t xml:space="preserve"> </w:t>
      </w:r>
      <w:r w:rsidR="00602172" w:rsidRPr="00C70107">
        <w:rPr>
          <w:bCs w:val="0"/>
          <w:szCs w:val="24"/>
        </w:rPr>
        <w:t>was</w:t>
      </w:r>
      <w:r w:rsidR="00773991" w:rsidRPr="00C70107">
        <w:rPr>
          <w:bCs w:val="0"/>
          <w:szCs w:val="24"/>
        </w:rPr>
        <w:t xml:space="preserve"> absent in at least 40 samples.</w:t>
      </w:r>
      <w:r w:rsidR="004574B1" w:rsidRPr="00C70107">
        <w:rPr>
          <w:bCs w:val="0"/>
          <w:szCs w:val="24"/>
        </w:rPr>
        <w:t xml:space="preserve"> </w:t>
      </w:r>
      <w:r w:rsidR="00E76D09" w:rsidRPr="00C70107">
        <w:rPr>
          <w:szCs w:val="24"/>
        </w:rPr>
        <w:t xml:space="preserve">Within the sensitivity analysis framework, we sequentially </w:t>
      </w:r>
      <w:r w:rsidR="00782491">
        <w:rPr>
          <w:szCs w:val="24"/>
        </w:rPr>
        <w:t>re-defined</w:t>
      </w:r>
      <w:r w:rsidR="00E76D09" w:rsidRPr="00C70107">
        <w:rPr>
          <w:szCs w:val="24"/>
        </w:rPr>
        <w:t xml:space="preserve"> the community data matrix by excluding each focal genus. Specifically, OTUs annotated to the focal genus were removed, and the remaining OTUs were aggregated at the family</w:t>
      </w:r>
      <w:r w:rsidR="00B603A0">
        <w:rPr>
          <w:szCs w:val="24"/>
        </w:rPr>
        <w:t>-level community compositions</w:t>
      </w:r>
      <w:r w:rsidR="00E76D09" w:rsidRPr="00C70107">
        <w:rPr>
          <w:szCs w:val="24"/>
        </w:rPr>
        <w:t xml:space="preserve"> (Fig. 1f and </w:t>
      </w:r>
      <w:r w:rsidR="004F15F0" w:rsidRPr="004F15F0">
        <w:rPr>
          <w:szCs w:val="24"/>
          <w:highlight w:val="magenta"/>
        </w:rPr>
        <w:t>Supplementary</w:t>
      </w:r>
      <w:r w:rsidR="00E76D09" w:rsidRPr="00C70107">
        <w:rPr>
          <w:szCs w:val="24"/>
        </w:rPr>
        <w:t xml:space="preserve"> </w:t>
      </w:r>
      <w:r w:rsidR="006310F2" w:rsidRPr="00C70107">
        <w:rPr>
          <w:szCs w:val="24"/>
        </w:rPr>
        <w:t>Fig. S</w:t>
      </w:r>
      <w:r w:rsidR="00C70107" w:rsidRPr="00C70107">
        <w:rPr>
          <w:szCs w:val="24"/>
        </w:rPr>
        <w:t>9</w:t>
      </w:r>
      <w:r w:rsidR="00E76D09" w:rsidRPr="00C70107">
        <w:rPr>
          <w:szCs w:val="24"/>
        </w:rPr>
        <w:t>b). W</w:t>
      </w:r>
      <w:r w:rsidR="00E76D09" w:rsidRPr="006F3C22">
        <w:rPr>
          <w:szCs w:val="24"/>
        </w:rPr>
        <w:t xml:space="preserve">e then binarized the abundance of the </w:t>
      </w:r>
      <w:r w:rsidR="00AC520E" w:rsidRPr="006F3C22">
        <w:rPr>
          <w:szCs w:val="24"/>
        </w:rPr>
        <w:t>taxa</w:t>
      </w:r>
      <w:r w:rsidR="00E76D09" w:rsidRPr="006F3C22">
        <w:rPr>
          <w:szCs w:val="24"/>
        </w:rPr>
        <w:t xml:space="preserve"> targeted in the above energy landscape analysis using the same criteria (see </w:t>
      </w:r>
      <w:r w:rsidR="004F15F0" w:rsidRPr="004F15F0">
        <w:rPr>
          <w:szCs w:val="24"/>
          <w:highlight w:val="magenta"/>
        </w:rPr>
        <w:t>Supplementary</w:t>
      </w:r>
      <w:r w:rsidR="00E76D09" w:rsidRPr="006F3C22">
        <w:rPr>
          <w:szCs w:val="24"/>
        </w:rPr>
        <w:t xml:space="preserve"> Methods for details). During this procedure, </w:t>
      </w:r>
      <w:r w:rsidR="00AC520E" w:rsidRPr="006F3C22">
        <w:rPr>
          <w:szCs w:val="24"/>
        </w:rPr>
        <w:t>taxa</w:t>
      </w:r>
      <w:r w:rsidR="00E76D09" w:rsidRPr="006F3C22">
        <w:rPr>
          <w:szCs w:val="24"/>
        </w:rPr>
        <w:t xml:space="preserve"> </w:t>
      </w:r>
      <w:r w:rsidR="006F2367">
        <w:t>occurring in 30 or fewer samples were excluded.</w:t>
      </w:r>
    </w:p>
    <w:p w14:paraId="3764B3A9" w14:textId="564EA5CF" w:rsidR="00B777F3" w:rsidRPr="0051455D" w:rsidRDefault="00B02AEF" w:rsidP="00B777F3">
      <w:pPr>
        <w:tabs>
          <w:tab w:val="left" w:pos="426"/>
        </w:tabs>
        <w:spacing w:beforeLines="70" w:before="250"/>
      </w:pPr>
      <w:r w:rsidRPr="00405E58">
        <w:tab/>
      </w:r>
      <w:r w:rsidR="00D20389" w:rsidRPr="00D20389">
        <w:t xml:space="preserve">After estimating the parameters of the energy landscape statistical model (eq. 3), we compared the landscape architecture reconstructed under the absence of the focal genus with that estimated under the assumption of an intermediate abundance level. The absence of each genus was defined as the condition in which its abundance was lower than the binarization threshold, and the mean relative abundance across samples classified as absent was used for the landscape reconstruction under the absence scenario. </w:t>
      </w:r>
      <w:r w:rsidR="00D20389">
        <w:t xml:space="preserve">For the intermediate-abundance </w:t>
      </w:r>
      <w:r w:rsidR="00D20389" w:rsidRPr="00D20389">
        <w:t>scenario</w:t>
      </w:r>
      <w:r w:rsidR="00D20389">
        <w:t>,</w:t>
      </w:r>
      <w:r w:rsidR="00D20389" w:rsidRPr="00D20389">
        <w:t xml:space="preserve"> </w:t>
      </w:r>
      <w:r w:rsidR="00D20389">
        <w:t>the abundance level was set, by default, to the median</w:t>
      </w:r>
      <w:r w:rsidR="00D20389" w:rsidRPr="00D20389">
        <w:t xml:space="preserve"> abundance (50% quantile) across samples in which the focal genus was detected</w:t>
      </w:r>
      <w:r w:rsidR="000F184F" w:rsidRPr="00E47297">
        <w:t>.</w:t>
      </w:r>
      <w:r w:rsidR="00D20389" w:rsidRPr="00D20389">
        <w:t xml:space="preserve"> This choice was made because alternative settings, such as maximum values, could strongly depend on species-specific abundance distributions</w:t>
      </w:r>
      <w:r w:rsidR="00C62066">
        <w:t>, whereas median values are least affected by the presence of outliers.</w:t>
      </w:r>
      <w:r w:rsidR="00D20389" w:rsidRPr="00D20389">
        <w:t xml:space="preserve"> </w:t>
      </w:r>
      <w:r w:rsidR="00D20389" w:rsidRPr="0051455D">
        <w:t xml:space="preserve">For each energy (assembly) landscape reconstructed under different abundance levels of the focal genus </w:t>
      </w:r>
      <w:r w:rsidR="00D20389">
        <w:t>[</w:t>
      </w:r>
      <w:r w:rsidR="00D20389" w:rsidRPr="0051455D">
        <w:t>0</w:t>
      </w:r>
      <w:r w:rsidR="00D20389" w:rsidRPr="00C70107">
        <w:t xml:space="preserve">% vs. 50% quantiles (median)], we performed a steepest-descent simulation of community succession, starting from the same set of 20,000 randomly generated initial community </w:t>
      </w:r>
      <w:r w:rsidR="00D20389" w:rsidRPr="00C70107">
        <w:lastRenderedPageBreak/>
        <w:t xml:space="preserve">states (Fig. 1d, g; </w:t>
      </w:r>
      <w:r w:rsidR="004F15F0" w:rsidRPr="004F15F0">
        <w:rPr>
          <w:szCs w:val="24"/>
          <w:highlight w:val="magenta"/>
        </w:rPr>
        <w:t>Supplementary</w:t>
      </w:r>
      <w:r w:rsidR="00D20389" w:rsidRPr="00C70107">
        <w:rPr>
          <w:szCs w:val="24"/>
        </w:rPr>
        <w:t xml:space="preserve"> Fig</w:t>
      </w:r>
      <w:r w:rsidR="00D15028" w:rsidRPr="00C70107">
        <w:rPr>
          <w:szCs w:val="24"/>
        </w:rPr>
        <w:t>s</w:t>
      </w:r>
      <w:r w:rsidR="00D20389" w:rsidRPr="00C70107">
        <w:rPr>
          <w:szCs w:val="24"/>
        </w:rPr>
        <w:t>. S</w:t>
      </w:r>
      <w:r w:rsidR="00C70107" w:rsidRPr="00C70107">
        <w:rPr>
          <w:szCs w:val="24"/>
        </w:rPr>
        <w:t>9</w:t>
      </w:r>
      <w:r w:rsidR="00D20389" w:rsidRPr="00C70107">
        <w:rPr>
          <w:szCs w:val="24"/>
        </w:rPr>
        <w:t>b</w:t>
      </w:r>
      <w:r w:rsidR="00D15028" w:rsidRPr="00C70107">
        <w:rPr>
          <w:szCs w:val="24"/>
        </w:rPr>
        <w:t xml:space="preserve"> and S</w:t>
      </w:r>
      <w:r w:rsidR="00C70107" w:rsidRPr="00C70107">
        <w:rPr>
          <w:szCs w:val="24"/>
        </w:rPr>
        <w:t>3</w:t>
      </w:r>
      <w:r w:rsidR="00262C5F">
        <w:rPr>
          <w:szCs w:val="24"/>
        </w:rPr>
        <w:t>5</w:t>
      </w:r>
      <w:r w:rsidR="00D20389" w:rsidRPr="00C70107">
        <w:t>).</w:t>
      </w:r>
      <w:r w:rsidR="000F184F" w:rsidRPr="00C70107">
        <w:t xml:space="preserve"> </w:t>
      </w:r>
      <w:r w:rsidR="00B777F3" w:rsidRPr="00C70107">
        <w:t xml:space="preserve">The degree to which </w:t>
      </w:r>
      <w:r w:rsidR="00FF4572" w:rsidRPr="00C70107">
        <w:t>assembly</w:t>
      </w:r>
      <w:r w:rsidR="00B777F3" w:rsidRPr="00C70107">
        <w:t xml:space="preserve"> landscape topography changed along the abundance gra</w:t>
      </w:r>
      <w:r w:rsidR="00B777F3" w:rsidRPr="0051455D">
        <w:t xml:space="preserve">dient of the focal genus </w:t>
      </w:r>
      <w:r w:rsidR="00B777F3" w:rsidRPr="0051455D">
        <w:rPr>
          <w:rStyle w:val="af3"/>
          <w:rFonts w:eastAsiaTheme="majorEastAsia"/>
        </w:rPr>
        <w:t>i</w:t>
      </w:r>
      <w:r w:rsidR="00B777F3" w:rsidRPr="0051455D">
        <w:t xml:space="preserve"> was quantified as:</w:t>
      </w:r>
    </w:p>
    <w:p w14:paraId="2D75008A" w14:textId="1627D093" w:rsidR="004C3F52" w:rsidRPr="0051455D" w:rsidRDefault="00000000" w:rsidP="003974C6">
      <w:pPr>
        <w:tabs>
          <w:tab w:val="left" w:pos="426"/>
        </w:tabs>
        <w:spacing w:beforeLines="70" w:before="250"/>
        <w:ind w:firstLineChars="950" w:firstLine="2280"/>
      </w:pPr>
      <m:oMath>
        <m:sSub>
          <m:sSubPr>
            <m:ctrlPr>
              <w:rPr>
                <w:rFonts w:ascii="Cambria Math" w:hAnsi="Cambria Math"/>
                <w:bCs w:val="0"/>
                <w:i/>
                <w:szCs w:val="24"/>
              </w:rPr>
            </m:ctrlPr>
          </m:sSubPr>
          <m:e>
            <m:r>
              <w:rPr>
                <w:rFonts w:ascii="Cambria Math" w:hAnsi="Cambria Math"/>
                <w:szCs w:val="24"/>
              </w:rPr>
              <m:t>Δtopography</m:t>
            </m:r>
          </m:e>
          <m:sub>
            <m:r>
              <w:rPr>
                <w:rFonts w:ascii="Cambria Math" w:hAnsi="Cambria Math"/>
                <w:szCs w:val="24"/>
              </w:rPr>
              <m:t>i, h</m:t>
            </m:r>
          </m:sub>
        </m:sSub>
        <m:r>
          <w:rPr>
            <w:rFonts w:ascii="Cambria Math" w:hAnsi="Cambria Math"/>
            <w:szCs w:val="24"/>
          </w:rPr>
          <m:t xml:space="preserve"> = </m:t>
        </m:r>
        <m:f>
          <m:fPr>
            <m:ctrlPr>
              <w:rPr>
                <w:rFonts w:ascii="Cambria Math" w:hAnsi="Cambria Math"/>
                <w:i/>
                <w:szCs w:val="24"/>
              </w:rPr>
            </m:ctrlPr>
          </m:fPr>
          <m:num>
            <m:r>
              <w:rPr>
                <w:rFonts w:ascii="Cambria Math" w:hAnsi="Cambria Math"/>
                <w:szCs w:val="24"/>
              </w:rPr>
              <m:t>1</m:t>
            </m:r>
          </m:num>
          <m:den>
            <m:sSub>
              <m:sSubPr>
                <m:ctrlPr>
                  <w:rPr>
                    <w:rFonts w:ascii="Cambria Math" w:hAnsi="Cambria Math"/>
                    <w:i/>
                    <w:szCs w:val="24"/>
                  </w:rPr>
                </m:ctrlPr>
              </m:sSubPr>
              <m:e>
                <m:r>
                  <w:rPr>
                    <w:rFonts w:ascii="Cambria Math" w:hAnsi="Cambria Math"/>
                    <w:szCs w:val="24"/>
                  </w:rPr>
                  <m:t>N</m:t>
                </m:r>
              </m:e>
              <m:sub>
                <m:r>
                  <m:rPr>
                    <m:nor/>
                  </m:rPr>
                  <w:rPr>
                    <w:rFonts w:ascii="Cambria Math" w:hAnsi="Cambria Math"/>
                    <w:szCs w:val="24"/>
                  </w:rPr>
                  <m:t>init</m:t>
                </m:r>
              </m:sub>
            </m:sSub>
          </m:den>
        </m:f>
        <m:nary>
          <m:naryPr>
            <m:chr m:val="∑"/>
            <m:limLoc m:val="subSup"/>
            <m:ctrlPr>
              <w:rPr>
                <w:rFonts w:ascii="Cambria Math" w:hAnsi="Cambria Math"/>
                <w:i/>
                <w:szCs w:val="24"/>
              </w:rPr>
            </m:ctrlPr>
          </m:naryPr>
          <m:sub>
            <m:r>
              <w:rPr>
                <w:rFonts w:ascii="Cambria Math" w:hAnsi="Cambria Math"/>
                <w:szCs w:val="24"/>
              </w:rPr>
              <m:t>j=1</m:t>
            </m:r>
          </m:sub>
          <m:sup>
            <m:sSub>
              <m:sSubPr>
                <m:ctrlPr>
                  <w:rPr>
                    <w:rFonts w:ascii="Cambria Math" w:hAnsi="Cambria Math"/>
                    <w:i/>
                    <w:szCs w:val="24"/>
                  </w:rPr>
                </m:ctrlPr>
              </m:sSubPr>
              <m:e>
                <m:r>
                  <w:rPr>
                    <w:rFonts w:ascii="Cambria Math" w:hAnsi="Cambria Math"/>
                    <w:szCs w:val="24"/>
                  </w:rPr>
                  <m:t>N</m:t>
                </m:r>
              </m:e>
              <m:sub>
                <m:r>
                  <m:rPr>
                    <m:nor/>
                  </m:rPr>
                  <w:rPr>
                    <w:rFonts w:ascii="Cambria Math" w:hAnsi="Cambria Math"/>
                    <w:szCs w:val="24"/>
                  </w:rPr>
                  <m:t>init</m:t>
                </m:r>
              </m:sub>
            </m:sSub>
          </m:sup>
          <m:e>
            <m:r>
              <w:rPr>
                <w:rFonts w:ascii="Cambria Math" w:hAnsi="Cambria Math"/>
                <w:szCs w:val="24"/>
              </w:rPr>
              <m:t>1-</m:t>
            </m:r>
            <m:f>
              <m:fPr>
                <m:ctrlPr>
                  <w:rPr>
                    <w:rFonts w:ascii="Cambria Math" w:hAnsi="Cambria Math"/>
                    <w:i/>
                    <w:szCs w:val="24"/>
                  </w:rPr>
                </m:ctrlPr>
              </m:fPr>
              <m:num>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i,j,h,</m:t>
                    </m:r>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i,j,h,</m:t>
                    </m:r>
                    <m:r>
                      <w:rPr>
                        <w:rFonts w:ascii="Cambria Math" w:hAnsi="Cambria Math"/>
                        <w:szCs w:val="24"/>
                      </w:rPr>
                      <m:t>50</m:t>
                    </m:r>
                  </m:sub>
                </m:sSub>
                <m:r>
                  <w:rPr>
                    <w:rFonts w:ascii="Cambria Math" w:hAnsi="Cambria Math"/>
                    <w:szCs w:val="24"/>
                  </w:rPr>
                  <m:t>)</m:t>
                </m:r>
              </m:num>
              <m:den>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i,j,h,</m:t>
                    </m:r>
                    <m:r>
                      <w:rPr>
                        <w:rFonts w:ascii="Cambria Math" w:hAnsi="Cambria Math"/>
                        <w:szCs w:val="24"/>
                      </w:rPr>
                      <m:t>0</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B</m:t>
                    </m:r>
                  </m:e>
                  <m:sub>
                    <m:r>
                      <w:rPr>
                        <w:rFonts w:ascii="Cambria Math" w:hAnsi="Cambria Math"/>
                        <w:szCs w:val="24"/>
                      </w:rPr>
                      <m:t>i,j,h,</m:t>
                    </m:r>
                    <m:r>
                      <w:rPr>
                        <w:rFonts w:ascii="Cambria Math" w:hAnsi="Cambria Math"/>
                        <w:szCs w:val="24"/>
                      </w:rPr>
                      <m:t>50</m:t>
                    </m:r>
                  </m:sub>
                </m:sSub>
                <m:r>
                  <w:rPr>
                    <w:rFonts w:ascii="Cambria Math" w:hAnsi="Cambria Math"/>
                    <w:szCs w:val="24"/>
                  </w:rPr>
                  <m:t>)</m:t>
                </m:r>
              </m:den>
            </m:f>
          </m:e>
        </m:nary>
      </m:oMath>
      <w:r w:rsidR="003974C6" w:rsidRPr="0051455D">
        <w:rPr>
          <w:szCs w:val="24"/>
        </w:rPr>
        <w:t xml:space="preserve">                   </w:t>
      </w:r>
      <w:r w:rsidR="003974C6" w:rsidRPr="0051455D">
        <w:rPr>
          <w:bCs w:val="0"/>
          <w:szCs w:val="24"/>
        </w:rPr>
        <w:t>[eq. 4],</w:t>
      </w:r>
    </w:p>
    <w:p w14:paraId="5438C00D" w14:textId="40586C2B" w:rsidR="00DA0657" w:rsidRPr="00405E58" w:rsidRDefault="00E02FCC" w:rsidP="000332E1">
      <w:pPr>
        <w:tabs>
          <w:tab w:val="left" w:pos="426"/>
        </w:tabs>
        <w:spacing w:beforeLines="70" w:before="250"/>
      </w:pPr>
      <w:r w:rsidRPr="0051455D">
        <w:rPr>
          <w:bCs w:val="0"/>
          <w:szCs w:val="24"/>
        </w:rPr>
        <w:t>w</w:t>
      </w:r>
      <w:r w:rsidR="005B768D" w:rsidRPr="0051455D">
        <w:rPr>
          <w:bCs w:val="0"/>
          <w:szCs w:val="24"/>
        </w:rPr>
        <w:t xml:space="preserve">here </w:t>
      </w:r>
      <m:oMath>
        <m:sSub>
          <m:sSubPr>
            <m:ctrlPr>
              <w:rPr>
                <w:rFonts w:ascii="Cambria Math" w:hAnsi="Cambria Math"/>
                <w:bCs w:val="0"/>
                <w:i/>
                <w:szCs w:val="24"/>
              </w:rPr>
            </m:ctrlPr>
          </m:sSubPr>
          <m:e>
            <m:r>
              <w:rPr>
                <w:rFonts w:ascii="Cambria Math" w:hAnsi="Cambria Math"/>
                <w:szCs w:val="24"/>
              </w:rPr>
              <m:t>B</m:t>
            </m:r>
          </m:e>
          <m:sub>
            <m:r>
              <w:rPr>
                <w:rFonts w:ascii="Cambria Math" w:hAnsi="Cambria Math"/>
                <w:szCs w:val="24"/>
              </w:rPr>
              <m:t>i,j,h,</m:t>
            </m:r>
            <m:r>
              <w:rPr>
                <w:rFonts w:ascii="Cambria Math" w:hAnsi="Cambria Math"/>
                <w:szCs w:val="24"/>
              </w:rPr>
              <m:t>0</m:t>
            </m:r>
          </m:sub>
        </m:sSub>
      </m:oMath>
      <w:r w:rsidR="0080121B" w:rsidRPr="0051455D">
        <w:rPr>
          <w:bCs w:val="0"/>
          <w:szCs w:val="24"/>
        </w:rPr>
        <w:t xml:space="preserve"> and </w:t>
      </w:r>
      <m:oMath>
        <m:sSub>
          <m:sSubPr>
            <m:ctrlPr>
              <w:rPr>
                <w:rFonts w:ascii="Cambria Math" w:hAnsi="Cambria Math"/>
                <w:bCs w:val="0"/>
                <w:i/>
                <w:szCs w:val="24"/>
              </w:rPr>
            </m:ctrlPr>
          </m:sSubPr>
          <m:e>
            <m:r>
              <w:rPr>
                <w:rFonts w:ascii="Cambria Math" w:hAnsi="Cambria Math"/>
                <w:szCs w:val="24"/>
              </w:rPr>
              <m:t>B</m:t>
            </m:r>
          </m:e>
          <m:sub>
            <m:r>
              <w:rPr>
                <w:rFonts w:ascii="Cambria Math" w:hAnsi="Cambria Math"/>
                <w:szCs w:val="24"/>
              </w:rPr>
              <m:t xml:space="preserve">i,j,h,  </m:t>
            </m:r>
            <m:r>
              <w:rPr>
                <w:rFonts w:ascii="Cambria Math" w:hAnsi="Cambria Math"/>
                <w:szCs w:val="24"/>
              </w:rPr>
              <m:t>50</m:t>
            </m:r>
          </m:sub>
        </m:sSub>
      </m:oMath>
      <w:r w:rsidR="0080121B" w:rsidRPr="0051455D">
        <w:rPr>
          <w:bCs w:val="0"/>
          <w:szCs w:val="24"/>
        </w:rPr>
        <w:t xml:space="preserve"> </w:t>
      </w:r>
      <w:r w:rsidR="00D93886" w:rsidRPr="0051455D">
        <w:rPr>
          <w:bCs w:val="0"/>
          <w:szCs w:val="24"/>
        </w:rPr>
        <w:t>denote</w:t>
      </w:r>
      <w:r w:rsidR="009A6C18" w:rsidRPr="0051455D">
        <w:rPr>
          <w:bCs w:val="0"/>
          <w:szCs w:val="24"/>
        </w:rPr>
        <w:t>d</w:t>
      </w:r>
      <w:r w:rsidR="008515F9" w:rsidRPr="0051455D">
        <w:rPr>
          <w:bCs w:val="0"/>
          <w:szCs w:val="24"/>
        </w:rPr>
        <w:t xml:space="preserve"> the</w:t>
      </w:r>
      <w:r w:rsidR="005D0A39" w:rsidRPr="0051455D">
        <w:rPr>
          <w:bCs w:val="0"/>
          <w:szCs w:val="24"/>
        </w:rPr>
        <w:t xml:space="preserve"> family-level taxonomic membership </w:t>
      </w:r>
      <w:r w:rsidR="00BB09FE" w:rsidRPr="0051455D">
        <w:rPr>
          <w:bCs w:val="0"/>
          <w:szCs w:val="24"/>
        </w:rPr>
        <w:t xml:space="preserve">of the community </w:t>
      </w:r>
      <w:r w:rsidR="00D93886" w:rsidRPr="0051455D">
        <w:rPr>
          <w:bCs w:val="0"/>
          <w:szCs w:val="24"/>
        </w:rPr>
        <w:t>under</w:t>
      </w:r>
      <w:r w:rsidR="009B68C0" w:rsidRPr="0051455D">
        <w:rPr>
          <w:bCs w:val="0"/>
          <w:szCs w:val="24"/>
        </w:rPr>
        <w:t xml:space="preserve"> the </w:t>
      </w:r>
      <w:r w:rsidR="00ED0CB3" w:rsidRPr="0051455D">
        <w:rPr>
          <w:bCs w:val="0"/>
          <w:szCs w:val="24"/>
        </w:rPr>
        <w:t xml:space="preserve">0% and </w:t>
      </w:r>
      <w:r w:rsidR="00763685" w:rsidRPr="0051455D">
        <w:rPr>
          <w:bCs w:val="0"/>
          <w:szCs w:val="24"/>
          <w:highlight w:val="yellow"/>
        </w:rPr>
        <w:t>50%</w:t>
      </w:r>
      <w:r w:rsidR="009B68C0" w:rsidRPr="0051455D">
        <w:rPr>
          <w:bCs w:val="0"/>
          <w:szCs w:val="24"/>
        </w:rPr>
        <w:t xml:space="preserve"> </w:t>
      </w:r>
      <w:r w:rsidR="007E38D1">
        <w:rPr>
          <w:bCs w:val="0"/>
          <w:szCs w:val="24"/>
        </w:rPr>
        <w:t xml:space="preserve">(median) </w:t>
      </w:r>
      <w:r w:rsidR="009B68C0" w:rsidRPr="0051455D">
        <w:rPr>
          <w:bCs w:val="0"/>
          <w:szCs w:val="24"/>
        </w:rPr>
        <w:t>quantile</w:t>
      </w:r>
      <w:r w:rsidR="00ED0CB3" w:rsidRPr="0051455D">
        <w:rPr>
          <w:bCs w:val="0"/>
          <w:szCs w:val="24"/>
        </w:rPr>
        <w:t>s</w:t>
      </w:r>
      <w:r w:rsidR="009B68C0" w:rsidRPr="0051455D">
        <w:rPr>
          <w:bCs w:val="0"/>
          <w:szCs w:val="24"/>
        </w:rPr>
        <w:t xml:space="preserve"> </w:t>
      </w:r>
      <w:r w:rsidR="009203B8" w:rsidRPr="0051455D">
        <w:rPr>
          <w:bCs w:val="0"/>
          <w:szCs w:val="24"/>
        </w:rPr>
        <w:t xml:space="preserve">abundance </w:t>
      </w:r>
      <w:r w:rsidR="009B68C0" w:rsidRPr="0051455D">
        <w:rPr>
          <w:bCs w:val="0"/>
          <w:szCs w:val="24"/>
        </w:rPr>
        <w:t xml:space="preserve">of </w:t>
      </w:r>
      <w:r w:rsidR="00D7438D" w:rsidRPr="0051455D">
        <w:rPr>
          <w:bCs w:val="0"/>
          <w:szCs w:val="24"/>
        </w:rPr>
        <w:t>the</w:t>
      </w:r>
      <w:r w:rsidR="00D7438D" w:rsidRPr="00405E58">
        <w:rPr>
          <w:bCs w:val="0"/>
          <w:szCs w:val="24"/>
        </w:rPr>
        <w:t xml:space="preserve"> focal genus</w:t>
      </w:r>
      <w:r w:rsidR="0063238C" w:rsidRPr="00405E58">
        <w:rPr>
          <w:bCs w:val="0"/>
          <w:szCs w:val="24"/>
        </w:rPr>
        <w:t xml:space="preserve"> </w:t>
      </w:r>
      <w:r w:rsidR="00C6082D" w:rsidRPr="00405E58">
        <w:rPr>
          <w:bCs w:val="0"/>
          <w:szCs w:val="24"/>
        </w:rPr>
        <w:t xml:space="preserve">in the host plant background </w:t>
      </w:r>
      <w:r w:rsidR="00C6082D" w:rsidRPr="00405E58">
        <w:rPr>
          <w:bCs w:val="0"/>
          <w:i/>
          <w:iCs/>
          <w:szCs w:val="24"/>
        </w:rPr>
        <w:t>h</w:t>
      </w:r>
      <w:r w:rsidR="00D93886" w:rsidRPr="00405E58">
        <w:rPr>
          <w:bCs w:val="0"/>
          <w:szCs w:val="24"/>
        </w:rPr>
        <w:t>,</w:t>
      </w:r>
      <w:r w:rsidR="00C6082D" w:rsidRPr="00405E58">
        <w:rPr>
          <w:bCs w:val="0"/>
          <w:szCs w:val="24"/>
        </w:rPr>
        <w:t xml:space="preserve"> </w:t>
      </w:r>
      <w:r w:rsidR="0063238C" w:rsidRPr="00405E58">
        <w:rPr>
          <w:bCs w:val="0"/>
          <w:szCs w:val="24"/>
        </w:rPr>
        <w:t>for each initial</w:t>
      </w:r>
      <w:r w:rsidR="00E37C4C" w:rsidRPr="00405E58">
        <w:rPr>
          <w:bCs w:val="0"/>
          <w:szCs w:val="24"/>
        </w:rPr>
        <w:t xml:space="preserve"> community</w:t>
      </w:r>
      <w:r w:rsidR="0063238C" w:rsidRPr="00405E58">
        <w:rPr>
          <w:bCs w:val="0"/>
          <w:szCs w:val="24"/>
        </w:rPr>
        <w:t xml:space="preserve"> state </w:t>
      </w:r>
      <w:r w:rsidR="0063238C" w:rsidRPr="00405E58">
        <w:rPr>
          <w:bCs w:val="0"/>
          <w:i/>
          <w:iCs/>
          <w:szCs w:val="24"/>
        </w:rPr>
        <w:t>j</w:t>
      </w:r>
      <w:r w:rsidR="0063238C" w:rsidRPr="00405E58">
        <w:rPr>
          <w:bCs w:val="0"/>
          <w:szCs w:val="24"/>
        </w:rPr>
        <w:t xml:space="preserve"> </w:t>
      </w:r>
      <w:r w:rsidR="0063238C" w:rsidRPr="00405E58">
        <w:rPr>
          <w:bCs w:val="0"/>
          <w:szCs w:val="24"/>
        </w:rPr>
        <w:sym w:font="Symbol" w:char="F0CE"/>
      </w:r>
      <w:r w:rsidR="0063238C" w:rsidRPr="00405E58">
        <w:rPr>
          <w:bCs w:val="0"/>
          <w:szCs w:val="24"/>
        </w:rPr>
        <w:t xml:space="preserve"> </w:t>
      </w:r>
      <m:oMath>
        <m:d>
          <m:dPr>
            <m:begChr m:val="{"/>
            <m:endChr m:val="}"/>
            <m:ctrlPr>
              <w:rPr>
                <w:rFonts w:ascii="Cambria Math" w:hAnsi="Cambria Math"/>
                <w:bCs w:val="0"/>
                <w:i/>
                <w:szCs w:val="24"/>
              </w:rPr>
            </m:ctrlPr>
          </m:dPr>
          <m:e>
            <m:r>
              <w:rPr>
                <w:rFonts w:ascii="Cambria Math" w:hAnsi="Cambria Math"/>
                <w:szCs w:val="24"/>
              </w:rPr>
              <m:t xml:space="preserve">1,2,…, </m:t>
            </m:r>
            <m:sSub>
              <m:sSubPr>
                <m:ctrlPr>
                  <w:rPr>
                    <w:rFonts w:ascii="Cambria Math" w:hAnsi="Cambria Math"/>
                    <w:i/>
                    <w:szCs w:val="24"/>
                  </w:rPr>
                </m:ctrlPr>
              </m:sSubPr>
              <m:e>
                <m:r>
                  <w:rPr>
                    <w:rFonts w:ascii="Cambria Math" w:hAnsi="Cambria Math"/>
                    <w:szCs w:val="24"/>
                  </w:rPr>
                  <m:t>N</m:t>
                </m:r>
              </m:e>
              <m:sub>
                <m:r>
                  <m:rPr>
                    <m:nor/>
                  </m:rPr>
                  <w:rPr>
                    <w:rFonts w:ascii="Cambria Math" w:hAnsi="Cambria Math"/>
                    <w:szCs w:val="24"/>
                  </w:rPr>
                  <m:t>init</m:t>
                </m:r>
              </m:sub>
            </m:sSub>
          </m:e>
        </m:d>
      </m:oMath>
      <w:r w:rsidR="004C0029" w:rsidRPr="00405E58">
        <w:rPr>
          <w:bCs w:val="0"/>
          <w:szCs w:val="24"/>
        </w:rPr>
        <w:t xml:space="preserve"> (Fig. 1</w:t>
      </w:r>
      <w:r w:rsidR="00166399" w:rsidRPr="00405E58">
        <w:rPr>
          <w:bCs w:val="0"/>
          <w:szCs w:val="24"/>
        </w:rPr>
        <w:t>g</w:t>
      </w:r>
      <w:r w:rsidR="004C0029" w:rsidRPr="00405E58">
        <w:rPr>
          <w:bCs w:val="0"/>
          <w:szCs w:val="24"/>
        </w:rPr>
        <w:t>)</w:t>
      </w:r>
      <w:r w:rsidR="0063238C" w:rsidRPr="00405E58">
        <w:rPr>
          <w:bCs w:val="0"/>
          <w:szCs w:val="24"/>
        </w:rPr>
        <w:t>.</w:t>
      </w:r>
      <w:r w:rsidR="002377F7" w:rsidRPr="00405E58">
        <w:rPr>
          <w:bCs w:val="0"/>
          <w:szCs w:val="24"/>
        </w:rPr>
        <w:t xml:space="preserve"> </w:t>
      </w:r>
      <w:r w:rsidR="00CB33C0" w:rsidRPr="00405E58">
        <w:rPr>
          <w:bCs w:val="0"/>
          <w:szCs w:val="24"/>
        </w:rPr>
        <w:t>Accordingly</w:t>
      </w:r>
      <w:r w:rsidR="002377F7" w:rsidRPr="00405E58">
        <w:rPr>
          <w:bCs w:val="0"/>
          <w:szCs w:val="24"/>
        </w:rPr>
        <w:t xml:space="preserve">, </w:t>
      </w:r>
      <m:oMath>
        <m:r>
          <w:rPr>
            <w:rFonts w:ascii="Cambria Math" w:hAnsi="Cambria Math"/>
            <w:szCs w:val="24"/>
          </w:rPr>
          <m:t xml:space="preserve">1- </m:t>
        </m:r>
        <m:f>
          <m:fPr>
            <m:ctrlPr>
              <w:rPr>
                <w:rFonts w:ascii="Cambria Math" w:hAnsi="Cambria Math"/>
                <w:bCs w:val="0"/>
                <w:i/>
                <w:szCs w:val="24"/>
              </w:rPr>
            </m:ctrlPr>
          </m:fPr>
          <m:num>
            <m:r>
              <w:rPr>
                <w:rFonts w:ascii="Cambria Math" w:hAnsi="Cambria Math"/>
                <w:szCs w:val="24"/>
              </w:rPr>
              <m:t>(</m:t>
            </m:r>
            <m:sSub>
              <m:sSubPr>
                <m:ctrlPr>
                  <w:rPr>
                    <w:rFonts w:ascii="Cambria Math" w:hAnsi="Cambria Math"/>
                    <w:bCs w:val="0"/>
                    <w:i/>
                    <w:szCs w:val="24"/>
                  </w:rPr>
                </m:ctrlPr>
              </m:sSubPr>
              <m:e>
                <m:r>
                  <w:rPr>
                    <w:rFonts w:ascii="Cambria Math" w:hAnsi="Cambria Math"/>
                    <w:szCs w:val="24"/>
                  </w:rPr>
                  <m:t>B</m:t>
                </m:r>
              </m:e>
              <m:sub>
                <m:r>
                  <w:rPr>
                    <w:rFonts w:ascii="Cambria Math" w:hAnsi="Cambria Math"/>
                    <w:szCs w:val="24"/>
                  </w:rPr>
                  <m:t xml:space="preserve">i,j, h, </m:t>
                </m:r>
                <m:r>
                  <w:rPr>
                    <w:rFonts w:ascii="Cambria Math" w:hAnsi="Cambria Math"/>
                    <w:szCs w:val="24"/>
                  </w:rPr>
                  <m:t>0</m:t>
                </m:r>
              </m:sub>
            </m:sSub>
            <m:r>
              <w:rPr>
                <w:rFonts w:ascii="Cambria Math" w:hAnsi="Cambria Math"/>
                <w:szCs w:val="24"/>
              </w:rPr>
              <m:t>∩</m:t>
            </m:r>
            <m:sSub>
              <m:sSubPr>
                <m:ctrlPr>
                  <w:rPr>
                    <w:rFonts w:ascii="Cambria Math" w:hAnsi="Cambria Math"/>
                    <w:bCs w:val="0"/>
                    <w:i/>
                    <w:szCs w:val="24"/>
                  </w:rPr>
                </m:ctrlPr>
              </m:sSubPr>
              <m:e>
                <m:r>
                  <w:rPr>
                    <w:rFonts w:ascii="Cambria Math" w:hAnsi="Cambria Math"/>
                    <w:szCs w:val="24"/>
                  </w:rPr>
                  <m:t>B</m:t>
                </m:r>
              </m:e>
              <m:sub>
                <m:r>
                  <w:rPr>
                    <w:rFonts w:ascii="Cambria Math" w:hAnsi="Cambria Math"/>
                    <w:szCs w:val="24"/>
                  </w:rPr>
                  <m:t>i,j,h,</m:t>
                </m:r>
                <m:r>
                  <w:rPr>
                    <w:rFonts w:ascii="Cambria Math" w:hAnsi="Cambria Math"/>
                    <w:szCs w:val="24"/>
                  </w:rPr>
                  <m:t>50</m:t>
                </m:r>
              </m:sub>
            </m:sSub>
            <m:r>
              <w:rPr>
                <w:rFonts w:ascii="Cambria Math" w:hAnsi="Cambria Math"/>
                <w:szCs w:val="24"/>
              </w:rPr>
              <m:t>)</m:t>
            </m:r>
          </m:num>
          <m:den>
            <m:r>
              <w:rPr>
                <w:rFonts w:ascii="Cambria Math" w:hAnsi="Cambria Math"/>
                <w:szCs w:val="24"/>
              </w:rPr>
              <m:t>(</m:t>
            </m:r>
            <m:sSub>
              <m:sSubPr>
                <m:ctrlPr>
                  <w:rPr>
                    <w:rFonts w:ascii="Cambria Math" w:hAnsi="Cambria Math"/>
                    <w:bCs w:val="0"/>
                    <w:i/>
                    <w:szCs w:val="24"/>
                  </w:rPr>
                </m:ctrlPr>
              </m:sSubPr>
              <m:e>
                <m:r>
                  <w:rPr>
                    <w:rFonts w:ascii="Cambria Math" w:hAnsi="Cambria Math"/>
                    <w:szCs w:val="24"/>
                  </w:rPr>
                  <m:t>B</m:t>
                </m:r>
              </m:e>
              <m:sub>
                <m:r>
                  <w:rPr>
                    <w:rFonts w:ascii="Cambria Math" w:hAnsi="Cambria Math"/>
                    <w:szCs w:val="24"/>
                  </w:rPr>
                  <m:t xml:space="preserve">i, j,h, </m:t>
                </m:r>
                <m:r>
                  <w:rPr>
                    <w:rFonts w:ascii="Cambria Math" w:hAnsi="Cambria Math"/>
                    <w:szCs w:val="24"/>
                  </w:rPr>
                  <m:t>0</m:t>
                </m:r>
              </m:sub>
            </m:sSub>
            <m:r>
              <w:rPr>
                <w:rFonts w:ascii="Cambria Math" w:hAnsi="Cambria Math"/>
                <w:szCs w:val="24"/>
              </w:rPr>
              <m:t>∪</m:t>
            </m:r>
            <m:sSub>
              <m:sSubPr>
                <m:ctrlPr>
                  <w:rPr>
                    <w:rFonts w:ascii="Cambria Math" w:hAnsi="Cambria Math"/>
                    <w:bCs w:val="0"/>
                    <w:i/>
                    <w:szCs w:val="24"/>
                  </w:rPr>
                </m:ctrlPr>
              </m:sSubPr>
              <m:e>
                <m:r>
                  <w:rPr>
                    <w:rFonts w:ascii="Cambria Math" w:hAnsi="Cambria Math"/>
                    <w:szCs w:val="24"/>
                  </w:rPr>
                  <m:t>B</m:t>
                </m:r>
              </m:e>
              <m:sub>
                <m:r>
                  <w:rPr>
                    <w:rFonts w:ascii="Cambria Math" w:hAnsi="Cambria Math"/>
                    <w:szCs w:val="24"/>
                  </w:rPr>
                  <m:t xml:space="preserve">i,j,h, </m:t>
                </m:r>
                <m:r>
                  <w:rPr>
                    <w:rFonts w:ascii="Cambria Math" w:hAnsi="Cambria Math"/>
                    <w:szCs w:val="24"/>
                  </w:rPr>
                  <m:t>50</m:t>
                </m:r>
              </m:sub>
            </m:sSub>
            <m:r>
              <w:rPr>
                <w:rFonts w:ascii="Cambria Math" w:hAnsi="Cambria Math"/>
                <w:szCs w:val="24"/>
              </w:rPr>
              <m:t>)</m:t>
            </m:r>
          </m:den>
        </m:f>
      </m:oMath>
      <w:r w:rsidR="005B768D" w:rsidRPr="00405E58">
        <w:rPr>
          <w:bCs w:val="0"/>
          <w:szCs w:val="24"/>
        </w:rPr>
        <w:t xml:space="preserve"> </w:t>
      </w:r>
      <w:r w:rsidR="00CB33C0" w:rsidRPr="00405E58">
        <w:t>corresponds to the Jaccard dissimilarity between the community destinations (i.e., the basin bottoms reached) under the two abundance assumptions.</w:t>
      </w:r>
      <w:r w:rsidR="00C45CF5" w:rsidRPr="00405E58">
        <w:t xml:space="preserve"> </w:t>
      </w:r>
    </w:p>
    <w:p w14:paraId="02485406" w14:textId="433C3327" w:rsidR="00784541" w:rsidRPr="00405E58" w:rsidRDefault="00DA0657" w:rsidP="001578B4">
      <w:pPr>
        <w:tabs>
          <w:tab w:val="left" w:pos="426"/>
        </w:tabs>
        <w:spacing w:beforeLines="70" w:before="250"/>
      </w:pPr>
      <w:r w:rsidRPr="00405E58">
        <w:tab/>
      </w:r>
      <w:r w:rsidR="004342DC" w:rsidRPr="00405E58">
        <w:t xml:space="preserve">In addition, </w:t>
      </w:r>
      <w:r w:rsidR="00D90B09" w:rsidRPr="00405E58">
        <w:t xml:space="preserve">we </w:t>
      </w:r>
      <w:r w:rsidR="00D405C1" w:rsidRPr="00405E58">
        <w:t xml:space="preserve">evaluated how </w:t>
      </w:r>
      <w:r w:rsidR="00177793" w:rsidRPr="00405E58">
        <w:t xml:space="preserve">the </w:t>
      </w:r>
      <w:r w:rsidR="004F7DF7" w:rsidRPr="00405E58">
        <w:t xml:space="preserve">evenness of </w:t>
      </w:r>
      <w:r w:rsidR="00FF4572" w:rsidRPr="00405E58">
        <w:t>assembly</w:t>
      </w:r>
      <w:r w:rsidR="004F7DF7" w:rsidRPr="00405E58">
        <w:t xml:space="preserve"> landscapes change</w:t>
      </w:r>
      <w:r w:rsidR="003B30B4" w:rsidRPr="00405E58">
        <w:t>d</w:t>
      </w:r>
      <w:r w:rsidR="004F7DF7" w:rsidRPr="00405E58">
        <w:t xml:space="preserve"> along the abundance gradient of </w:t>
      </w:r>
      <w:r w:rsidR="00E300BA" w:rsidRPr="00405E58">
        <w:t xml:space="preserve">the </w:t>
      </w:r>
      <w:r w:rsidR="003D0E17" w:rsidRPr="00405E58">
        <w:t>focal genus</w:t>
      </w:r>
      <w:r w:rsidR="008B6648" w:rsidRPr="00405E58">
        <w:t xml:space="preserve"> (Fig. 1</w:t>
      </w:r>
      <w:r w:rsidR="00777CD0" w:rsidRPr="00405E58">
        <w:t>e</w:t>
      </w:r>
      <w:r w:rsidR="008B6648" w:rsidRPr="00405E58">
        <w:t>)</w:t>
      </w:r>
      <w:r w:rsidR="00ED793B" w:rsidRPr="00405E58">
        <w:t xml:space="preserve">. Specifically, </w:t>
      </w:r>
      <w:r w:rsidR="00252636" w:rsidRPr="00405E58">
        <w:t>across t</w:t>
      </w:r>
      <w:r w:rsidR="0040431C" w:rsidRPr="00405E58">
        <w:t>h</w:t>
      </w:r>
      <w:r w:rsidR="00B75A05" w:rsidRPr="00405E58">
        <w:t xml:space="preserve">e 20,000 steepest-descent </w:t>
      </w:r>
      <w:r w:rsidR="00BA546E" w:rsidRPr="00405E58">
        <w:t xml:space="preserve">simulations, </w:t>
      </w:r>
      <w:r w:rsidR="00471952" w:rsidRPr="00405E58">
        <w:t xml:space="preserve">changes in </w:t>
      </w:r>
      <w:r w:rsidR="000F2017" w:rsidRPr="00405E58">
        <w:t xml:space="preserve">the evenness of </w:t>
      </w:r>
      <w:r w:rsidR="00EE1716" w:rsidRPr="00405E58">
        <w:t xml:space="preserve">destination frequencies </w:t>
      </w:r>
      <w:r w:rsidR="00903CD2" w:rsidRPr="00405E58">
        <w:t>were</w:t>
      </w:r>
      <w:r w:rsidR="00EE1716" w:rsidRPr="00405E58">
        <w:t xml:space="preserve"> </w:t>
      </w:r>
      <w:r w:rsidR="00882B70" w:rsidRPr="00405E58">
        <w:t xml:space="preserve">evaluated </w:t>
      </w:r>
      <w:r w:rsidR="00831D15" w:rsidRPr="00405E58">
        <w:t>as follows:</w:t>
      </w:r>
      <w:r w:rsidR="00B45E67" w:rsidRPr="00405E58">
        <w:t xml:space="preserve"> </w:t>
      </w:r>
    </w:p>
    <w:p w14:paraId="6FA773A9" w14:textId="70F7A4E3" w:rsidR="00B45E67" w:rsidRPr="00405E58" w:rsidRDefault="00695F8E" w:rsidP="00C22FFE">
      <w:pPr>
        <w:tabs>
          <w:tab w:val="left" w:pos="284"/>
          <w:tab w:val="left" w:pos="8931"/>
        </w:tabs>
        <w:spacing w:beforeLines="70" w:before="250"/>
        <w:rPr>
          <w:bCs w:val="0"/>
          <w:szCs w:val="24"/>
        </w:rPr>
      </w:pPr>
      <w:r w:rsidRPr="00405E58">
        <w:rPr>
          <w:bCs w:val="0"/>
          <w:szCs w:val="24"/>
        </w:rPr>
        <w:tab/>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i,h</m:t>
            </m:r>
          </m:sub>
        </m:sSub>
        <m:r>
          <w:rPr>
            <w:rFonts w:ascii="Cambria Math" w:hAnsi="Cambria Math"/>
            <w:szCs w:val="24"/>
          </w:rPr>
          <m:t xml:space="preserve"> = </m:t>
        </m:r>
        <m:sSub>
          <m:sSubPr>
            <m:ctrlPr>
              <w:rPr>
                <w:rFonts w:ascii="Cambria Math" w:hAnsi="Cambria Math"/>
                <w:bCs w:val="0"/>
                <w:i/>
                <w:szCs w:val="24"/>
              </w:rPr>
            </m:ctrlPr>
          </m:sSubPr>
          <m:e>
            <m:r>
              <w:rPr>
                <w:rFonts w:ascii="Cambria Math" w:hAnsi="Cambria Math"/>
                <w:szCs w:val="24"/>
              </w:rPr>
              <m:t>H</m:t>
            </m:r>
          </m:e>
          <m:sub>
            <m:r>
              <w:rPr>
                <w:rFonts w:ascii="Cambria Math" w:hAnsi="Cambria Math"/>
                <w:szCs w:val="24"/>
              </w:rPr>
              <m:t xml:space="preserve">i,h, </m:t>
            </m:r>
            <m:r>
              <w:rPr>
                <w:rFonts w:ascii="Cambria Math" w:hAnsi="Cambria Math"/>
                <w:szCs w:val="24"/>
              </w:rPr>
              <m:t>50</m:t>
            </m:r>
          </m:sub>
        </m:sSub>
        <m:r>
          <w:rPr>
            <w:rFonts w:ascii="Cambria Math" w:hAnsi="Cambria Math"/>
            <w:szCs w:val="24"/>
          </w:rPr>
          <m:t xml:space="preserve">- </m:t>
        </m:r>
        <m:sSub>
          <m:sSubPr>
            <m:ctrlPr>
              <w:rPr>
                <w:rFonts w:ascii="Cambria Math" w:hAnsi="Cambria Math"/>
                <w:bCs w:val="0"/>
                <w:i/>
                <w:szCs w:val="24"/>
              </w:rPr>
            </m:ctrlPr>
          </m:sSubPr>
          <m:e>
            <m:r>
              <w:rPr>
                <w:rFonts w:ascii="Cambria Math" w:hAnsi="Cambria Math"/>
                <w:szCs w:val="24"/>
              </w:rPr>
              <m:t>H</m:t>
            </m:r>
          </m:e>
          <m:sub>
            <m:r>
              <w:rPr>
                <w:rFonts w:ascii="Cambria Math" w:hAnsi="Cambria Math"/>
                <w:szCs w:val="24"/>
              </w:rPr>
              <m:t xml:space="preserve">i,h, </m:t>
            </m:r>
            <m:r>
              <w:rPr>
                <w:rFonts w:ascii="Cambria Math" w:hAnsi="Cambria Math"/>
                <w:szCs w:val="24"/>
              </w:rPr>
              <m:t>0</m:t>
            </m:r>
          </m:sub>
        </m:sSub>
      </m:oMath>
    </w:p>
    <w:p w14:paraId="1A00CFF4" w14:textId="1594FF37" w:rsidR="004B2E53" w:rsidRPr="00405E58" w:rsidRDefault="00B45E67" w:rsidP="008E484C">
      <w:pPr>
        <w:tabs>
          <w:tab w:val="left" w:pos="1701"/>
          <w:tab w:val="left" w:pos="8931"/>
        </w:tabs>
        <w:spacing w:beforeLines="70" w:before="250"/>
        <w:rPr>
          <w:bCs w:val="0"/>
          <w:szCs w:val="24"/>
        </w:rPr>
      </w:pPr>
      <w:r w:rsidRPr="00405E58">
        <w:rPr>
          <w:bCs w:val="0"/>
          <w:szCs w:val="24"/>
        </w:rPr>
        <w:tab/>
      </w:r>
      <m:oMath>
        <m:r>
          <w:rPr>
            <w:rFonts w:ascii="Cambria Math" w:hAnsi="Cambria Math"/>
            <w:szCs w:val="24"/>
          </w:rPr>
          <m:t>=-</m:t>
        </m:r>
        <m:nary>
          <m:naryPr>
            <m:chr m:val="∑"/>
            <m:limLoc m:val="undOvr"/>
            <m:ctrlPr>
              <w:rPr>
                <w:rFonts w:ascii="Cambria Math" w:hAnsi="Cambria Math"/>
                <w:bCs w:val="0"/>
                <w:i/>
                <w:szCs w:val="24"/>
              </w:rPr>
            </m:ctrlPr>
          </m:naryPr>
          <m:sub>
            <m:r>
              <w:rPr>
                <w:rFonts w:ascii="Cambria Math" w:hAnsi="Cambria Math"/>
                <w:szCs w:val="24"/>
              </w:rPr>
              <m:t>m=1</m:t>
            </m:r>
          </m:sub>
          <m:sup>
            <m:sSub>
              <m:sSubPr>
                <m:ctrlPr>
                  <w:rPr>
                    <w:rFonts w:ascii="Cambria Math" w:hAnsi="Cambria Math"/>
                    <w:bCs w:val="0"/>
                    <w:i/>
                    <w:szCs w:val="24"/>
                  </w:rPr>
                </m:ctrlPr>
              </m:sSubPr>
              <m:e>
                <m:r>
                  <w:rPr>
                    <w:rFonts w:ascii="Cambria Math" w:hAnsi="Cambria Math"/>
                    <w:szCs w:val="24"/>
                  </w:rPr>
                  <m:t>K</m:t>
                </m:r>
              </m:e>
              <m:sub>
                <m:r>
                  <w:rPr>
                    <w:rFonts w:ascii="Cambria Math" w:hAnsi="Cambria Math"/>
                    <w:szCs w:val="24"/>
                  </w:rPr>
                  <m:t>i,h,</m:t>
                </m:r>
                <m:r>
                  <w:rPr>
                    <w:rFonts w:ascii="Cambria Math" w:hAnsi="Cambria Math"/>
                    <w:szCs w:val="24"/>
                  </w:rPr>
                  <m:t>50</m:t>
                </m:r>
              </m:sub>
            </m:sSub>
          </m:sup>
          <m:e>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i,m,h,</m:t>
                </m:r>
                <m:r>
                  <w:rPr>
                    <w:rFonts w:ascii="Cambria Math" w:hAnsi="Cambria Math"/>
                    <w:szCs w:val="24"/>
                  </w:rPr>
                  <m:t>50</m:t>
                </m:r>
              </m:sub>
            </m:sSub>
            <m:func>
              <m:funcPr>
                <m:ctrlPr>
                  <w:rPr>
                    <w:rFonts w:ascii="Cambria Math" w:hAnsi="Cambria Math"/>
                    <w:bCs w:val="0"/>
                    <w:i/>
                    <w:szCs w:val="24"/>
                  </w:rPr>
                </m:ctrlPr>
              </m:funcPr>
              <m:fName>
                <m:r>
                  <m:rPr>
                    <m:sty m:val="p"/>
                  </m:rPr>
                  <w:rPr>
                    <w:rFonts w:ascii="Cambria Math" w:hAnsi="Cambria Math"/>
                  </w:rPr>
                  <m:t>log</m:t>
                </m:r>
              </m:fName>
              <m:e>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i,m,h,</m:t>
                    </m:r>
                    <m:r>
                      <w:rPr>
                        <w:rFonts w:ascii="Cambria Math" w:hAnsi="Cambria Math"/>
                        <w:szCs w:val="24"/>
                      </w:rPr>
                      <m:t>50</m:t>
                    </m:r>
                  </m:sub>
                </m:sSub>
              </m:e>
            </m:func>
          </m:e>
        </m:nary>
        <m:r>
          <w:rPr>
            <w:rFonts w:ascii="Cambria Math" w:hAnsi="Cambria Math"/>
            <w:szCs w:val="24"/>
          </w:rPr>
          <m:t>-</m:t>
        </m:r>
        <m:d>
          <m:dPr>
            <m:begChr m:val="["/>
            <m:endChr m:val="]"/>
            <m:ctrlPr>
              <w:rPr>
                <w:rFonts w:ascii="Cambria Math" w:hAnsi="Cambria Math"/>
                <w:bCs w:val="0"/>
                <w:i/>
                <w:szCs w:val="24"/>
              </w:rPr>
            </m:ctrlPr>
          </m:dPr>
          <m:e>
            <m:r>
              <w:rPr>
                <w:rFonts w:ascii="Cambria Math" w:hAnsi="Cambria Math"/>
                <w:szCs w:val="24"/>
              </w:rPr>
              <m:t>-</m:t>
            </m:r>
            <m:nary>
              <m:naryPr>
                <m:chr m:val="∑"/>
                <m:limLoc m:val="undOvr"/>
                <m:ctrlPr>
                  <w:rPr>
                    <w:rFonts w:ascii="Cambria Math" w:hAnsi="Cambria Math"/>
                    <w:bCs w:val="0"/>
                    <w:i/>
                    <w:szCs w:val="24"/>
                  </w:rPr>
                </m:ctrlPr>
              </m:naryPr>
              <m:sub>
                <m:r>
                  <w:rPr>
                    <w:rFonts w:ascii="Cambria Math" w:hAnsi="Cambria Math"/>
                    <w:szCs w:val="24"/>
                  </w:rPr>
                  <m:t>m=1</m:t>
                </m:r>
              </m:sub>
              <m:sup>
                <m:sSub>
                  <m:sSubPr>
                    <m:ctrlPr>
                      <w:rPr>
                        <w:rFonts w:ascii="Cambria Math" w:hAnsi="Cambria Math"/>
                        <w:bCs w:val="0"/>
                        <w:i/>
                        <w:szCs w:val="24"/>
                      </w:rPr>
                    </m:ctrlPr>
                  </m:sSubPr>
                  <m:e>
                    <m:r>
                      <w:rPr>
                        <w:rFonts w:ascii="Cambria Math" w:hAnsi="Cambria Math"/>
                        <w:szCs w:val="24"/>
                      </w:rPr>
                      <m:t>K</m:t>
                    </m:r>
                  </m:e>
                  <m:sub>
                    <m:r>
                      <w:rPr>
                        <w:rFonts w:ascii="Cambria Math" w:hAnsi="Cambria Math"/>
                        <w:szCs w:val="24"/>
                      </w:rPr>
                      <m:t>i,h,</m:t>
                    </m:r>
                    <m:r>
                      <w:rPr>
                        <w:rFonts w:ascii="Cambria Math" w:hAnsi="Cambria Math"/>
                        <w:szCs w:val="24"/>
                      </w:rPr>
                      <m:t>0</m:t>
                    </m:r>
                  </m:sub>
                </m:sSub>
              </m:sup>
              <m:e>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i,m,h,</m:t>
                    </m:r>
                    <m:r>
                      <w:rPr>
                        <w:rFonts w:ascii="Cambria Math" w:hAnsi="Cambria Math"/>
                        <w:szCs w:val="24"/>
                      </w:rPr>
                      <m:t>0</m:t>
                    </m:r>
                  </m:sub>
                </m:sSub>
                <m:func>
                  <m:funcPr>
                    <m:ctrlPr>
                      <w:rPr>
                        <w:rFonts w:ascii="Cambria Math" w:hAnsi="Cambria Math"/>
                        <w:bCs w:val="0"/>
                        <w:i/>
                        <w:szCs w:val="24"/>
                      </w:rPr>
                    </m:ctrlPr>
                  </m:funcPr>
                  <m:fName>
                    <m:r>
                      <m:rPr>
                        <m:sty m:val="p"/>
                      </m:rPr>
                      <w:rPr>
                        <w:rFonts w:ascii="Cambria Math" w:hAnsi="Cambria Math"/>
                      </w:rPr>
                      <m:t>log</m:t>
                    </m:r>
                  </m:fName>
                  <m:e>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i,m,h,</m:t>
                        </m:r>
                        <m:r>
                          <w:rPr>
                            <w:rFonts w:ascii="Cambria Math" w:hAnsi="Cambria Math"/>
                            <w:szCs w:val="24"/>
                          </w:rPr>
                          <m:t>0</m:t>
                        </m:r>
                      </m:sub>
                    </m:sSub>
                  </m:e>
                </m:func>
              </m:e>
            </m:nary>
          </m:e>
        </m:d>
      </m:oMath>
      <w:r w:rsidR="00695F8E" w:rsidRPr="00405E58">
        <w:rPr>
          <w:bCs w:val="0"/>
          <w:szCs w:val="24"/>
        </w:rPr>
        <w:tab/>
        <w:t xml:space="preserve">[eq. </w:t>
      </w:r>
      <w:r w:rsidR="009559AA" w:rsidRPr="00405E58">
        <w:rPr>
          <w:bCs w:val="0"/>
          <w:szCs w:val="24"/>
        </w:rPr>
        <w:t>5</w:t>
      </w:r>
      <w:r w:rsidR="00695F8E" w:rsidRPr="00405E58">
        <w:rPr>
          <w:bCs w:val="0"/>
          <w:szCs w:val="24"/>
        </w:rPr>
        <w:t>],</w:t>
      </w:r>
    </w:p>
    <w:p w14:paraId="7D6D1B4E" w14:textId="068F7F60" w:rsidR="00E80808" w:rsidRPr="00D17EEC" w:rsidRDefault="00E02FCC" w:rsidP="002802AE">
      <w:pPr>
        <w:tabs>
          <w:tab w:val="left" w:pos="426"/>
        </w:tabs>
        <w:spacing w:beforeLines="70" w:before="250"/>
        <w:rPr>
          <w:bCs w:val="0"/>
          <w:szCs w:val="24"/>
        </w:rPr>
      </w:pPr>
      <w:r w:rsidRPr="00405E58">
        <w:rPr>
          <w:bCs w:val="0"/>
          <w:szCs w:val="24"/>
        </w:rPr>
        <w:t xml:space="preserve">where </w:t>
      </w:r>
      <m:oMath>
        <m:sSub>
          <m:sSubPr>
            <m:ctrlPr>
              <w:rPr>
                <w:rFonts w:ascii="Cambria Math" w:hAnsi="Cambria Math"/>
                <w:bCs w:val="0"/>
                <w:i/>
                <w:szCs w:val="24"/>
              </w:rPr>
            </m:ctrlPr>
          </m:sSubPr>
          <m:e>
            <m:r>
              <w:rPr>
                <w:rFonts w:ascii="Cambria Math" w:hAnsi="Cambria Math"/>
                <w:szCs w:val="24"/>
              </w:rPr>
              <m:t>H</m:t>
            </m:r>
          </m:e>
          <m:sub>
            <m:r>
              <w:rPr>
                <w:rFonts w:ascii="Cambria Math" w:hAnsi="Cambria Math"/>
                <w:szCs w:val="24"/>
              </w:rPr>
              <m:t xml:space="preserve">i,h, </m:t>
            </m:r>
            <m:r>
              <w:rPr>
                <w:rFonts w:ascii="Cambria Math" w:hAnsi="Cambria Math"/>
                <w:szCs w:val="24"/>
              </w:rPr>
              <m:t>50</m:t>
            </m:r>
          </m:sub>
        </m:sSub>
      </m:oMath>
      <w:r w:rsidR="00B45E67" w:rsidRPr="00405E58">
        <w:rPr>
          <w:bCs w:val="0"/>
          <w:szCs w:val="24"/>
        </w:rPr>
        <w:t xml:space="preserve"> </w:t>
      </w:r>
      <w:r w:rsidR="00C22FFE" w:rsidRPr="00405E58">
        <w:rPr>
          <w:bCs w:val="0"/>
          <w:szCs w:val="24"/>
        </w:rPr>
        <w:t xml:space="preserve">and </w:t>
      </w:r>
      <m:oMath>
        <m:sSub>
          <m:sSubPr>
            <m:ctrlPr>
              <w:rPr>
                <w:rFonts w:ascii="Cambria Math" w:hAnsi="Cambria Math"/>
                <w:bCs w:val="0"/>
                <w:i/>
                <w:szCs w:val="24"/>
              </w:rPr>
            </m:ctrlPr>
          </m:sSubPr>
          <m:e>
            <m:r>
              <w:rPr>
                <w:rFonts w:ascii="Cambria Math" w:hAnsi="Cambria Math"/>
                <w:szCs w:val="24"/>
              </w:rPr>
              <m:t>H</m:t>
            </m:r>
          </m:e>
          <m:sub>
            <m:r>
              <w:rPr>
                <w:rFonts w:ascii="Cambria Math" w:hAnsi="Cambria Math"/>
                <w:szCs w:val="24"/>
              </w:rPr>
              <m:t xml:space="preserve">i,h, </m:t>
            </m:r>
            <m:r>
              <w:rPr>
                <w:rFonts w:ascii="Cambria Math" w:hAnsi="Cambria Math"/>
                <w:szCs w:val="24"/>
              </w:rPr>
              <m:t>0</m:t>
            </m:r>
          </m:sub>
        </m:sSub>
      </m:oMath>
      <w:r w:rsidRPr="00405E58">
        <w:rPr>
          <w:bCs w:val="0"/>
          <w:szCs w:val="24"/>
        </w:rPr>
        <w:t xml:space="preserve"> </w:t>
      </w:r>
      <w:r w:rsidR="0073781F" w:rsidRPr="00405E58">
        <w:rPr>
          <w:bCs w:val="0"/>
          <w:szCs w:val="24"/>
        </w:rPr>
        <w:t>denote the</w:t>
      </w:r>
      <w:r w:rsidR="00C22FFE" w:rsidRPr="00405E58">
        <w:rPr>
          <w:bCs w:val="0"/>
          <w:szCs w:val="24"/>
        </w:rPr>
        <w:t xml:space="preserve"> </w:t>
      </w:r>
      <w:r w:rsidR="00511B08" w:rsidRPr="00405E58">
        <w:rPr>
          <w:bCs w:val="0"/>
          <w:szCs w:val="24"/>
        </w:rPr>
        <w:t>S</w:t>
      </w:r>
      <w:r w:rsidRPr="00405E58">
        <w:rPr>
          <w:bCs w:val="0"/>
          <w:szCs w:val="24"/>
        </w:rPr>
        <w:t>hannon entrop</w:t>
      </w:r>
      <w:r w:rsidR="00511B08" w:rsidRPr="00405E58">
        <w:rPr>
          <w:bCs w:val="0"/>
          <w:szCs w:val="24"/>
        </w:rPr>
        <w:t>y</w:t>
      </w:r>
      <w:r w:rsidR="002B326E" w:rsidRPr="00405E58">
        <w:rPr>
          <w:bCs w:val="0"/>
          <w:szCs w:val="24"/>
        </w:rPr>
        <w:t xml:space="preserve"> </w:t>
      </w:r>
      <w:r w:rsidRPr="00405E58">
        <w:rPr>
          <w:bCs w:val="0"/>
          <w:szCs w:val="24"/>
        </w:rPr>
        <w:t>of the proportion</w:t>
      </w:r>
      <w:r w:rsidR="00E80808" w:rsidRPr="00405E58">
        <w:rPr>
          <w:bCs w:val="0"/>
          <w:szCs w:val="24"/>
        </w:rPr>
        <w:t>s</w:t>
      </w:r>
      <w:r w:rsidRPr="00405E58">
        <w:rPr>
          <w:bCs w:val="0"/>
          <w:szCs w:val="24"/>
        </w:rPr>
        <w:t xml:space="preserve"> of initial states </w:t>
      </w:r>
      <w:r w:rsidR="00B45E67" w:rsidRPr="00405E58">
        <w:rPr>
          <w:bCs w:val="0"/>
          <w:szCs w:val="24"/>
        </w:rPr>
        <w:t xml:space="preserve">attracted to </w:t>
      </w:r>
      <w:r w:rsidR="00A27894" w:rsidRPr="00405E58">
        <w:rPr>
          <w:bCs w:val="0"/>
          <w:szCs w:val="24"/>
        </w:rPr>
        <w:t>specific</w:t>
      </w:r>
      <w:r w:rsidR="00FB7912" w:rsidRPr="00405E58">
        <w:rPr>
          <w:bCs w:val="0"/>
          <w:szCs w:val="24"/>
        </w:rPr>
        <w:t xml:space="preserve"> basins</w:t>
      </w:r>
      <w:r w:rsidR="00ED793B" w:rsidRPr="00405E58">
        <w:rPr>
          <w:bCs w:val="0"/>
          <w:szCs w:val="24"/>
        </w:rPr>
        <w:t xml:space="preserve"> </w:t>
      </w:r>
      <w:r w:rsidR="00FB7912" w:rsidRPr="00405E58">
        <w:rPr>
          <w:bCs w:val="0"/>
          <w:szCs w:val="24"/>
        </w:rPr>
        <w:t xml:space="preserve">under the </w:t>
      </w:r>
      <w:r w:rsidR="00763685" w:rsidRPr="00763685">
        <w:rPr>
          <w:bCs w:val="0"/>
          <w:szCs w:val="24"/>
          <w:highlight w:val="yellow"/>
        </w:rPr>
        <w:t>50</w:t>
      </w:r>
      <w:r w:rsidR="00763685" w:rsidRPr="00D17EEC">
        <w:rPr>
          <w:bCs w:val="0"/>
          <w:szCs w:val="24"/>
          <w:highlight w:val="yellow"/>
        </w:rPr>
        <w:t>%</w:t>
      </w:r>
      <w:r w:rsidR="009203B8" w:rsidRPr="00D17EEC">
        <w:t xml:space="preserve"> </w:t>
      </w:r>
      <w:r w:rsidR="00A51C88" w:rsidRPr="00D17EEC">
        <w:rPr>
          <w:bCs w:val="0"/>
          <w:szCs w:val="24"/>
        </w:rPr>
        <w:t xml:space="preserve">and </w:t>
      </w:r>
      <w:r w:rsidR="00FB7912" w:rsidRPr="00D17EEC">
        <w:rPr>
          <w:bCs w:val="0"/>
          <w:szCs w:val="24"/>
        </w:rPr>
        <w:t>0% quantile</w:t>
      </w:r>
      <w:r w:rsidR="00A51C88" w:rsidRPr="00D17EEC">
        <w:rPr>
          <w:bCs w:val="0"/>
          <w:szCs w:val="24"/>
        </w:rPr>
        <w:t xml:space="preserve"> abundance assumptions</w:t>
      </w:r>
      <w:r w:rsidR="00FB7912" w:rsidRPr="00D17EEC">
        <w:rPr>
          <w:bCs w:val="0"/>
          <w:szCs w:val="24"/>
        </w:rPr>
        <w:t xml:space="preserve"> of focal genus</w:t>
      </w:r>
      <w:r w:rsidR="001038BD" w:rsidRPr="00D17EEC">
        <w:rPr>
          <w:bCs w:val="0"/>
          <w:szCs w:val="24"/>
        </w:rPr>
        <w:t xml:space="preserve"> </w:t>
      </w:r>
      <w:r w:rsidR="001038BD" w:rsidRPr="00D17EEC">
        <w:rPr>
          <w:bCs w:val="0"/>
          <w:i/>
          <w:iCs/>
          <w:szCs w:val="24"/>
        </w:rPr>
        <w:t>i</w:t>
      </w:r>
      <w:r w:rsidR="00051837" w:rsidRPr="00D17EEC">
        <w:rPr>
          <w:bCs w:val="0"/>
          <w:szCs w:val="24"/>
        </w:rPr>
        <w:t>, respectively</w:t>
      </w:r>
      <w:r w:rsidR="0004402F" w:rsidRPr="00D17EEC">
        <w:rPr>
          <w:bCs w:val="0"/>
          <w:szCs w:val="24"/>
        </w:rPr>
        <w:t xml:space="preserve"> </w:t>
      </w:r>
      <w:r w:rsidR="0004402F" w:rsidRPr="00D17EEC">
        <w:t>(Fig. 1</w:t>
      </w:r>
      <w:r w:rsidR="00166399" w:rsidRPr="00D17EEC">
        <w:t>g</w:t>
      </w:r>
      <w:r w:rsidR="0004402F" w:rsidRPr="00D17EEC">
        <w:t xml:space="preserve">). </w:t>
      </w:r>
      <w:r w:rsidR="00CF0F72" w:rsidRPr="00D17EEC">
        <w:t xml:space="preserve">The </w:t>
      </w:r>
      <w:r w:rsidR="00DD6526" w:rsidRPr="00D17EEC">
        <w:t>proportion</w:t>
      </w:r>
      <w:r w:rsidR="008277CF" w:rsidRPr="00D17EEC">
        <w:t>s</w:t>
      </w:r>
      <w:r w:rsidR="00DD6526" w:rsidRPr="00D17EEC">
        <w:t xml:space="preserve"> of initial community states </w:t>
      </w:r>
      <w:r w:rsidR="005F2D0B" w:rsidRPr="00D17EEC">
        <w:t>[</w:t>
      </w:r>
      <w:r w:rsidR="00C24AEB" w:rsidRPr="00D17EEC">
        <w:rPr>
          <w:bCs w:val="0"/>
          <w:i/>
          <w:iCs/>
          <w:szCs w:val="24"/>
        </w:rPr>
        <w:t>j</w:t>
      </w:r>
      <w:r w:rsidR="00C24AEB" w:rsidRPr="00D17EEC">
        <w:rPr>
          <w:bCs w:val="0"/>
          <w:szCs w:val="24"/>
        </w:rPr>
        <w:t xml:space="preserve"> </w:t>
      </w:r>
      <w:r w:rsidR="00C24AEB" w:rsidRPr="00D17EEC">
        <w:rPr>
          <w:bCs w:val="0"/>
          <w:szCs w:val="24"/>
        </w:rPr>
        <w:sym w:font="Symbol" w:char="F0CE"/>
      </w:r>
      <w:r w:rsidR="00C24AEB" w:rsidRPr="00D17EEC">
        <w:rPr>
          <w:bCs w:val="0"/>
          <w:szCs w:val="24"/>
        </w:rPr>
        <w:t xml:space="preserve"> </w:t>
      </w:r>
      <m:oMath>
        <m:d>
          <m:dPr>
            <m:begChr m:val="{"/>
            <m:endChr m:val="}"/>
            <m:ctrlPr>
              <w:rPr>
                <w:rFonts w:ascii="Cambria Math" w:hAnsi="Cambria Math"/>
                <w:bCs w:val="0"/>
                <w:i/>
                <w:szCs w:val="24"/>
              </w:rPr>
            </m:ctrlPr>
          </m:dPr>
          <m:e>
            <m:r>
              <w:rPr>
                <w:rFonts w:ascii="Cambria Math" w:hAnsi="Cambria Math"/>
                <w:szCs w:val="24"/>
              </w:rPr>
              <m:t xml:space="preserve">1,2,…, </m:t>
            </m:r>
            <m:sSub>
              <m:sSubPr>
                <m:ctrlPr>
                  <w:rPr>
                    <w:rFonts w:ascii="Cambria Math" w:hAnsi="Cambria Math"/>
                    <w:i/>
                    <w:szCs w:val="24"/>
                  </w:rPr>
                </m:ctrlPr>
              </m:sSubPr>
              <m:e>
                <m:r>
                  <w:rPr>
                    <w:rFonts w:ascii="Cambria Math" w:hAnsi="Cambria Math"/>
                    <w:szCs w:val="24"/>
                  </w:rPr>
                  <m:t>N</m:t>
                </m:r>
              </m:e>
              <m:sub>
                <m:r>
                  <m:rPr>
                    <m:nor/>
                  </m:rPr>
                  <w:rPr>
                    <w:rFonts w:ascii="Cambria Math" w:hAnsi="Cambria Math"/>
                    <w:szCs w:val="24"/>
                  </w:rPr>
                  <m:t>init</m:t>
                </m:r>
              </m:sub>
            </m:sSub>
          </m:e>
        </m:d>
      </m:oMath>
      <w:r w:rsidR="005F2D0B" w:rsidRPr="00D17EEC">
        <w:t xml:space="preserve">] attracted to </w:t>
      </w:r>
      <w:r w:rsidR="00F66F91" w:rsidRPr="00D17EEC">
        <w:t xml:space="preserve">each </w:t>
      </w:r>
      <w:r w:rsidR="001C337B" w:rsidRPr="00D17EEC">
        <w:t xml:space="preserve">basin </w:t>
      </w:r>
      <w:r w:rsidR="001C337B" w:rsidRPr="00D17EEC">
        <w:rPr>
          <w:i/>
          <w:iCs/>
        </w:rPr>
        <w:t>m</w:t>
      </w:r>
      <w:r w:rsidR="001C337B" w:rsidRPr="00D17EEC">
        <w:t xml:space="preserve"> </w:t>
      </w:r>
      <w:r w:rsidR="00FC4A2D" w:rsidRPr="00D17EEC">
        <w:rPr>
          <w:bCs w:val="0"/>
          <w:szCs w:val="24"/>
        </w:rPr>
        <w:t xml:space="preserve">in host plant background </w:t>
      </w:r>
      <w:r w:rsidR="00FC4A2D" w:rsidRPr="00D17EEC">
        <w:rPr>
          <w:bCs w:val="0"/>
          <w:i/>
          <w:iCs/>
          <w:szCs w:val="24"/>
        </w:rPr>
        <w:t>h</w:t>
      </w:r>
      <w:r w:rsidR="00000AED" w:rsidRPr="00D17EEC">
        <w:t xml:space="preserve"> under</w:t>
      </w:r>
      <w:r w:rsidR="002A39AB" w:rsidRPr="00D17EEC">
        <w:t xml:space="preserve"> </w:t>
      </w:r>
      <w:r w:rsidR="001038BD" w:rsidRPr="00D17EEC">
        <w:t xml:space="preserve">the two </w:t>
      </w:r>
      <w:r w:rsidR="008B37FC" w:rsidRPr="00D17EEC">
        <w:t xml:space="preserve">abundance </w:t>
      </w:r>
      <w:r w:rsidR="001038BD" w:rsidRPr="00D17EEC">
        <w:t>conditions were</w:t>
      </w:r>
      <w:r w:rsidR="008277CF" w:rsidRPr="00D17EEC">
        <w:t xml:space="preserve"> denoted as </w:t>
      </w:r>
      <m:oMath>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i,m,h,</m:t>
            </m:r>
            <m:r>
              <w:rPr>
                <w:rFonts w:ascii="Cambria Math" w:hAnsi="Cambria Math"/>
                <w:szCs w:val="24"/>
              </w:rPr>
              <m:t>50</m:t>
            </m:r>
          </m:sub>
        </m:sSub>
      </m:oMath>
      <w:r w:rsidR="00C5230E" w:rsidRPr="00D17EEC">
        <w:t xml:space="preserve"> and </w:t>
      </w:r>
      <m:oMath>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i,m,h,</m:t>
            </m:r>
            <m:r>
              <w:rPr>
                <w:rFonts w:ascii="Cambria Math" w:hAnsi="Cambria Math"/>
                <w:szCs w:val="24"/>
              </w:rPr>
              <m:t>0</m:t>
            </m:r>
          </m:sub>
        </m:sSub>
      </m:oMath>
      <w:r w:rsidR="00C5230E" w:rsidRPr="00D17EEC">
        <w:t>.</w:t>
      </w:r>
      <w:r w:rsidR="00A62310" w:rsidRPr="00D17EEC">
        <w:t xml:space="preserve"> The values</w:t>
      </w:r>
      <w:r w:rsidR="00C5230E" w:rsidRPr="00D17EEC">
        <w:t xml:space="preserve"> </w:t>
      </w:r>
      <m:oMath>
        <m:sSub>
          <m:sSubPr>
            <m:ctrlPr>
              <w:rPr>
                <w:rFonts w:ascii="Cambria Math" w:hAnsi="Cambria Math"/>
                <w:bCs w:val="0"/>
                <w:i/>
                <w:szCs w:val="24"/>
              </w:rPr>
            </m:ctrlPr>
          </m:sSubPr>
          <m:e>
            <m:r>
              <w:rPr>
                <w:rFonts w:ascii="Cambria Math" w:hAnsi="Cambria Math"/>
                <w:szCs w:val="24"/>
              </w:rPr>
              <m:t>K</m:t>
            </m:r>
          </m:e>
          <m:sub>
            <m:r>
              <w:rPr>
                <w:rFonts w:ascii="Cambria Math" w:hAnsi="Cambria Math"/>
                <w:szCs w:val="24"/>
              </w:rPr>
              <m:t>i,h,</m:t>
            </m:r>
            <m:r>
              <w:rPr>
                <w:rFonts w:ascii="Cambria Math" w:hAnsi="Cambria Math"/>
                <w:szCs w:val="24"/>
              </w:rPr>
              <m:t>50</m:t>
            </m:r>
          </m:sub>
        </m:sSub>
      </m:oMath>
      <w:r w:rsidR="00D73360" w:rsidRPr="00D17EEC">
        <w:t xml:space="preserve"> and </w:t>
      </w:r>
      <m:oMath>
        <m:sSub>
          <m:sSubPr>
            <m:ctrlPr>
              <w:rPr>
                <w:rFonts w:ascii="Cambria Math" w:hAnsi="Cambria Math"/>
                <w:bCs w:val="0"/>
                <w:i/>
                <w:szCs w:val="24"/>
              </w:rPr>
            </m:ctrlPr>
          </m:sSubPr>
          <m:e>
            <m:r>
              <w:rPr>
                <w:rFonts w:ascii="Cambria Math" w:hAnsi="Cambria Math"/>
                <w:szCs w:val="24"/>
              </w:rPr>
              <m:t>K</m:t>
            </m:r>
          </m:e>
          <m:sub>
            <m:r>
              <w:rPr>
                <w:rFonts w:ascii="Cambria Math" w:hAnsi="Cambria Math"/>
                <w:szCs w:val="24"/>
              </w:rPr>
              <m:t>i,h,</m:t>
            </m:r>
            <m:r>
              <w:rPr>
                <w:rFonts w:ascii="Cambria Math" w:hAnsi="Cambria Math"/>
                <w:szCs w:val="24"/>
              </w:rPr>
              <m:t>0</m:t>
            </m:r>
          </m:sub>
        </m:sSub>
      </m:oMath>
      <w:r w:rsidR="00D73360" w:rsidRPr="00D17EEC">
        <w:t xml:space="preserve"> indicate the numbers of </w:t>
      </w:r>
      <w:r w:rsidR="00A82090" w:rsidRPr="00D17EEC">
        <w:t>basins</w:t>
      </w:r>
      <w:r w:rsidR="0065000F" w:rsidRPr="00D17EEC">
        <w:t xml:space="preserve"> under </w:t>
      </w:r>
      <w:r w:rsidR="007E38D1">
        <w:t>the respective</w:t>
      </w:r>
      <w:r w:rsidR="0065000F" w:rsidRPr="00D17EEC">
        <w:t xml:space="preserve"> condition</w:t>
      </w:r>
      <w:r w:rsidR="007E38D1">
        <w:t>s</w:t>
      </w:r>
      <w:r w:rsidR="0065000F" w:rsidRPr="00D17EEC">
        <w:t xml:space="preserve">. </w:t>
      </w:r>
      <w:r w:rsidR="00A82090" w:rsidRPr="00D17EEC">
        <w:t xml:space="preserve">  </w:t>
      </w:r>
    </w:p>
    <w:p w14:paraId="40699780" w14:textId="4C4D8EE4" w:rsidR="00D07F80" w:rsidRPr="00405E58" w:rsidRDefault="00883D6F" w:rsidP="00BC525A">
      <w:pPr>
        <w:tabs>
          <w:tab w:val="left" w:pos="426"/>
        </w:tabs>
        <w:spacing w:beforeLines="70" w:before="250"/>
        <w:rPr>
          <w:bCs w:val="0"/>
          <w:szCs w:val="24"/>
        </w:rPr>
      </w:pPr>
      <w:r w:rsidRPr="00D17EEC">
        <w:rPr>
          <w:b/>
          <w:bCs w:val="0"/>
          <w:szCs w:val="24"/>
        </w:rPr>
        <w:tab/>
      </w:r>
      <w:r w:rsidRPr="00D17EEC">
        <w:t xml:space="preserve">To </w:t>
      </w:r>
      <w:r w:rsidR="00773991" w:rsidRPr="00D17EEC">
        <w:t xml:space="preserve">standardize the estimated species’ effects on assembly landscape and </w:t>
      </w:r>
      <w:r w:rsidRPr="00D17EEC">
        <w:t>evaluate th</w:t>
      </w:r>
      <w:r w:rsidR="00773991" w:rsidRPr="00D17EEC">
        <w:t>eir</w:t>
      </w:r>
      <w:r w:rsidRPr="00D17EEC">
        <w:t xml:space="preserve"> statistical significance, we performed null-model simulation tests. Specifically, we repeated the </w:t>
      </w:r>
      <w:r w:rsidR="00BD6DF1" w:rsidRPr="00D17EEC">
        <w:t xml:space="preserve">sensitivity </w:t>
      </w:r>
      <w:r w:rsidRPr="00D17EEC">
        <w:t>analysis described above, but with</w:t>
      </w:r>
      <w:r w:rsidR="00252355" w:rsidRPr="00D17EEC">
        <w:t xml:space="preserve"> </w:t>
      </w:r>
      <w:r w:rsidR="00247A9B" w:rsidRPr="00D17EEC">
        <w:t>randomly</w:t>
      </w:r>
      <w:r w:rsidR="005913A3" w:rsidRPr="00D17EEC">
        <w:t xml:space="preserve"> shuffled relative abundance </w:t>
      </w:r>
      <w:r w:rsidR="00A84728" w:rsidRPr="00D17EEC">
        <w:t xml:space="preserve">of the focal genus </w:t>
      </w:r>
      <w:r w:rsidR="00252355" w:rsidRPr="00D17EEC">
        <w:t xml:space="preserve">using two different approaches </w:t>
      </w:r>
      <w:r w:rsidRPr="00D17EEC">
        <w:t>(10,000 permutations</w:t>
      </w:r>
      <w:r w:rsidR="00252355" w:rsidRPr="00D17EEC">
        <w:t xml:space="preserve"> ea</w:t>
      </w:r>
      <w:r w:rsidR="00252355" w:rsidRPr="00C70107">
        <w:t>ch</w:t>
      </w:r>
      <w:r w:rsidRPr="00C70107">
        <w:t>).</w:t>
      </w:r>
      <w:r w:rsidR="000735DF" w:rsidRPr="00C70107">
        <w:t xml:space="preserve"> In the randomization, </w:t>
      </w:r>
      <w:r w:rsidR="00252355" w:rsidRPr="00C70107">
        <w:t xml:space="preserve">shuffling was </w:t>
      </w:r>
      <w:r w:rsidR="00275AC2">
        <w:t>performed</w:t>
      </w:r>
      <w:r w:rsidR="00B6671C">
        <w:t xml:space="preserve"> </w:t>
      </w:r>
      <w:r w:rsidR="00A84A58">
        <w:t>among</w:t>
      </w:r>
      <w:r w:rsidR="00252355" w:rsidRPr="00C70107">
        <w:t xml:space="preserve"> samples sharing the same host plant</w:t>
      </w:r>
      <w:r w:rsidR="00B6671C">
        <w:t>.</w:t>
      </w:r>
      <w:r w:rsidR="009A2248" w:rsidRPr="00C70107">
        <w:t xml:space="preserve"> </w:t>
      </w:r>
      <w:r w:rsidR="005D75A1" w:rsidRPr="00C70107">
        <w:rPr>
          <w:bCs w:val="0"/>
          <w:szCs w:val="24"/>
        </w:rPr>
        <w:t>These indices</w:t>
      </w:r>
      <w:r w:rsidR="007908A4" w:rsidRPr="00C70107">
        <w:rPr>
          <w:bCs w:val="0"/>
          <w:szCs w:val="24"/>
        </w:rPr>
        <w:t xml:space="preserve"> </w:t>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i,h</m:t>
            </m:r>
          </m:sub>
        </m:sSub>
      </m:oMath>
      <w:r w:rsidR="007908A4" w:rsidRPr="00C70107">
        <w:rPr>
          <w:bCs w:val="0"/>
          <w:i/>
          <w:szCs w:val="24"/>
        </w:rPr>
        <w:t xml:space="preserve"> </w:t>
      </w:r>
      <w:r w:rsidR="007908A4" w:rsidRPr="00C70107">
        <w:rPr>
          <w:bCs w:val="0"/>
          <w:szCs w:val="24"/>
        </w:rPr>
        <w:t xml:space="preserve">and </w:t>
      </w:r>
      <m:oMath>
        <m:r>
          <w:rPr>
            <w:rFonts w:ascii="Cambria Math" w:hAnsi="Cambria Math"/>
            <w:szCs w:val="24"/>
          </w:rPr>
          <m:t>∆</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i,h</m:t>
            </m:r>
          </m:sub>
        </m:sSub>
      </m:oMath>
      <w:r w:rsidR="007908A4" w:rsidRPr="00C70107">
        <w:rPr>
          <w:bCs w:val="0"/>
          <w:szCs w:val="24"/>
        </w:rPr>
        <w:t xml:space="preserve"> </w:t>
      </w:r>
      <w:r w:rsidR="00FF2F51" w:rsidRPr="00C70107">
        <w:rPr>
          <w:bCs w:val="0"/>
          <w:szCs w:val="24"/>
        </w:rPr>
        <w:t>we</w:t>
      </w:r>
      <w:r w:rsidR="00FF2F51" w:rsidRPr="00D17EEC">
        <w:rPr>
          <w:bCs w:val="0"/>
          <w:szCs w:val="24"/>
        </w:rPr>
        <w:t>re then standardized</w:t>
      </w:r>
      <w:r w:rsidR="00D866CC" w:rsidRPr="00D17EEC">
        <w:rPr>
          <w:bCs w:val="0"/>
          <w:szCs w:val="24"/>
        </w:rPr>
        <w:t>, respectively,</w:t>
      </w:r>
      <w:r w:rsidR="00FF2F51" w:rsidRPr="00D17EEC">
        <w:rPr>
          <w:bCs w:val="0"/>
          <w:szCs w:val="24"/>
        </w:rPr>
        <w:t xml:space="preserve"> based on the randomization</w:t>
      </w:r>
      <w:r w:rsidR="006303B5" w:rsidRPr="00D17EEC">
        <w:rPr>
          <w:bCs w:val="0"/>
          <w:szCs w:val="24"/>
        </w:rPr>
        <w:t xml:space="preserve"> </w:t>
      </w:r>
      <w:r w:rsidR="006303B5" w:rsidRPr="00405E58">
        <w:rPr>
          <w:bCs w:val="0"/>
          <w:szCs w:val="24"/>
        </w:rPr>
        <w:t xml:space="preserve">as </w:t>
      </w:r>
      <w:r w:rsidR="00127B57" w:rsidRPr="00405E58">
        <w:rPr>
          <w:bCs w:val="0"/>
          <w:szCs w:val="24"/>
        </w:rPr>
        <w:t>follows:</w:t>
      </w:r>
    </w:p>
    <w:p w14:paraId="55EF6077" w14:textId="752630D8" w:rsidR="00D07F80" w:rsidRPr="00405E58" w:rsidRDefault="00D07F80" w:rsidP="00EA2EE0">
      <w:pPr>
        <w:tabs>
          <w:tab w:val="left" w:pos="142"/>
          <w:tab w:val="left" w:pos="426"/>
          <w:tab w:val="left" w:pos="8931"/>
        </w:tabs>
        <w:spacing w:beforeLines="70" w:before="250"/>
        <w:rPr>
          <w:szCs w:val="24"/>
        </w:rPr>
      </w:pPr>
      <w:r w:rsidRPr="00405E58">
        <w:rPr>
          <w:bCs w:val="0"/>
          <w:szCs w:val="24"/>
        </w:rPr>
        <w:tab/>
      </w:r>
      <m:oMath>
        <m:r>
          <w:rPr>
            <w:rFonts w:ascii="Cambria Math" w:hAnsi="Cambria Math"/>
            <w:szCs w:val="24"/>
          </w:rPr>
          <m:t>z</m:t>
        </m:r>
        <m:r>
          <m:rPr>
            <m:nor/>
          </m:rPr>
          <w:rPr>
            <w:rFonts w:ascii="Cambria Math" w:hAnsi="Cambria Math"/>
            <w:szCs w:val="24"/>
          </w:rPr>
          <m:t>-</m:t>
        </m:r>
        <m:r>
          <m:rPr>
            <m:sty m:val="p"/>
          </m:rPr>
          <w:rPr>
            <w:rFonts w:ascii="Cambria Math" w:hAnsi="Cambria Math"/>
            <w:szCs w:val="24"/>
          </w:rPr>
          <m:t>standardized</m:t>
        </m:r>
        <m:r>
          <w:rPr>
            <w:rFonts w:ascii="Cambria Math" w:hAnsi="Cambria Math"/>
            <w:szCs w:val="24"/>
          </w:rPr>
          <m:t xml:space="preserve"> 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i,h</m:t>
            </m:r>
          </m:sub>
        </m:sSub>
        <m:r>
          <w:rPr>
            <w:rFonts w:ascii="Cambria Math" w:hAnsi="Cambria Math"/>
            <w:szCs w:val="24"/>
          </w:rPr>
          <m:t xml:space="preserve">= </m:t>
        </m:r>
        <m:f>
          <m:fPr>
            <m:ctrlPr>
              <w:rPr>
                <w:rFonts w:ascii="Cambria Math" w:hAnsi="Cambria Math"/>
                <w:bCs w:val="0"/>
                <w:i/>
                <w:szCs w:val="24"/>
              </w:rPr>
            </m:ctrlPr>
          </m:fPr>
          <m:num>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 xml:space="preserve">i,h, </m:t>
                </m:r>
                <m:r>
                  <m:rPr>
                    <m:nor/>
                  </m:rPr>
                  <w:rPr>
                    <w:rFonts w:ascii="Cambria Math" w:hAnsi="Cambria Math"/>
                    <w:szCs w:val="24"/>
                  </w:rPr>
                  <m:t>obs</m:t>
                </m:r>
              </m:sub>
            </m:sSub>
            <m:r>
              <w:rPr>
                <w:rFonts w:ascii="Cambria Math" w:hAnsi="Cambria Math"/>
                <w:szCs w:val="24"/>
              </w:rPr>
              <m:t xml:space="preserve"> - </m:t>
            </m:r>
            <m:r>
              <m:rPr>
                <m:sty m:val="p"/>
              </m:rPr>
              <w:rPr>
                <w:rFonts w:ascii="Cambria Math" w:hAnsi="Cambria Math"/>
                <w:szCs w:val="24"/>
              </w:rPr>
              <m:t>Mean</m:t>
            </m:r>
            <m:d>
              <m:dPr>
                <m:ctrlPr>
                  <w:rPr>
                    <w:rFonts w:ascii="Cambria Math" w:hAnsi="Cambria Math"/>
                    <w:bCs w:val="0"/>
                    <w:i/>
                    <w:szCs w:val="24"/>
                  </w:rPr>
                </m:ctrlPr>
              </m:dPr>
              <m:e>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 xml:space="preserve">i,h, </m:t>
                    </m:r>
                    <m:r>
                      <m:rPr>
                        <m:nor/>
                      </m:rPr>
                      <w:rPr>
                        <w:rFonts w:ascii="Cambria Math" w:hAnsi="Cambria Math"/>
                        <w:szCs w:val="24"/>
                      </w:rPr>
                      <m:t>rand</m:t>
                    </m:r>
                  </m:sub>
                </m:sSub>
              </m:e>
            </m:d>
          </m:num>
          <m:den>
            <m:r>
              <m:rPr>
                <m:sty m:val="p"/>
              </m:rPr>
              <w:rPr>
                <w:rFonts w:ascii="Cambria Math" w:hAnsi="Cambria Math"/>
                <w:szCs w:val="24"/>
              </w:rPr>
              <m:t>SD</m:t>
            </m:r>
            <m:d>
              <m:dPr>
                <m:ctrlPr>
                  <w:rPr>
                    <w:rFonts w:ascii="Cambria Math" w:hAnsi="Cambria Math"/>
                    <w:bCs w:val="0"/>
                    <w:i/>
                    <w:szCs w:val="24"/>
                  </w:rPr>
                </m:ctrlPr>
              </m:dPr>
              <m:e>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 xml:space="preserve">i, h, </m:t>
                    </m:r>
                    <m:r>
                      <m:rPr>
                        <m:nor/>
                      </m:rPr>
                      <w:rPr>
                        <w:rFonts w:ascii="Cambria Math" w:hAnsi="Cambria Math"/>
                        <w:szCs w:val="24"/>
                      </w:rPr>
                      <m:t>rand</m:t>
                    </m:r>
                  </m:sub>
                </m:sSub>
              </m:e>
            </m:d>
          </m:den>
        </m:f>
      </m:oMath>
      <w:r w:rsidR="009C54CE" w:rsidRPr="00405E58">
        <w:rPr>
          <w:bCs w:val="0"/>
          <w:szCs w:val="24"/>
        </w:rPr>
        <w:t xml:space="preserve"> </w:t>
      </w:r>
      <w:r w:rsidR="003974C6" w:rsidRPr="00405E58">
        <w:rPr>
          <w:bCs w:val="0"/>
          <w:szCs w:val="24"/>
        </w:rPr>
        <w:t xml:space="preserve">           </w:t>
      </w:r>
      <w:r w:rsidR="009C54CE" w:rsidRPr="00405E58">
        <w:rPr>
          <w:bCs w:val="0"/>
          <w:szCs w:val="24"/>
        </w:rPr>
        <w:t xml:space="preserve">[eq. </w:t>
      </w:r>
      <w:r w:rsidR="009559AA" w:rsidRPr="00405E58">
        <w:rPr>
          <w:bCs w:val="0"/>
          <w:szCs w:val="24"/>
        </w:rPr>
        <w:t>6</w:t>
      </w:r>
      <w:r w:rsidR="009C54CE" w:rsidRPr="00405E58">
        <w:rPr>
          <w:bCs w:val="0"/>
          <w:szCs w:val="24"/>
        </w:rPr>
        <w:t>],</w:t>
      </w:r>
    </w:p>
    <w:p w14:paraId="4D5620AC" w14:textId="5CBDC10D" w:rsidR="00E80808" w:rsidRPr="00405E58" w:rsidRDefault="00D07F80" w:rsidP="00A03C01">
      <w:pPr>
        <w:tabs>
          <w:tab w:val="left" w:pos="142"/>
          <w:tab w:val="left" w:pos="426"/>
          <w:tab w:val="left" w:pos="8940"/>
        </w:tabs>
        <w:spacing w:beforeLines="70" w:before="250"/>
        <w:ind w:firstLineChars="50" w:firstLine="120"/>
      </w:pPr>
      <w:r w:rsidRPr="00405E58">
        <w:rPr>
          <w:szCs w:val="24"/>
        </w:rPr>
        <w:lastRenderedPageBreak/>
        <w:tab/>
      </w:r>
      <m:oMath>
        <m:r>
          <w:rPr>
            <w:rFonts w:ascii="Cambria Math" w:hAnsi="Cambria Math"/>
            <w:szCs w:val="24"/>
          </w:rPr>
          <m:t>z</m:t>
        </m:r>
        <m:r>
          <m:rPr>
            <m:nor/>
          </m:rPr>
          <w:rPr>
            <w:rFonts w:ascii="Cambria Math" w:hAnsi="Cambria Math"/>
            <w:szCs w:val="24"/>
          </w:rPr>
          <m:t>-</m:t>
        </m:r>
        <m:r>
          <w:rPr>
            <w:rFonts w:ascii="Cambria Math" w:hAnsi="Cambria Math"/>
            <w:szCs w:val="24"/>
          </w:rPr>
          <m:t>standardized 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i,h</m:t>
            </m:r>
          </m:sub>
        </m:sSub>
        <m:r>
          <w:rPr>
            <w:rFonts w:ascii="Cambria Math" w:hAnsi="Cambria Math"/>
            <w:szCs w:val="24"/>
          </w:rPr>
          <m:t xml:space="preserve">= </m:t>
        </m:r>
        <m:f>
          <m:fPr>
            <m:ctrlPr>
              <w:rPr>
                <w:rFonts w:ascii="Cambria Math" w:hAnsi="Cambria Math"/>
                <w:bCs w:val="0"/>
                <w:i/>
                <w:szCs w:val="24"/>
              </w:rPr>
            </m:ctrlPr>
          </m:fPr>
          <m:num>
            <m:r>
              <w:rPr>
                <w:rFonts w:ascii="Cambria Math" w:hAnsi="Cambria Math"/>
                <w:szCs w:val="24"/>
              </w:rPr>
              <m:t>Δ</m:t>
            </m:r>
            <m:sSub>
              <m:sSubPr>
                <m:ctrlPr>
                  <w:rPr>
                    <w:rFonts w:ascii="Cambria Math" w:hAnsi="Cambria Math"/>
                    <w:bCs w:val="0"/>
                    <w:i/>
                    <w:szCs w:val="24"/>
                  </w:rPr>
                </m:ctrlPr>
              </m:sSubPr>
              <m:e>
                <m:r>
                  <m:rPr>
                    <m:nor/>
                  </m:rPr>
                  <w:rPr>
                    <w:rFonts w:ascii="Cambria Math" w:hAnsi="Cambria Math"/>
                    <w:szCs w:val="24"/>
                  </w:rPr>
                  <m:t>evenness</m:t>
                </m:r>
              </m:e>
              <m:sub>
                <m:r>
                  <m:rPr>
                    <m:nor/>
                  </m:rPr>
                  <w:rPr>
                    <w:rFonts w:ascii="Cambria Math" w:hAnsi="Cambria Math"/>
                    <w:szCs w:val="24"/>
                  </w:rPr>
                  <m:t>i,h, obs</m:t>
                </m:r>
              </m:sub>
            </m:sSub>
            <m:r>
              <w:rPr>
                <w:rFonts w:ascii="Cambria Math" w:hAnsi="Cambria Math"/>
                <w:szCs w:val="24"/>
              </w:rPr>
              <m:t xml:space="preserve"> - </m:t>
            </m:r>
            <m:r>
              <m:rPr>
                <m:sty m:val="p"/>
              </m:rPr>
              <w:rPr>
                <w:rFonts w:ascii="Cambria Math" w:hAnsi="Cambria Math"/>
                <w:szCs w:val="24"/>
              </w:rPr>
              <m:t>Mean</m:t>
            </m:r>
            <m:d>
              <m:dPr>
                <m:ctrlPr>
                  <w:rPr>
                    <w:rFonts w:ascii="Cambria Math" w:hAnsi="Cambria Math"/>
                    <w:bCs w:val="0"/>
                    <w:i/>
                    <w:szCs w:val="24"/>
                  </w:rPr>
                </m:ctrlPr>
              </m:dPr>
              <m:e>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 xml:space="preserve">i, h, </m:t>
                    </m:r>
                    <m:r>
                      <m:rPr>
                        <m:nor/>
                      </m:rPr>
                      <w:rPr>
                        <w:rFonts w:ascii="Cambria Math" w:hAnsi="Cambria Math"/>
                        <w:szCs w:val="24"/>
                      </w:rPr>
                      <m:t>rand</m:t>
                    </m:r>
                  </m:sub>
                </m:sSub>
              </m:e>
            </m:d>
          </m:num>
          <m:den>
            <m:r>
              <m:rPr>
                <m:sty m:val="p"/>
              </m:rPr>
              <w:rPr>
                <w:rFonts w:ascii="Cambria Math" w:hAnsi="Cambria Math"/>
                <w:szCs w:val="24"/>
              </w:rPr>
              <m:t>SD</m:t>
            </m:r>
            <m:d>
              <m:dPr>
                <m:ctrlPr>
                  <w:rPr>
                    <w:rFonts w:ascii="Cambria Math" w:hAnsi="Cambria Math"/>
                    <w:bCs w:val="0"/>
                    <w:i/>
                    <w:szCs w:val="24"/>
                  </w:rPr>
                </m:ctrlPr>
              </m:dPr>
              <m:e>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 xml:space="preserve">i, h, </m:t>
                    </m:r>
                    <m:r>
                      <m:rPr>
                        <m:nor/>
                      </m:rPr>
                      <w:rPr>
                        <w:rFonts w:ascii="Cambria Math" w:hAnsi="Cambria Math"/>
                        <w:szCs w:val="24"/>
                      </w:rPr>
                      <m:t>rand</m:t>
                    </m:r>
                  </m:sub>
                </m:sSub>
              </m:e>
            </m:d>
          </m:den>
        </m:f>
      </m:oMath>
      <w:r w:rsidR="009C54CE" w:rsidRPr="00405E58">
        <w:rPr>
          <w:bCs w:val="0"/>
          <w:szCs w:val="24"/>
        </w:rPr>
        <w:tab/>
        <w:t xml:space="preserve">[eq. </w:t>
      </w:r>
      <w:r w:rsidR="009559AA" w:rsidRPr="00405E58">
        <w:rPr>
          <w:bCs w:val="0"/>
          <w:szCs w:val="24"/>
        </w:rPr>
        <w:t>7</w:t>
      </w:r>
      <w:r w:rsidR="009C54CE" w:rsidRPr="00405E58">
        <w:rPr>
          <w:bCs w:val="0"/>
          <w:szCs w:val="24"/>
        </w:rPr>
        <w:t>],</w:t>
      </w:r>
    </w:p>
    <w:p w14:paraId="1A2A6FC5" w14:textId="2B793FA9" w:rsidR="00615AC8" w:rsidRPr="006F2367" w:rsidRDefault="002B3D1B" w:rsidP="00D93153">
      <w:pPr>
        <w:tabs>
          <w:tab w:val="left" w:pos="426"/>
        </w:tabs>
        <w:spacing w:beforeLines="70" w:before="250"/>
        <w:rPr>
          <w:color w:val="000000" w:themeColor="text1"/>
        </w:rPr>
      </w:pPr>
      <w:r w:rsidRPr="00405E58">
        <w:rPr>
          <w:bCs w:val="0"/>
          <w:szCs w:val="24"/>
        </w:rPr>
        <w:t xml:space="preserve">where </w:t>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 xml:space="preserve">i,h, </m:t>
            </m:r>
            <m:r>
              <m:rPr>
                <m:nor/>
              </m:rPr>
              <w:rPr>
                <w:rFonts w:ascii="Cambria Math" w:hAnsi="Cambria Math"/>
                <w:szCs w:val="24"/>
              </w:rPr>
              <m:t>obs</m:t>
            </m:r>
          </m:sub>
        </m:sSub>
      </m:oMath>
      <w:r w:rsidRPr="00405E58">
        <w:rPr>
          <w:bCs w:val="0"/>
          <w:szCs w:val="24"/>
        </w:rPr>
        <w:t xml:space="preserve"> w</w:t>
      </w:r>
      <w:r w:rsidR="00523951" w:rsidRPr="00405E58">
        <w:rPr>
          <w:bCs w:val="0"/>
          <w:szCs w:val="24"/>
        </w:rPr>
        <w:t>as</w:t>
      </w:r>
      <w:r w:rsidRPr="00405E58">
        <w:rPr>
          <w:bCs w:val="0"/>
          <w:szCs w:val="24"/>
        </w:rPr>
        <w:t xml:space="preserve"> th</w:t>
      </w:r>
      <w:r w:rsidR="009E5799" w:rsidRPr="00405E58">
        <w:rPr>
          <w:bCs w:val="0"/>
          <w:szCs w:val="24"/>
        </w:rPr>
        <w:t>e value from</w:t>
      </w:r>
      <w:r w:rsidRPr="00405E58">
        <w:rPr>
          <w:bCs w:val="0"/>
          <w:szCs w:val="24"/>
        </w:rPr>
        <w:t xml:space="preserve"> the original dataset</w:t>
      </w:r>
      <w:r w:rsidR="000D3415" w:rsidRPr="00405E58">
        <w:rPr>
          <w:bCs w:val="0"/>
          <w:szCs w:val="24"/>
        </w:rPr>
        <w:t xml:space="preserve"> (observation)</w:t>
      </w:r>
      <w:r w:rsidRPr="00405E58">
        <w:rPr>
          <w:bCs w:val="0"/>
          <w:szCs w:val="24"/>
        </w:rPr>
        <w:t xml:space="preserve">, and </w:t>
      </w:r>
      <m:oMath>
        <m:r>
          <m:rPr>
            <m:sty m:val="p"/>
          </m:rPr>
          <w:rPr>
            <w:rFonts w:ascii="Cambria Math" w:hAnsi="Cambria Math"/>
            <w:szCs w:val="24"/>
          </w:rPr>
          <m:t>Mean</m:t>
        </m:r>
        <m:d>
          <m:dPr>
            <m:ctrlPr>
              <w:rPr>
                <w:rFonts w:ascii="Cambria Math" w:hAnsi="Cambria Math"/>
                <w:bCs w:val="0"/>
                <w:i/>
                <w:szCs w:val="24"/>
              </w:rPr>
            </m:ctrlPr>
          </m:dPr>
          <m:e>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 xml:space="preserve">i,h, </m:t>
                </m:r>
                <m:r>
                  <m:rPr>
                    <m:nor/>
                  </m:rPr>
                  <w:rPr>
                    <w:rFonts w:ascii="Cambria Math" w:hAnsi="Cambria Math"/>
                    <w:szCs w:val="24"/>
                  </w:rPr>
                  <m:t>rand</m:t>
                </m:r>
              </m:sub>
            </m:sSub>
          </m:e>
        </m:d>
      </m:oMath>
      <w:r w:rsidR="00523951" w:rsidRPr="00405E58">
        <w:rPr>
          <w:bCs w:val="0"/>
          <w:szCs w:val="24"/>
        </w:rPr>
        <w:t xml:space="preserve"> and</w:t>
      </w:r>
      <w:r w:rsidR="00523951" w:rsidRPr="00405E58">
        <w:rPr>
          <w:bCs w:val="0"/>
          <w:iCs/>
          <w:szCs w:val="24"/>
        </w:rPr>
        <w:t xml:space="preserve"> </w:t>
      </w:r>
      <m:oMath>
        <m:r>
          <m:rPr>
            <m:sty m:val="p"/>
          </m:rPr>
          <w:rPr>
            <w:rFonts w:ascii="Cambria Math" w:hAnsi="Cambria Math"/>
            <w:szCs w:val="24"/>
          </w:rPr>
          <m:t>SD</m:t>
        </m:r>
        <m:d>
          <m:dPr>
            <m:ctrlPr>
              <w:rPr>
                <w:rFonts w:ascii="Cambria Math" w:hAnsi="Cambria Math"/>
                <w:bCs w:val="0"/>
                <w:i/>
                <w:szCs w:val="24"/>
              </w:rPr>
            </m:ctrlPr>
          </m:dPr>
          <m:e>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 xml:space="preserve">i,h, </m:t>
                </m:r>
                <m:r>
                  <m:rPr>
                    <m:nor/>
                  </m:rPr>
                  <w:rPr>
                    <w:rFonts w:ascii="Cambria Math" w:hAnsi="Cambria Math"/>
                    <w:szCs w:val="24"/>
                  </w:rPr>
                  <m:t>rand</m:t>
                </m:r>
              </m:sub>
            </m:sSub>
          </m:e>
        </m:d>
      </m:oMath>
      <w:r w:rsidR="00523951" w:rsidRPr="00405E58">
        <w:rPr>
          <w:bCs w:val="0"/>
          <w:szCs w:val="24"/>
        </w:rPr>
        <w:t xml:space="preserve"> were the mean and standard deviation</w:t>
      </w:r>
      <w:r w:rsidR="00492BE3" w:rsidRPr="00405E58">
        <w:rPr>
          <w:bCs w:val="0"/>
          <w:szCs w:val="24"/>
        </w:rPr>
        <w:t>, respectively,</w:t>
      </w:r>
      <w:r w:rsidR="00523951" w:rsidRPr="00405E58">
        <w:rPr>
          <w:bCs w:val="0"/>
          <w:szCs w:val="24"/>
        </w:rPr>
        <w:t xml:space="preserve"> of the </w:t>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i,h</m:t>
            </m:r>
          </m:sub>
        </m:sSub>
      </m:oMath>
      <w:r w:rsidR="00523951" w:rsidRPr="00405E58">
        <w:rPr>
          <w:bCs w:val="0"/>
          <w:szCs w:val="24"/>
        </w:rPr>
        <w:t xml:space="preserve"> of the randomized datasets.</w:t>
      </w:r>
      <w:r w:rsidR="001601B4" w:rsidRPr="00405E58">
        <w:rPr>
          <w:bCs w:val="0"/>
          <w:szCs w:val="24"/>
        </w:rPr>
        <w:t xml:space="preserve"> Similarly,</w:t>
      </w:r>
      <w:r w:rsidR="00523951" w:rsidRPr="00405E58">
        <w:rPr>
          <w:bCs w:val="0"/>
          <w:szCs w:val="24"/>
        </w:rPr>
        <w:t xml:space="preserve"> </w:t>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 xml:space="preserve">i,h, </m:t>
            </m:r>
            <m:r>
              <m:rPr>
                <m:nor/>
              </m:rPr>
              <w:rPr>
                <w:rFonts w:ascii="Cambria Math" w:hAnsi="Cambria Math"/>
                <w:szCs w:val="24"/>
              </w:rPr>
              <m:t>obs</m:t>
            </m:r>
          </m:sub>
        </m:sSub>
      </m:oMath>
      <w:r w:rsidR="00E80808" w:rsidRPr="00405E58">
        <w:rPr>
          <w:bCs w:val="0"/>
          <w:szCs w:val="24"/>
        </w:rPr>
        <w:t>,</w:t>
      </w:r>
      <w:r w:rsidR="00E80808" w:rsidRPr="00405E58">
        <w:rPr>
          <w:bCs w:val="0"/>
          <w:iCs/>
          <w:szCs w:val="24"/>
        </w:rPr>
        <w:t xml:space="preserve"> </w:t>
      </w:r>
      <m:oMath>
        <m:r>
          <m:rPr>
            <m:sty m:val="p"/>
          </m:rPr>
          <w:rPr>
            <w:rFonts w:ascii="Cambria Math" w:hAnsi="Cambria Math"/>
            <w:szCs w:val="24"/>
          </w:rPr>
          <m:t>Mean</m:t>
        </m:r>
        <m:d>
          <m:dPr>
            <m:ctrlPr>
              <w:rPr>
                <w:rFonts w:ascii="Cambria Math" w:hAnsi="Cambria Math"/>
                <w:bCs w:val="0"/>
                <w:i/>
                <w:szCs w:val="24"/>
              </w:rPr>
            </m:ctrlPr>
          </m:dPr>
          <m:e>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 xml:space="preserve">i,h, </m:t>
                </m:r>
                <m:r>
                  <m:rPr>
                    <m:nor/>
                  </m:rPr>
                  <w:rPr>
                    <w:rFonts w:ascii="Cambria Math" w:hAnsi="Cambria Math"/>
                    <w:szCs w:val="24"/>
                  </w:rPr>
                  <m:t>rand</m:t>
                </m:r>
              </m:sub>
            </m:sSub>
          </m:e>
        </m:d>
      </m:oMath>
      <w:r w:rsidR="00E80808" w:rsidRPr="00405E58">
        <w:rPr>
          <w:bCs w:val="0"/>
          <w:szCs w:val="24"/>
        </w:rPr>
        <w:t>, and</w:t>
      </w:r>
      <w:r w:rsidR="00E80808" w:rsidRPr="00405E58">
        <w:rPr>
          <w:bCs w:val="0"/>
          <w:iCs/>
          <w:szCs w:val="24"/>
        </w:rPr>
        <w:t xml:space="preserve"> </w:t>
      </w:r>
      <m:oMath>
        <m:r>
          <m:rPr>
            <m:sty m:val="p"/>
          </m:rPr>
          <w:rPr>
            <w:rFonts w:ascii="Cambria Math" w:hAnsi="Cambria Math"/>
            <w:szCs w:val="24"/>
          </w:rPr>
          <m:t>SD</m:t>
        </m:r>
        <m:d>
          <m:dPr>
            <m:ctrlPr>
              <w:rPr>
                <w:rFonts w:ascii="Cambria Math" w:hAnsi="Cambria Math"/>
                <w:bCs w:val="0"/>
                <w:i/>
                <w:szCs w:val="24"/>
              </w:rPr>
            </m:ctrlPr>
          </m:dPr>
          <m:e>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 xml:space="preserve">i,h, </m:t>
                </m:r>
                <m:r>
                  <m:rPr>
                    <m:nor/>
                  </m:rPr>
                  <w:rPr>
                    <w:rFonts w:ascii="Cambria Math" w:hAnsi="Cambria Math"/>
                    <w:szCs w:val="24"/>
                  </w:rPr>
                  <m:t>rand</m:t>
                </m:r>
              </m:sub>
            </m:sSub>
          </m:e>
        </m:d>
      </m:oMath>
      <w:r w:rsidR="00E80808" w:rsidRPr="00405E58">
        <w:rPr>
          <w:bCs w:val="0"/>
          <w:szCs w:val="24"/>
        </w:rPr>
        <w:t xml:space="preserve"> were </w:t>
      </w:r>
      <w:r w:rsidR="00C527AF" w:rsidRPr="00405E58">
        <w:rPr>
          <w:bCs w:val="0"/>
          <w:szCs w:val="24"/>
        </w:rPr>
        <w:t>obtained from the original and randomized datasets.</w:t>
      </w:r>
      <w:r w:rsidR="00252355" w:rsidRPr="00252355">
        <w:t xml:space="preserve"> </w:t>
      </w:r>
      <w:r w:rsidR="00505A4C" w:rsidRPr="006F2367">
        <w:rPr>
          <w:bCs w:val="0"/>
          <w:color w:val="000000" w:themeColor="text1"/>
          <w:szCs w:val="24"/>
        </w:rPr>
        <w:t xml:space="preserve">Empirical </w:t>
      </w:r>
      <w:r w:rsidR="00505A4C" w:rsidRPr="006F2367">
        <w:rPr>
          <w:bCs w:val="0"/>
          <w:i/>
          <w:iCs/>
          <w:color w:val="000000" w:themeColor="text1"/>
          <w:szCs w:val="24"/>
        </w:rPr>
        <w:t>P</w:t>
      </w:r>
      <w:r w:rsidR="00505A4C" w:rsidRPr="006F2367">
        <w:rPr>
          <w:bCs w:val="0"/>
          <w:color w:val="000000" w:themeColor="text1"/>
          <w:szCs w:val="24"/>
        </w:rPr>
        <w:t xml:space="preserve">-values </w:t>
      </w:r>
      <w:r w:rsidR="00505A4C" w:rsidRPr="006F2367">
        <w:rPr>
          <w:color w:val="000000" w:themeColor="text1"/>
        </w:rPr>
        <w:t>for the two indices</w:t>
      </w:r>
      <w:r w:rsidR="00505A4C" w:rsidRPr="006F2367">
        <w:rPr>
          <w:bCs w:val="0"/>
          <w:color w:val="000000" w:themeColor="text1"/>
          <w:szCs w:val="24"/>
        </w:rPr>
        <w:t xml:space="preserve"> were separately corrected for multiple testing using the Benjamini–Hochberg method</w:t>
      </w:r>
      <w:r w:rsidR="00505A4C" w:rsidRPr="006F2367">
        <w:rPr>
          <w:bCs w:val="0"/>
          <w:color w:val="000000" w:themeColor="text1"/>
          <w:szCs w:val="24"/>
        </w:rPr>
        <w:fldChar w:fldCharType="begin"/>
      </w:r>
      <w:r w:rsidR="00322F35">
        <w:rPr>
          <w:bCs w:val="0"/>
          <w:color w:val="000000" w:themeColor="text1"/>
          <w:szCs w:val="24"/>
        </w:rPr>
        <w:instrText xml:space="preserve"> ADDIN ZOTERO_ITEM CSL_CITATION {"citationID":"wYS2BgPc","properties":{"formattedCitation":"\\super 79\\nosupersub{}","plainCitation":"79","noteIndex":0},"citationItems":[{"id":1774,"uris":["http://zotero.org/users/13996173/items/RXX7NC4S"],"itemData":{"id":1774,"type":"article-journal","abstract":"The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(Methodological)","DOI":"10.1111/j.2517-6161.1995.tb02031.x","ISSN":"2517-6161","issue":"1","language":"en","license":"© 1995 Royal Statistical Society","note":"_eprint: https://onlinelibrary.wiley.com/doi/pdf/10.1111/j.2517-6161.1995.tb02031.x","page":"289-300","source":"Wiley Online Library","title":"Controlling the False Discovery Rate: A Practical and Powerful Approach to Multiple Testing","title-short":"Controlling the False Discovery Rate","URL":"https://onlinelibrary.wiley.com/doi/abs/10.1111/j.2517-6161.1995.tb02031.x","volume":"57","author":[{"family":"Benjamini","given":"Yoav"},{"family":"Hochberg","given":"Yosef"}],"accessed":{"date-parts":[["2025",2,5]]},"issued":{"date-parts":[["1995"]]}}}],"schema":"https://github.com/citation-style-language/schema/raw/master/csl-citation.json"} </w:instrText>
      </w:r>
      <w:r w:rsidR="00505A4C" w:rsidRPr="006F2367">
        <w:rPr>
          <w:bCs w:val="0"/>
          <w:color w:val="000000" w:themeColor="text1"/>
          <w:szCs w:val="24"/>
        </w:rPr>
        <w:fldChar w:fldCharType="separate"/>
      </w:r>
      <w:r w:rsidR="00322F35" w:rsidRPr="00322F35">
        <w:rPr>
          <w:color w:val="000000"/>
          <w:kern w:val="0"/>
          <w:vertAlign w:val="superscript"/>
        </w:rPr>
        <w:t>79</w:t>
      </w:r>
      <w:r w:rsidR="00505A4C" w:rsidRPr="006F2367">
        <w:rPr>
          <w:bCs w:val="0"/>
          <w:color w:val="000000" w:themeColor="text1"/>
          <w:szCs w:val="24"/>
        </w:rPr>
        <w:fldChar w:fldCharType="end"/>
      </w:r>
      <w:r w:rsidR="00505A4C" w:rsidRPr="006F2367">
        <w:rPr>
          <w:bCs w:val="0"/>
          <w:color w:val="000000" w:themeColor="text1"/>
          <w:szCs w:val="24"/>
        </w:rPr>
        <w:t xml:space="preserve">. </w:t>
      </w:r>
    </w:p>
    <w:p w14:paraId="00A40BDA" w14:textId="0737DF67" w:rsidR="00FB0282" w:rsidRPr="006C25E6" w:rsidRDefault="00505A4C" w:rsidP="00D93153">
      <w:pPr>
        <w:tabs>
          <w:tab w:val="left" w:pos="426"/>
        </w:tabs>
        <w:spacing w:beforeLines="70" w:before="250"/>
      </w:pPr>
      <w:r>
        <w:tab/>
      </w:r>
      <w:r w:rsidR="00042966">
        <w:t xml:space="preserve">We then examined the consistency of the highlighted genera across inferences obtained under </w:t>
      </w:r>
      <w:r w:rsidR="00EB61E0">
        <w:t xml:space="preserve">a series of </w:t>
      </w:r>
      <w:r w:rsidR="0055707D">
        <w:t>alternative analytical settings</w:t>
      </w:r>
      <w:r w:rsidR="00F30773">
        <w:t xml:space="preserve"> (see </w:t>
      </w:r>
      <w:r w:rsidR="004F15F0" w:rsidRPr="004F15F0">
        <w:rPr>
          <w:highlight w:val="magenta"/>
        </w:rPr>
        <w:t>Supplementary</w:t>
      </w:r>
      <w:r w:rsidR="00F30773">
        <w:t xml:space="preserve"> Results for details)</w:t>
      </w:r>
      <w:r w:rsidR="00427D0F">
        <w:t xml:space="preserve">. First, we performed </w:t>
      </w:r>
      <w:r w:rsidR="00F21499">
        <w:t xml:space="preserve">a supplementary </w:t>
      </w:r>
      <w:r w:rsidR="005772EE">
        <w:t xml:space="preserve">exploration of </w:t>
      </w:r>
      <w:r w:rsidR="00327FAB">
        <w:t>keystone</w:t>
      </w:r>
      <w:r w:rsidR="00DA697B">
        <w:t xml:space="preserve"> microb</w:t>
      </w:r>
      <w:r w:rsidR="0054338D">
        <w:t>es</w:t>
      </w:r>
      <w:r w:rsidR="00F21499">
        <w:t xml:space="preserve"> </w:t>
      </w:r>
      <w:r w:rsidR="009E1401">
        <w:t xml:space="preserve">by </w:t>
      </w:r>
      <w:r w:rsidR="00445F5B">
        <w:t xml:space="preserve">compiling </w:t>
      </w:r>
      <w:r w:rsidR="00D33DB4">
        <w:t xml:space="preserve">genus-level </w:t>
      </w:r>
      <w:r w:rsidR="003C6115">
        <w:t xml:space="preserve">community data </w:t>
      </w:r>
      <w:r w:rsidR="00D070D5">
        <w:t>for</w:t>
      </w:r>
      <w:r w:rsidR="00A644C9">
        <w:t xml:space="preserve"> </w:t>
      </w:r>
      <w:r w:rsidR="0095716D">
        <w:t>the assembly landscape analysis</w:t>
      </w:r>
      <w:r w:rsidR="00357760">
        <w:t xml:space="preserve"> (</w:t>
      </w:r>
      <w:r w:rsidR="004F15F0" w:rsidRPr="004F15F0">
        <w:rPr>
          <w:highlight w:val="magenta"/>
        </w:rPr>
        <w:t>Supplementary</w:t>
      </w:r>
      <w:r w:rsidR="00357760" w:rsidRPr="008B1653">
        <w:rPr>
          <w:highlight w:val="yellow"/>
        </w:rPr>
        <w:t xml:space="preserve"> Fig. </w:t>
      </w:r>
      <w:r w:rsidR="00DF2C8D">
        <w:rPr>
          <w:highlight w:val="yellow"/>
        </w:rPr>
        <w:t>S</w:t>
      </w:r>
      <w:r w:rsidR="008B1653" w:rsidRPr="008B1653">
        <w:rPr>
          <w:highlight w:val="yellow"/>
        </w:rPr>
        <w:t>3</w:t>
      </w:r>
      <w:r w:rsidR="00262C5F">
        <w:rPr>
          <w:highlight w:val="yellow"/>
        </w:rPr>
        <w:t>6</w:t>
      </w:r>
      <w:r w:rsidR="00EE0468" w:rsidRPr="008B1653">
        <w:rPr>
          <w:highlight w:val="yellow"/>
        </w:rPr>
        <w:t xml:space="preserve">; </w:t>
      </w:r>
      <w:r w:rsidR="004F15F0" w:rsidRPr="004F15F0">
        <w:rPr>
          <w:highlight w:val="magenta"/>
        </w:rPr>
        <w:t>Supplementary</w:t>
      </w:r>
      <w:r w:rsidR="00EE0468" w:rsidRPr="008B1653">
        <w:rPr>
          <w:highlight w:val="yellow"/>
        </w:rPr>
        <w:t xml:space="preserve"> Table </w:t>
      </w:r>
      <w:r w:rsidR="008B1653" w:rsidRPr="008B1653">
        <w:rPr>
          <w:highlight w:val="yellow"/>
        </w:rPr>
        <w:t>S8–S9</w:t>
      </w:r>
      <w:r w:rsidR="00357760">
        <w:t xml:space="preserve">). </w:t>
      </w:r>
      <w:r w:rsidR="00467C55">
        <w:t xml:space="preserve">Second, </w:t>
      </w:r>
      <w:r w:rsidR="00374F6F">
        <w:t xml:space="preserve">we </w:t>
      </w:r>
      <w:r w:rsidR="00F34BE3">
        <w:t xml:space="preserve">calculated </w:t>
      </w:r>
      <m:oMath>
        <m:sSub>
          <m:sSubPr>
            <m:ctrlPr>
              <w:rPr>
                <w:rFonts w:ascii="Cambria Math" w:hAnsi="Cambria Math"/>
                <w:bCs w:val="0"/>
                <w:i/>
                <w:szCs w:val="24"/>
              </w:rPr>
            </m:ctrlPr>
          </m:sSubPr>
          <m:e>
            <m:r>
              <w:rPr>
                <w:rFonts w:ascii="Cambria Math" w:hAnsi="Cambria Math"/>
                <w:szCs w:val="24"/>
              </w:rPr>
              <m:t>Δtopography</m:t>
            </m:r>
          </m:e>
          <m:sub>
            <m:r>
              <w:rPr>
                <w:rFonts w:ascii="Cambria Math" w:hAnsi="Cambria Math"/>
                <w:szCs w:val="24"/>
              </w:rPr>
              <m:t>i, h</m:t>
            </m:r>
          </m:sub>
        </m:sSub>
      </m:oMath>
      <w:r w:rsidR="00A46A78" w:rsidRPr="00C70107">
        <w:t xml:space="preserve"> and </w:t>
      </w:r>
      <m:oMath>
        <m:sSub>
          <m:sSubPr>
            <m:ctrlPr>
              <w:rPr>
                <w:rFonts w:ascii="Cambria Math" w:hAnsi="Cambria Math"/>
                <w:bCs w:val="0"/>
                <w:i/>
                <w:szCs w:val="24"/>
              </w:rPr>
            </m:ctrlPr>
          </m:sSubPr>
          <m:e>
            <m:r>
              <w:rPr>
                <w:rFonts w:ascii="Cambria Math" w:hAnsi="Cambria Math"/>
                <w:szCs w:val="24"/>
              </w:rPr>
              <m:t>Δevenness</m:t>
            </m:r>
          </m:e>
          <m:sub>
            <m:r>
              <w:rPr>
                <w:rFonts w:ascii="Cambria Math" w:hAnsi="Cambria Math"/>
                <w:szCs w:val="24"/>
              </w:rPr>
              <m:t>i, h</m:t>
            </m:r>
          </m:sub>
        </m:sSub>
      </m:oMath>
      <w:r w:rsidR="00A46A78">
        <w:t xml:space="preserve"> values </w:t>
      </w:r>
      <w:r w:rsidR="00BB3489">
        <w:t xml:space="preserve">for </w:t>
      </w:r>
      <w:r w:rsidR="00DA7B4F">
        <w:t>alternative</w:t>
      </w:r>
      <w:r w:rsidR="00BB3489">
        <w:t xml:space="preserve"> combinations of </w:t>
      </w:r>
      <w:r w:rsidR="00042966">
        <w:t xml:space="preserve">abundance </w:t>
      </w:r>
      <w:r w:rsidR="00554589">
        <w:t>assumptions</w:t>
      </w:r>
      <w:r w:rsidR="00042966">
        <w:t xml:space="preserve"> (</w:t>
      </w:r>
      <w:r w:rsidR="008F2B00">
        <w:t xml:space="preserve">e.g., </w:t>
      </w:r>
      <w:r w:rsidR="00DF2C8D">
        <w:t xml:space="preserve">0% vs. </w:t>
      </w:r>
      <w:r w:rsidR="00042966">
        <w:t>25%</w:t>
      </w:r>
      <w:r w:rsidR="008F2B00">
        <w:t xml:space="preserve"> </w:t>
      </w:r>
      <w:r w:rsidR="00DF2C8D">
        <w:t>and</w:t>
      </w:r>
      <w:r w:rsidR="00042966">
        <w:t xml:space="preserve"> </w:t>
      </w:r>
      <w:r w:rsidR="00DF2C8D">
        <w:t xml:space="preserve">0% vs. </w:t>
      </w:r>
      <w:r w:rsidR="00042966">
        <w:t>75%</w:t>
      </w:r>
      <w:r w:rsidR="000F41A5">
        <w:t xml:space="preserve"> abundance quantiles; </w:t>
      </w:r>
      <w:r w:rsidR="004F15F0" w:rsidRPr="004F15F0">
        <w:rPr>
          <w:highlight w:val="magenta"/>
        </w:rPr>
        <w:t>Supplementary</w:t>
      </w:r>
      <w:r w:rsidR="000F41A5" w:rsidRPr="008C5E65">
        <w:rPr>
          <w:highlight w:val="yellow"/>
        </w:rPr>
        <w:t xml:space="preserve"> Figs. </w:t>
      </w:r>
      <w:r w:rsidR="008B1653" w:rsidRPr="008C5E65">
        <w:rPr>
          <w:highlight w:val="yellow"/>
        </w:rPr>
        <w:t>S</w:t>
      </w:r>
      <w:r w:rsidR="00262C5F">
        <w:rPr>
          <w:highlight w:val="yellow"/>
        </w:rPr>
        <w:t>37</w:t>
      </w:r>
      <w:r w:rsidR="008B1653" w:rsidRPr="008C5E65">
        <w:rPr>
          <w:highlight w:val="yellow"/>
        </w:rPr>
        <w:t>–</w:t>
      </w:r>
      <w:r w:rsidR="008C5E65" w:rsidRPr="008C5E65">
        <w:rPr>
          <w:highlight w:val="yellow"/>
        </w:rPr>
        <w:t>S</w:t>
      </w:r>
      <w:r w:rsidR="00262C5F">
        <w:rPr>
          <w:highlight w:val="yellow"/>
        </w:rPr>
        <w:t>39</w:t>
      </w:r>
      <w:r w:rsidR="000F41A5" w:rsidRPr="008C5E65">
        <w:rPr>
          <w:highlight w:val="yellow"/>
        </w:rPr>
        <w:t xml:space="preserve">; </w:t>
      </w:r>
      <w:r w:rsidR="004F15F0" w:rsidRPr="004F15F0">
        <w:rPr>
          <w:highlight w:val="magenta"/>
        </w:rPr>
        <w:t>Supplementary</w:t>
      </w:r>
      <w:r w:rsidR="000F41A5" w:rsidRPr="008C5E65">
        <w:rPr>
          <w:highlight w:val="yellow"/>
        </w:rPr>
        <w:t xml:space="preserve"> Table</w:t>
      </w:r>
      <w:r w:rsidR="00060BF5">
        <w:rPr>
          <w:highlight w:val="yellow"/>
        </w:rPr>
        <w:t>s</w:t>
      </w:r>
      <w:r w:rsidR="000F41A5" w:rsidRPr="008C5E65">
        <w:rPr>
          <w:highlight w:val="yellow"/>
        </w:rPr>
        <w:t xml:space="preserve"> </w:t>
      </w:r>
      <w:r w:rsidR="008C5E65" w:rsidRPr="008C5E65">
        <w:rPr>
          <w:highlight w:val="yellow"/>
        </w:rPr>
        <w:t>S10–S13</w:t>
      </w:r>
      <w:r w:rsidR="00042966">
        <w:t>)</w:t>
      </w:r>
      <w:r w:rsidR="00227739">
        <w:t xml:space="preserve">. </w:t>
      </w:r>
      <w:r w:rsidR="00FB0FA1">
        <w:t xml:space="preserve">Third, </w:t>
      </w:r>
      <w:r w:rsidR="00FE7314">
        <w:t>a supplementary</w:t>
      </w:r>
      <w:r w:rsidR="008C7AC2">
        <w:t xml:space="preserve"> </w:t>
      </w:r>
      <w:r w:rsidR="009201AB">
        <w:t>calculation of</w:t>
      </w:r>
      <w:r w:rsidR="00765A74">
        <w:t xml:space="preserve"> </w:t>
      </w:r>
      <m:oMath>
        <m:sSub>
          <m:sSubPr>
            <m:ctrlPr>
              <w:rPr>
                <w:rFonts w:ascii="Cambria Math" w:hAnsi="Cambria Math"/>
                <w:bCs w:val="0"/>
                <w:i/>
                <w:szCs w:val="24"/>
              </w:rPr>
            </m:ctrlPr>
          </m:sSubPr>
          <m:e>
            <m:r>
              <w:rPr>
                <w:rFonts w:ascii="Cambria Math" w:hAnsi="Cambria Math"/>
                <w:szCs w:val="24"/>
              </w:rPr>
              <m:t>Δtopography</m:t>
            </m:r>
          </m:e>
          <m:sub>
            <m:r>
              <w:rPr>
                <w:rFonts w:ascii="Cambria Math" w:hAnsi="Cambria Math"/>
                <w:szCs w:val="24"/>
              </w:rPr>
              <m:t>i, h</m:t>
            </m:r>
          </m:sub>
        </m:sSub>
      </m:oMath>
      <w:r w:rsidR="00030673" w:rsidRPr="00C70107">
        <w:t xml:space="preserve"> and </w:t>
      </w:r>
      <m:oMath>
        <m:sSub>
          <m:sSubPr>
            <m:ctrlPr>
              <w:rPr>
                <w:rFonts w:ascii="Cambria Math" w:hAnsi="Cambria Math"/>
                <w:bCs w:val="0"/>
                <w:i/>
                <w:szCs w:val="24"/>
              </w:rPr>
            </m:ctrlPr>
          </m:sSubPr>
          <m:e>
            <m:r>
              <w:rPr>
                <w:rFonts w:ascii="Cambria Math" w:hAnsi="Cambria Math"/>
                <w:szCs w:val="24"/>
              </w:rPr>
              <m:t>Δevenness</m:t>
            </m:r>
          </m:e>
          <m:sub>
            <m:r>
              <w:rPr>
                <w:rFonts w:ascii="Cambria Math" w:hAnsi="Cambria Math"/>
                <w:szCs w:val="24"/>
              </w:rPr>
              <m:t>i, h</m:t>
            </m:r>
          </m:sub>
        </m:sSub>
      </m:oMath>
      <w:r w:rsidR="00030673">
        <w:t xml:space="preserve"> </w:t>
      </w:r>
      <w:r w:rsidR="00F27AAD">
        <w:t>scores</w:t>
      </w:r>
      <w:r w:rsidR="00030673">
        <w:t xml:space="preserve"> </w:t>
      </w:r>
      <w:r w:rsidR="00067503">
        <w:t xml:space="preserve">was performed </w:t>
      </w:r>
      <w:r w:rsidR="009201AB">
        <w:t xml:space="preserve">based on an alternative </w:t>
      </w:r>
      <w:r w:rsidR="008D1BFF">
        <w:t>randomization</w:t>
      </w:r>
      <w:r w:rsidR="00A9064C">
        <w:t>-</w:t>
      </w:r>
      <w:r w:rsidR="0065624E">
        <w:t xml:space="preserve">block </w:t>
      </w:r>
      <w:r w:rsidR="00B95508">
        <w:t xml:space="preserve">setting </w:t>
      </w:r>
      <w:r w:rsidR="00246AB5">
        <w:t>(</w:t>
      </w:r>
      <w:r w:rsidR="00575CF9">
        <w:t xml:space="preserve">shuffling among samples </w:t>
      </w:r>
      <w:r w:rsidR="00642E08">
        <w:t xml:space="preserve">with both the same </w:t>
      </w:r>
      <w:r w:rsidR="00110E87">
        <w:t xml:space="preserve">host plant identity </w:t>
      </w:r>
      <w:r w:rsidR="000F2D4A">
        <w:t xml:space="preserve">and spatial sampling block; </w:t>
      </w:r>
      <w:r w:rsidR="008C7AC2" w:rsidRPr="00C70107">
        <w:t>(</w:t>
      </w:r>
      <w:r w:rsidR="004F15F0" w:rsidRPr="004F15F0">
        <w:rPr>
          <w:highlight w:val="magenta"/>
        </w:rPr>
        <w:t>Supplementary</w:t>
      </w:r>
      <w:r w:rsidR="008C7AC2" w:rsidRPr="008C5E65">
        <w:rPr>
          <w:highlight w:val="yellow"/>
        </w:rPr>
        <w:t xml:space="preserve"> Fig</w:t>
      </w:r>
      <w:r w:rsidR="003803D9" w:rsidRPr="008C5E65">
        <w:rPr>
          <w:highlight w:val="yellow"/>
        </w:rPr>
        <w:t>s</w:t>
      </w:r>
      <w:r w:rsidR="008C7AC2" w:rsidRPr="008C5E65">
        <w:rPr>
          <w:highlight w:val="yellow"/>
        </w:rPr>
        <w:t xml:space="preserve">. </w:t>
      </w:r>
      <w:r w:rsidR="008C5E65" w:rsidRPr="008C5E65">
        <w:rPr>
          <w:highlight w:val="yellow"/>
        </w:rPr>
        <w:t>S</w:t>
      </w:r>
      <w:r w:rsidR="00262C5F">
        <w:rPr>
          <w:highlight w:val="yellow"/>
        </w:rPr>
        <w:t>40</w:t>
      </w:r>
      <w:r w:rsidR="008C5E65" w:rsidRPr="008C5E65">
        <w:rPr>
          <w:highlight w:val="yellow"/>
        </w:rPr>
        <w:t>–S</w:t>
      </w:r>
      <w:r w:rsidR="00262C5F">
        <w:t>41</w:t>
      </w:r>
      <w:r w:rsidR="008C7AC2" w:rsidRPr="00C70107">
        <w:t>).</w:t>
      </w:r>
      <w:r w:rsidR="006C25E6">
        <w:t xml:space="preserve"> We also evaluated </w:t>
      </w:r>
      <w:r w:rsidR="003F7099" w:rsidRPr="00C70107">
        <w:t xml:space="preserve">uncertainty </w:t>
      </w:r>
      <w:r w:rsidR="00D20FDA">
        <w:t xml:space="preserve">in the calculation </w:t>
      </w:r>
      <w:r w:rsidR="003F7099" w:rsidRPr="00C70107">
        <w:t xml:space="preserve">of </w:t>
      </w:r>
      <m:oMath>
        <m:sSub>
          <m:sSubPr>
            <m:ctrlPr>
              <w:rPr>
                <w:rFonts w:ascii="Cambria Math" w:hAnsi="Cambria Math"/>
                <w:bCs w:val="0"/>
                <w:i/>
                <w:szCs w:val="24"/>
              </w:rPr>
            </m:ctrlPr>
          </m:sSubPr>
          <m:e>
            <m:r>
              <w:rPr>
                <w:rFonts w:ascii="Cambria Math" w:hAnsi="Cambria Math"/>
                <w:szCs w:val="24"/>
              </w:rPr>
              <m:t>Δtopography</m:t>
            </m:r>
          </m:e>
          <m:sub>
            <m:r>
              <w:rPr>
                <w:rFonts w:ascii="Cambria Math" w:hAnsi="Cambria Math"/>
                <w:szCs w:val="24"/>
              </w:rPr>
              <m:t>i, h</m:t>
            </m:r>
          </m:sub>
        </m:sSub>
      </m:oMath>
      <w:r w:rsidR="003F7099" w:rsidRPr="00C70107">
        <w:t xml:space="preserve"> and </w:t>
      </w:r>
      <m:oMath>
        <m:sSub>
          <m:sSubPr>
            <m:ctrlPr>
              <w:rPr>
                <w:rFonts w:ascii="Cambria Math" w:hAnsi="Cambria Math"/>
                <w:bCs w:val="0"/>
                <w:i/>
                <w:szCs w:val="24"/>
              </w:rPr>
            </m:ctrlPr>
          </m:sSubPr>
          <m:e>
            <m:r>
              <w:rPr>
                <w:rFonts w:ascii="Cambria Math" w:hAnsi="Cambria Math"/>
                <w:szCs w:val="24"/>
              </w:rPr>
              <m:t>Δevenness</m:t>
            </m:r>
          </m:e>
          <m:sub>
            <m:r>
              <w:rPr>
                <w:rFonts w:ascii="Cambria Math" w:hAnsi="Cambria Math"/>
                <w:szCs w:val="24"/>
              </w:rPr>
              <m:t>i, h</m:t>
            </m:r>
          </m:sub>
        </m:sSub>
      </m:oMath>
      <w:r w:rsidR="003F7099" w:rsidRPr="00C70107">
        <w:rPr>
          <w:bCs w:val="0"/>
          <w:szCs w:val="24"/>
        </w:rPr>
        <w:t xml:space="preserve"> </w:t>
      </w:r>
      <w:r w:rsidR="007706D9">
        <w:rPr>
          <w:bCs w:val="0"/>
          <w:szCs w:val="24"/>
        </w:rPr>
        <w:t xml:space="preserve">based on </w:t>
      </w:r>
      <w:r w:rsidR="003F7099" w:rsidRPr="00C70107">
        <w:rPr>
          <w:bCs w:val="0"/>
          <w:szCs w:val="24"/>
        </w:rPr>
        <w:t xml:space="preserve">bootstrap resampling </w:t>
      </w:r>
      <w:r w:rsidR="0068426B">
        <w:rPr>
          <w:bCs w:val="0"/>
          <w:szCs w:val="24"/>
        </w:rPr>
        <w:t xml:space="preserve">of the community data </w:t>
      </w:r>
      <w:r w:rsidR="003F7099" w:rsidRPr="00C70107">
        <w:rPr>
          <w:bCs w:val="0"/>
          <w:szCs w:val="24"/>
        </w:rPr>
        <w:t>(</w:t>
      </w:r>
      <w:r w:rsidR="004F15F0" w:rsidRPr="004F15F0">
        <w:rPr>
          <w:bCs w:val="0"/>
          <w:szCs w:val="24"/>
          <w:highlight w:val="magenta"/>
        </w:rPr>
        <w:t>Supplementary</w:t>
      </w:r>
      <w:r w:rsidR="003F7099" w:rsidRPr="008C5E65">
        <w:rPr>
          <w:bCs w:val="0"/>
          <w:szCs w:val="24"/>
          <w:highlight w:val="yellow"/>
        </w:rPr>
        <w:t xml:space="preserve"> Fi</w:t>
      </w:r>
      <w:r w:rsidR="006F2367" w:rsidRPr="008C5E65">
        <w:rPr>
          <w:bCs w:val="0"/>
          <w:szCs w:val="24"/>
          <w:highlight w:val="yellow"/>
        </w:rPr>
        <w:t>g</w:t>
      </w:r>
      <w:r w:rsidR="003F7099" w:rsidRPr="008C5E65">
        <w:rPr>
          <w:bCs w:val="0"/>
          <w:szCs w:val="24"/>
          <w:highlight w:val="yellow"/>
        </w:rPr>
        <w:t>s. S</w:t>
      </w:r>
      <w:r w:rsidR="00C70107" w:rsidRPr="008C5E65">
        <w:rPr>
          <w:bCs w:val="0"/>
          <w:szCs w:val="24"/>
          <w:highlight w:val="yellow"/>
        </w:rPr>
        <w:t>4</w:t>
      </w:r>
      <w:r w:rsidR="00262C5F">
        <w:rPr>
          <w:bCs w:val="0"/>
          <w:szCs w:val="24"/>
        </w:rPr>
        <w:t>2</w:t>
      </w:r>
      <w:r w:rsidR="001F79A5">
        <w:rPr>
          <w:bCs w:val="0"/>
          <w:szCs w:val="24"/>
        </w:rPr>
        <w:t>)</w:t>
      </w:r>
      <w:r w:rsidR="003F7099" w:rsidRPr="00C70107">
        <w:rPr>
          <w:bCs w:val="0"/>
          <w:szCs w:val="24"/>
        </w:rPr>
        <w:t>.</w:t>
      </w:r>
    </w:p>
    <w:p w14:paraId="322D48BB" w14:textId="77777777" w:rsidR="00042966" w:rsidRDefault="00042966" w:rsidP="00D93153">
      <w:pPr>
        <w:tabs>
          <w:tab w:val="left" w:pos="426"/>
        </w:tabs>
        <w:spacing w:beforeLines="70" w:before="250"/>
      </w:pPr>
    </w:p>
    <w:p w14:paraId="5ACB0893" w14:textId="787E88A6" w:rsidR="00BA1F66" w:rsidRPr="00405E58" w:rsidRDefault="00EA4BD4" w:rsidP="00BA1F66">
      <w:pPr>
        <w:widowControl/>
        <w:tabs>
          <w:tab w:val="left" w:pos="426"/>
          <w:tab w:val="left" w:pos="567"/>
        </w:tabs>
        <w:spacing w:beforeLines="70" w:before="250" w:after="100" w:afterAutospacing="1"/>
        <w:outlineLvl w:val="2"/>
        <w:rPr>
          <w:rFonts w:eastAsia="ＭＳ Ｐゴシック"/>
          <w:b/>
          <w:bCs w:val="0"/>
          <w:kern w:val="0"/>
          <w14:ligatures w14:val="none"/>
        </w:rPr>
      </w:pPr>
      <w:r>
        <w:rPr>
          <w:rFonts w:eastAsia="ＭＳ Ｐゴシック"/>
          <w:b/>
          <w:bCs w:val="0"/>
          <w:kern w:val="0"/>
          <w14:ligatures w14:val="none"/>
        </w:rPr>
        <w:t>A</w:t>
      </w:r>
      <w:r w:rsidR="00FF4572" w:rsidRPr="00405E58">
        <w:rPr>
          <w:rFonts w:eastAsia="ＭＳ Ｐゴシック"/>
          <w:b/>
          <w:bCs w:val="0"/>
          <w:kern w:val="0"/>
          <w14:ligatures w14:val="none"/>
        </w:rPr>
        <w:t>ssembly</w:t>
      </w:r>
      <w:r w:rsidR="00BA0C48" w:rsidRPr="00405E58">
        <w:rPr>
          <w:rFonts w:eastAsia="ＭＳ Ｐゴシック"/>
          <w:b/>
          <w:bCs w:val="0"/>
          <w:kern w:val="0"/>
          <w14:ligatures w14:val="none"/>
        </w:rPr>
        <w:t xml:space="preserve"> landscape </w:t>
      </w:r>
      <w:r>
        <w:rPr>
          <w:rFonts w:eastAsia="ＭＳ Ｐゴシック"/>
          <w:b/>
          <w:bCs w:val="0"/>
          <w:kern w:val="0"/>
          <w14:ligatures w14:val="none"/>
        </w:rPr>
        <w:t>changes</w:t>
      </w:r>
      <w:r w:rsidR="001A1332" w:rsidRPr="00405E58">
        <w:rPr>
          <w:rFonts w:eastAsia="ＭＳ Ｐゴシック"/>
          <w:b/>
          <w:bCs w:val="0"/>
          <w:kern w:val="0"/>
          <w14:ligatures w14:val="none"/>
        </w:rPr>
        <w:t xml:space="preserve"> </w:t>
      </w:r>
      <w:r w:rsidR="00556581" w:rsidRPr="00405E58">
        <w:rPr>
          <w:rFonts w:eastAsia="ＭＳ Ｐゴシック"/>
          <w:b/>
          <w:bCs w:val="0"/>
          <w:kern w:val="0"/>
          <w14:ligatures w14:val="none"/>
        </w:rPr>
        <w:t>along abundance gradient</w:t>
      </w:r>
      <w:r w:rsidR="009B3D36">
        <w:rPr>
          <w:rFonts w:eastAsia="ＭＳ Ｐゴシック"/>
          <w:b/>
          <w:bCs w:val="0"/>
          <w:kern w:val="0"/>
          <w14:ligatures w14:val="none"/>
        </w:rPr>
        <w:t>s</w:t>
      </w:r>
    </w:p>
    <w:p w14:paraId="29E2B49E" w14:textId="6E225FCD" w:rsidR="004D7C91" w:rsidRPr="00405E58" w:rsidRDefault="000B06C6" w:rsidP="0032256B">
      <w:pPr>
        <w:tabs>
          <w:tab w:val="left" w:pos="426"/>
        </w:tabs>
        <w:spacing w:beforeLines="70" w:before="250"/>
        <w:rPr>
          <w:bCs w:val="0"/>
          <w:szCs w:val="24"/>
        </w:rPr>
      </w:pPr>
      <w:r w:rsidRPr="00405E58">
        <w:rPr>
          <w:bCs w:val="0"/>
          <w:szCs w:val="24"/>
        </w:rPr>
        <w:t>In addition to the analysis based on</w:t>
      </w:r>
      <w:r w:rsidR="004E1AD7" w:rsidRPr="00405E58">
        <w:rPr>
          <w:bCs w:val="0"/>
          <w:szCs w:val="24"/>
        </w:rPr>
        <w:t xml:space="preserve"> </w:t>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i, h</m:t>
            </m:r>
          </m:sub>
        </m:sSub>
      </m:oMath>
      <w:r w:rsidR="00E263B1" w:rsidRPr="00405E58">
        <w:rPr>
          <w:bCs w:val="0"/>
          <w:szCs w:val="24"/>
        </w:rPr>
        <w:t xml:space="preserve"> and </w:t>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i,h</m:t>
            </m:r>
          </m:sub>
        </m:sSub>
      </m:oMath>
      <w:r w:rsidR="00E263B1" w:rsidRPr="00405E58">
        <w:rPr>
          <w:bCs w:val="0"/>
          <w:szCs w:val="24"/>
        </w:rPr>
        <w:t xml:space="preserve"> metrics</w:t>
      </w:r>
      <w:r w:rsidR="00F553A9" w:rsidRPr="00405E58">
        <w:rPr>
          <w:bCs w:val="0"/>
          <w:szCs w:val="24"/>
        </w:rPr>
        <w:t>, which</w:t>
      </w:r>
      <w:r w:rsidR="0032256B" w:rsidRPr="00405E58">
        <w:rPr>
          <w:bCs w:val="0"/>
          <w:szCs w:val="24"/>
        </w:rPr>
        <w:t xml:space="preserve"> represented </w:t>
      </w:r>
      <w:r w:rsidR="00FF4572" w:rsidRPr="00405E58">
        <w:rPr>
          <w:bCs w:val="0"/>
          <w:szCs w:val="24"/>
        </w:rPr>
        <w:t>assembly</w:t>
      </w:r>
      <w:r w:rsidR="005E2CCB" w:rsidRPr="00405E58">
        <w:rPr>
          <w:bCs w:val="0"/>
          <w:szCs w:val="24"/>
        </w:rPr>
        <w:t xml:space="preserve"> landscape changes </w:t>
      </w:r>
      <w:r w:rsidR="001F2984" w:rsidRPr="00405E58">
        <w:rPr>
          <w:bCs w:val="0"/>
          <w:szCs w:val="24"/>
        </w:rPr>
        <w:t xml:space="preserve">between </w:t>
      </w:r>
      <w:r w:rsidR="000A5CEB" w:rsidRPr="00405E58">
        <w:rPr>
          <w:bCs w:val="0"/>
          <w:szCs w:val="24"/>
        </w:rPr>
        <w:t xml:space="preserve">two </w:t>
      </w:r>
      <w:r w:rsidR="00291A99" w:rsidRPr="00405E58">
        <w:rPr>
          <w:bCs w:val="0"/>
          <w:szCs w:val="24"/>
        </w:rPr>
        <w:t xml:space="preserve">abundance levels of focal genus </w:t>
      </w:r>
      <w:r w:rsidR="00291A99" w:rsidRPr="00405E58">
        <w:rPr>
          <w:bCs w:val="0"/>
          <w:i/>
          <w:iCs/>
          <w:szCs w:val="24"/>
        </w:rPr>
        <w:t>i</w:t>
      </w:r>
      <w:r w:rsidR="00291A99" w:rsidRPr="00405E58">
        <w:rPr>
          <w:bCs w:val="0"/>
          <w:szCs w:val="24"/>
        </w:rPr>
        <w:t xml:space="preserve">, </w:t>
      </w:r>
      <w:r w:rsidR="00961807" w:rsidRPr="00405E58">
        <w:rPr>
          <w:bCs w:val="0"/>
          <w:szCs w:val="24"/>
        </w:rPr>
        <w:t xml:space="preserve">we </w:t>
      </w:r>
      <w:r w:rsidR="00AA317E" w:rsidRPr="00405E58">
        <w:rPr>
          <w:bCs w:val="0"/>
          <w:szCs w:val="24"/>
        </w:rPr>
        <w:t>obtained</w:t>
      </w:r>
      <w:r w:rsidR="004B09D5" w:rsidRPr="00405E58">
        <w:rPr>
          <w:bCs w:val="0"/>
          <w:szCs w:val="24"/>
        </w:rPr>
        <w:t xml:space="preserve"> detailed</w:t>
      </w:r>
      <w:r w:rsidR="00441B20" w:rsidRPr="00405E58">
        <w:rPr>
          <w:bCs w:val="0"/>
          <w:szCs w:val="24"/>
        </w:rPr>
        <w:t xml:space="preserve"> </w:t>
      </w:r>
      <w:r w:rsidR="00AA317E" w:rsidRPr="00405E58">
        <w:rPr>
          <w:bCs w:val="0"/>
          <w:szCs w:val="24"/>
        </w:rPr>
        <w:t xml:space="preserve">inferences of </w:t>
      </w:r>
      <w:r w:rsidR="00FF4572" w:rsidRPr="00405E58">
        <w:rPr>
          <w:bCs w:val="0"/>
          <w:szCs w:val="24"/>
        </w:rPr>
        <w:t>assembly</w:t>
      </w:r>
      <w:r w:rsidR="00E535A5" w:rsidRPr="00405E58">
        <w:rPr>
          <w:bCs w:val="0"/>
          <w:szCs w:val="24"/>
        </w:rPr>
        <w:t xml:space="preserve"> landscape reorganization </w:t>
      </w:r>
      <w:r w:rsidR="00E06778" w:rsidRPr="00405E58">
        <w:rPr>
          <w:bCs w:val="0"/>
          <w:szCs w:val="24"/>
        </w:rPr>
        <w:t xml:space="preserve">along the entire range of the abundance gradient. </w:t>
      </w:r>
      <w:r w:rsidR="00F11D81" w:rsidRPr="00405E58">
        <w:t xml:space="preserve">For each combination of genus </w:t>
      </w:r>
      <w:r w:rsidR="00F11D81" w:rsidRPr="00405E58">
        <w:rPr>
          <w:rStyle w:val="af3"/>
          <w:rFonts w:eastAsiaTheme="majorEastAsia"/>
        </w:rPr>
        <w:t>i</w:t>
      </w:r>
      <w:r w:rsidR="00F11D81" w:rsidRPr="00405E58">
        <w:t xml:space="preserve"> and host plant background </w:t>
      </w:r>
      <w:r w:rsidR="00F11D81" w:rsidRPr="00405E58">
        <w:rPr>
          <w:rStyle w:val="af3"/>
          <w:rFonts w:eastAsiaTheme="majorEastAsia"/>
        </w:rPr>
        <w:t>h</w:t>
      </w:r>
      <w:r w:rsidR="00F11D81" w:rsidRPr="00405E58">
        <w:t xml:space="preserve">, a steepest-descent simulation was performed with the same 20,000 initial states at 32 equally spaced relative abundance levels, ranging from absence </w:t>
      </w:r>
      <w:r w:rsidR="006F2367">
        <w:t>(</w:t>
      </w:r>
      <w:r w:rsidR="006F2367" w:rsidRPr="00405E58">
        <w:rPr>
          <w:rStyle w:val="af3"/>
          <w:rFonts w:eastAsiaTheme="majorEastAsia"/>
          <w:i w:val="0"/>
          <w:iCs w:val="0"/>
        </w:rPr>
        <w:t>0%</w:t>
      </w:r>
      <w:r w:rsidR="006F2367">
        <w:rPr>
          <w:rStyle w:val="af3"/>
          <w:rFonts w:eastAsiaTheme="majorEastAsia"/>
          <w:i w:val="0"/>
          <w:iCs w:val="0"/>
        </w:rPr>
        <w:t xml:space="preserve"> quantile</w:t>
      </w:r>
      <w:r w:rsidR="006F2367">
        <w:t xml:space="preserve">) </w:t>
      </w:r>
      <w:r w:rsidR="00F11D81" w:rsidRPr="00405E58">
        <w:t xml:space="preserve">to the maximum observed abundance </w:t>
      </w:r>
      <w:r w:rsidR="006F2367">
        <w:t>(</w:t>
      </w:r>
      <w:r w:rsidR="006F2367" w:rsidRPr="00405E58">
        <w:rPr>
          <w:rStyle w:val="af3"/>
          <w:rFonts w:eastAsiaTheme="majorEastAsia"/>
          <w:i w:val="0"/>
          <w:iCs w:val="0"/>
        </w:rPr>
        <w:t>100% quantile</w:t>
      </w:r>
      <w:r w:rsidR="006F2367">
        <w:t xml:space="preserve">) </w:t>
      </w:r>
      <w:r w:rsidR="00F11D81" w:rsidRPr="00405E58">
        <w:t xml:space="preserve">of genus </w:t>
      </w:r>
      <w:r w:rsidR="00F11D81" w:rsidRPr="00405E58">
        <w:rPr>
          <w:rStyle w:val="af3"/>
          <w:rFonts w:eastAsiaTheme="majorEastAsia"/>
        </w:rPr>
        <w:t>i</w:t>
      </w:r>
      <w:r w:rsidR="00F11D81" w:rsidRPr="00405E58">
        <w:t>.</w:t>
      </w:r>
      <w:r w:rsidR="00C86DD9" w:rsidRPr="00405E58">
        <w:t xml:space="preserve"> </w:t>
      </w:r>
      <w:r w:rsidR="00FD1397" w:rsidRPr="00405E58">
        <w:t xml:space="preserve">At each of the </w:t>
      </w:r>
      <w:r w:rsidR="00B174C3" w:rsidRPr="00405E58">
        <w:t>first, 16th and 32</w:t>
      </w:r>
      <w:r w:rsidR="006F2367">
        <w:t>nd</w:t>
      </w:r>
      <w:r w:rsidR="00B174C3" w:rsidRPr="00405E58">
        <w:t xml:space="preserve"> </w:t>
      </w:r>
      <w:r w:rsidR="0002343F" w:rsidRPr="00405E58">
        <w:t xml:space="preserve">levels within the abundance gradient, </w:t>
      </w:r>
      <w:r w:rsidR="002E2E70">
        <w:t>reconstructed</w:t>
      </w:r>
      <w:r w:rsidR="00A462E0" w:rsidRPr="00405E58">
        <w:t xml:space="preserve"> basins were </w:t>
      </w:r>
      <w:r w:rsidR="00943FD5" w:rsidRPr="00405E58">
        <w:t xml:space="preserve">characterized within the </w:t>
      </w:r>
      <w:r w:rsidR="008F6B34" w:rsidRPr="00405E58">
        <w:rPr>
          <w:bCs w:val="0"/>
          <w:szCs w:val="24"/>
        </w:rPr>
        <w:t>PCoA</w:t>
      </w:r>
      <w:r w:rsidR="006E6D35" w:rsidRPr="00405E58">
        <w:rPr>
          <w:bCs w:val="0"/>
          <w:szCs w:val="24"/>
        </w:rPr>
        <w:t xml:space="preserve"> community space defined </w:t>
      </w:r>
      <w:r w:rsidR="007F6EE1" w:rsidRPr="00405E58">
        <w:rPr>
          <w:bCs w:val="0"/>
          <w:szCs w:val="24"/>
        </w:rPr>
        <w:t xml:space="preserve">in Figures 2 and 3. </w:t>
      </w:r>
      <w:r w:rsidR="00566C2C" w:rsidRPr="00405E58">
        <w:rPr>
          <w:bCs w:val="0"/>
          <w:szCs w:val="24"/>
        </w:rPr>
        <w:t xml:space="preserve">To illustrate the similarity of the </w:t>
      </w:r>
      <w:r w:rsidR="0010498C" w:rsidRPr="00405E58">
        <w:rPr>
          <w:bCs w:val="0"/>
          <w:szCs w:val="24"/>
        </w:rPr>
        <w:t>inferred</w:t>
      </w:r>
      <w:r w:rsidR="00566C2C" w:rsidRPr="00405E58">
        <w:rPr>
          <w:bCs w:val="0"/>
          <w:szCs w:val="24"/>
        </w:rPr>
        <w:t xml:space="preserve"> basins, the first three axes of the PCoA were </w:t>
      </w:r>
      <w:r w:rsidR="006F2367">
        <w:t>mapped respectively onto an RGB color space</w:t>
      </w:r>
      <w:r w:rsidR="00566C2C" w:rsidRPr="00405E58">
        <w:rPr>
          <w:bCs w:val="0"/>
          <w:szCs w:val="24"/>
        </w:rPr>
        <w:t xml:space="preserve"> (</w:t>
      </w:r>
      <w:r w:rsidR="000C58A5" w:rsidRPr="00405E58">
        <w:rPr>
          <w:bCs w:val="0"/>
          <w:szCs w:val="24"/>
        </w:rPr>
        <w:t>axis</w:t>
      </w:r>
      <w:r w:rsidR="00581F22" w:rsidRPr="00405E58">
        <w:rPr>
          <w:bCs w:val="0"/>
          <w:szCs w:val="24"/>
        </w:rPr>
        <w:t xml:space="preserve"> 1, g</w:t>
      </w:r>
      <w:r w:rsidR="00566C2C" w:rsidRPr="00405E58">
        <w:rPr>
          <w:bCs w:val="0"/>
          <w:szCs w:val="24"/>
        </w:rPr>
        <w:t xml:space="preserve">reen, </w:t>
      </w:r>
      <w:r w:rsidR="000C58A5" w:rsidRPr="00405E58">
        <w:rPr>
          <w:bCs w:val="0"/>
          <w:szCs w:val="24"/>
        </w:rPr>
        <w:t>axis</w:t>
      </w:r>
      <w:r w:rsidR="00581F22" w:rsidRPr="00405E58">
        <w:rPr>
          <w:bCs w:val="0"/>
          <w:szCs w:val="24"/>
        </w:rPr>
        <w:t xml:space="preserve"> 2,</w:t>
      </w:r>
      <w:r w:rsidR="00566C2C" w:rsidRPr="00405E58">
        <w:rPr>
          <w:bCs w:val="0"/>
          <w:szCs w:val="24"/>
        </w:rPr>
        <w:t xml:space="preserve"> </w:t>
      </w:r>
      <w:r w:rsidR="00581F22" w:rsidRPr="00405E58">
        <w:rPr>
          <w:bCs w:val="0"/>
          <w:szCs w:val="24"/>
        </w:rPr>
        <w:t>b</w:t>
      </w:r>
      <w:r w:rsidR="00566C2C" w:rsidRPr="00405E58">
        <w:rPr>
          <w:bCs w:val="0"/>
          <w:szCs w:val="24"/>
        </w:rPr>
        <w:t>lue</w:t>
      </w:r>
      <w:r w:rsidR="00581F22" w:rsidRPr="00405E58">
        <w:rPr>
          <w:bCs w:val="0"/>
          <w:szCs w:val="24"/>
        </w:rPr>
        <w:t>;</w:t>
      </w:r>
      <w:r w:rsidR="00566C2C" w:rsidRPr="00405E58">
        <w:rPr>
          <w:bCs w:val="0"/>
          <w:szCs w:val="24"/>
        </w:rPr>
        <w:t xml:space="preserve"> </w:t>
      </w:r>
      <w:r w:rsidR="000C58A5" w:rsidRPr="00405E58">
        <w:rPr>
          <w:bCs w:val="0"/>
          <w:szCs w:val="24"/>
        </w:rPr>
        <w:t>axis</w:t>
      </w:r>
      <w:r w:rsidR="00581F22" w:rsidRPr="00405E58">
        <w:rPr>
          <w:bCs w:val="0"/>
          <w:szCs w:val="24"/>
        </w:rPr>
        <w:t xml:space="preserve"> 3,</w:t>
      </w:r>
      <w:r w:rsidR="00566C2C" w:rsidRPr="00405E58">
        <w:rPr>
          <w:bCs w:val="0"/>
          <w:szCs w:val="24"/>
        </w:rPr>
        <w:t xml:space="preserve"> </w:t>
      </w:r>
      <w:r w:rsidR="00581F22" w:rsidRPr="00405E58">
        <w:rPr>
          <w:bCs w:val="0"/>
          <w:szCs w:val="24"/>
        </w:rPr>
        <w:t>r</w:t>
      </w:r>
      <w:r w:rsidR="00566C2C" w:rsidRPr="00405E58">
        <w:rPr>
          <w:bCs w:val="0"/>
          <w:szCs w:val="24"/>
        </w:rPr>
        <w:t>ed</w:t>
      </w:r>
      <w:r w:rsidR="00C70107">
        <w:rPr>
          <w:bCs w:val="0"/>
          <w:szCs w:val="24"/>
        </w:rPr>
        <w:t xml:space="preserve">; </w:t>
      </w:r>
      <w:r w:rsidR="004F15F0" w:rsidRPr="004F15F0">
        <w:rPr>
          <w:bCs w:val="0"/>
          <w:szCs w:val="24"/>
          <w:highlight w:val="magenta"/>
        </w:rPr>
        <w:t>Supplementary</w:t>
      </w:r>
      <w:r w:rsidR="00C70107">
        <w:rPr>
          <w:bCs w:val="0"/>
          <w:szCs w:val="24"/>
        </w:rPr>
        <w:t xml:space="preserve"> Figs. S4</w:t>
      </w:r>
      <w:r w:rsidR="00262C5F">
        <w:rPr>
          <w:bCs w:val="0"/>
          <w:szCs w:val="24"/>
        </w:rPr>
        <w:t>3</w:t>
      </w:r>
      <w:r w:rsidR="00C70107">
        <w:rPr>
          <w:bCs w:val="0"/>
          <w:szCs w:val="24"/>
        </w:rPr>
        <w:t>–S4</w:t>
      </w:r>
      <w:r w:rsidR="00717528">
        <w:rPr>
          <w:bCs w:val="0"/>
          <w:szCs w:val="24"/>
        </w:rPr>
        <w:t>5</w:t>
      </w:r>
      <w:r w:rsidR="00566C2C" w:rsidRPr="00405E58">
        <w:rPr>
          <w:bCs w:val="0"/>
          <w:szCs w:val="24"/>
        </w:rPr>
        <w:t xml:space="preserve">). </w:t>
      </w:r>
      <w:r w:rsidR="00F03DC5" w:rsidRPr="00405E58">
        <w:rPr>
          <w:bCs w:val="0"/>
          <w:szCs w:val="24"/>
        </w:rPr>
        <w:t>In addition</w:t>
      </w:r>
      <w:r w:rsidR="00566C2C" w:rsidRPr="00405E58">
        <w:rPr>
          <w:bCs w:val="0"/>
          <w:szCs w:val="24"/>
        </w:rPr>
        <w:t>,</w:t>
      </w:r>
      <w:r w:rsidR="00745A5C" w:rsidRPr="00405E58">
        <w:rPr>
          <w:bCs w:val="0"/>
          <w:szCs w:val="24"/>
        </w:rPr>
        <w:t xml:space="preserve"> </w:t>
      </w:r>
      <w:r w:rsidR="00745A5C" w:rsidRPr="00405E58">
        <w:rPr>
          <w:bCs w:val="0"/>
          <w:szCs w:val="24"/>
        </w:rPr>
        <w:lastRenderedPageBreak/>
        <w:t>to</w:t>
      </w:r>
      <w:r w:rsidR="00FD515F" w:rsidRPr="00405E58">
        <w:rPr>
          <w:bCs w:val="0"/>
          <w:szCs w:val="24"/>
        </w:rPr>
        <w:t xml:space="preserve"> </w:t>
      </w:r>
      <w:r w:rsidR="00164784" w:rsidRPr="00405E58">
        <w:rPr>
          <w:bCs w:val="0"/>
          <w:szCs w:val="24"/>
        </w:rPr>
        <w:t xml:space="preserve">track changes in the evenness of </w:t>
      </w:r>
      <w:r w:rsidR="00FF4572" w:rsidRPr="00405E58">
        <w:rPr>
          <w:bCs w:val="0"/>
          <w:szCs w:val="24"/>
        </w:rPr>
        <w:t>assembly</w:t>
      </w:r>
      <w:r w:rsidR="007A4855" w:rsidRPr="00405E58">
        <w:rPr>
          <w:bCs w:val="0"/>
          <w:szCs w:val="24"/>
        </w:rPr>
        <w:t xml:space="preserve"> </w:t>
      </w:r>
      <w:r w:rsidR="009C4BAC" w:rsidRPr="00405E58">
        <w:rPr>
          <w:bCs w:val="0"/>
          <w:szCs w:val="24"/>
        </w:rPr>
        <w:t>landscape</w:t>
      </w:r>
      <w:r w:rsidR="006F0F5E" w:rsidRPr="00405E58">
        <w:rPr>
          <w:bCs w:val="0"/>
          <w:szCs w:val="24"/>
        </w:rPr>
        <w:t xml:space="preserve"> architecture</w:t>
      </w:r>
      <w:r w:rsidR="00E56B23" w:rsidRPr="00405E58">
        <w:rPr>
          <w:bCs w:val="0"/>
          <w:szCs w:val="24"/>
        </w:rPr>
        <w:t xml:space="preserve"> along the abundance gradient of the focal genus</w:t>
      </w:r>
      <w:r w:rsidR="002A73D2" w:rsidRPr="00405E58">
        <w:rPr>
          <w:bCs w:val="0"/>
          <w:szCs w:val="24"/>
        </w:rPr>
        <w:t xml:space="preserve">, </w:t>
      </w:r>
      <w:r w:rsidR="00AD554E" w:rsidRPr="00405E58">
        <w:rPr>
          <w:bCs w:val="0"/>
          <w:szCs w:val="24"/>
        </w:rPr>
        <w:t xml:space="preserve">the Shannon entropy of </w:t>
      </w:r>
      <w:r w:rsidR="00A446AC" w:rsidRPr="00405E58">
        <w:rPr>
          <w:bCs w:val="0"/>
          <w:szCs w:val="24"/>
        </w:rPr>
        <w:t xml:space="preserve">basin frequencies was </w:t>
      </w:r>
      <w:r w:rsidR="00CB161B" w:rsidRPr="00405E58">
        <w:rPr>
          <w:bCs w:val="0"/>
          <w:szCs w:val="24"/>
        </w:rPr>
        <w:t xml:space="preserve">calculated at each of the 32 </w:t>
      </w:r>
      <w:r w:rsidR="00565559" w:rsidRPr="00405E58">
        <w:rPr>
          <w:bCs w:val="0"/>
          <w:szCs w:val="24"/>
        </w:rPr>
        <w:t xml:space="preserve">abundance </w:t>
      </w:r>
      <w:r w:rsidR="008F274E" w:rsidRPr="00405E58">
        <w:rPr>
          <w:bCs w:val="0"/>
          <w:szCs w:val="24"/>
        </w:rPr>
        <w:t xml:space="preserve">steps. </w:t>
      </w:r>
      <w:r w:rsidR="00503993" w:rsidRPr="00405E58">
        <w:rPr>
          <w:bCs w:val="0"/>
          <w:szCs w:val="24"/>
        </w:rPr>
        <w:t xml:space="preserve">As the </w:t>
      </w:r>
      <w:r w:rsidR="00202A18" w:rsidRPr="00405E58">
        <w:rPr>
          <w:bCs w:val="0"/>
          <w:szCs w:val="24"/>
        </w:rPr>
        <w:t xml:space="preserve">analysis along the entire range of </w:t>
      </w:r>
      <w:r w:rsidR="00CF4495" w:rsidRPr="00405E58">
        <w:rPr>
          <w:bCs w:val="0"/>
          <w:szCs w:val="24"/>
        </w:rPr>
        <w:t xml:space="preserve">abundance gradient is computationally intensive, </w:t>
      </w:r>
      <w:r w:rsidR="001E7C40" w:rsidRPr="00405E58">
        <w:rPr>
          <w:bCs w:val="0"/>
          <w:szCs w:val="24"/>
        </w:rPr>
        <w:t xml:space="preserve">it was </w:t>
      </w:r>
      <w:r w:rsidR="00396908" w:rsidRPr="00405E58">
        <w:rPr>
          <w:bCs w:val="0"/>
          <w:szCs w:val="24"/>
        </w:rPr>
        <w:t>pe</w:t>
      </w:r>
      <w:r w:rsidR="004724B9" w:rsidRPr="00405E58">
        <w:rPr>
          <w:bCs w:val="0"/>
          <w:szCs w:val="24"/>
        </w:rPr>
        <w:t>r</w:t>
      </w:r>
      <w:r w:rsidR="00396908" w:rsidRPr="00405E58">
        <w:rPr>
          <w:bCs w:val="0"/>
          <w:szCs w:val="24"/>
        </w:rPr>
        <w:t>formed for</w:t>
      </w:r>
      <w:r w:rsidR="007A2877" w:rsidRPr="00405E58">
        <w:rPr>
          <w:bCs w:val="0"/>
          <w:szCs w:val="24"/>
        </w:rPr>
        <w:t xml:space="preserve"> fungal and prokaryotic genera with strongest impacts on </w:t>
      </w:r>
      <w:r w:rsidR="00FF4572" w:rsidRPr="00405E58">
        <w:rPr>
          <w:bCs w:val="0"/>
          <w:szCs w:val="24"/>
        </w:rPr>
        <w:t>assembly</w:t>
      </w:r>
      <w:r w:rsidR="007A2877" w:rsidRPr="00405E58">
        <w:rPr>
          <w:bCs w:val="0"/>
          <w:szCs w:val="24"/>
        </w:rPr>
        <w:t xml:space="preserve"> landscape architecture. </w:t>
      </w:r>
      <w:r w:rsidR="009F4836" w:rsidRPr="00405E58">
        <w:rPr>
          <w:bCs w:val="0"/>
          <w:szCs w:val="24"/>
        </w:rPr>
        <w:t xml:space="preserve">Specifically, </w:t>
      </w:r>
      <w:r w:rsidR="003901B7" w:rsidRPr="00405E58">
        <w:rPr>
          <w:bCs w:val="0"/>
          <w:szCs w:val="24"/>
        </w:rPr>
        <w:t xml:space="preserve">we targeted </w:t>
      </w:r>
      <w:r w:rsidR="006F2367">
        <w:t>the two genera with the highest significant</w:t>
      </w:r>
      <w:r w:rsidR="00E263B1" w:rsidRPr="00405E58">
        <w:rPr>
          <w:bCs w:val="0"/>
          <w:szCs w:val="24"/>
        </w:rPr>
        <w:t xml:space="preserve"> </w:t>
      </w:r>
      <w:r w:rsidR="00E263B1" w:rsidRPr="00405E58">
        <w:rPr>
          <w:bCs w:val="0"/>
          <w:i/>
          <w:iCs/>
          <w:szCs w:val="24"/>
        </w:rPr>
        <w:t>z</w:t>
      </w:r>
      <w:r w:rsidR="00E263B1" w:rsidRPr="00405E58">
        <w:rPr>
          <w:bCs w:val="0"/>
          <w:szCs w:val="24"/>
        </w:rPr>
        <w:t xml:space="preserve">-standardized </w:t>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topography</m:t>
            </m:r>
          </m:e>
          <m:sub>
            <m:r>
              <w:rPr>
                <w:rFonts w:ascii="Cambria Math" w:hAnsi="Cambria Math"/>
                <w:szCs w:val="24"/>
              </w:rPr>
              <m:t>i, h</m:t>
            </m:r>
          </m:sub>
        </m:sSub>
      </m:oMath>
      <w:r w:rsidR="00E263B1" w:rsidRPr="00405E58">
        <w:rPr>
          <w:bCs w:val="0"/>
          <w:szCs w:val="24"/>
        </w:rPr>
        <w:t xml:space="preserve">, </w:t>
      </w:r>
      <w:r w:rsidR="0038767B" w:rsidRPr="00405E58">
        <w:rPr>
          <w:bCs w:val="0"/>
          <w:szCs w:val="24"/>
        </w:rPr>
        <w:t xml:space="preserve">values </w:t>
      </w:r>
      <w:r w:rsidR="006E1F18" w:rsidRPr="00405E58">
        <w:rPr>
          <w:bCs w:val="0"/>
          <w:szCs w:val="24"/>
        </w:rPr>
        <w:t>and</w:t>
      </w:r>
      <w:r w:rsidR="00E263B1" w:rsidRPr="00405E58">
        <w:rPr>
          <w:bCs w:val="0"/>
          <w:szCs w:val="24"/>
        </w:rPr>
        <w:t xml:space="preserve"> </w:t>
      </w:r>
      <w:r w:rsidR="0038767B" w:rsidRPr="00405E58">
        <w:rPr>
          <w:bCs w:val="0"/>
          <w:szCs w:val="24"/>
        </w:rPr>
        <w:t xml:space="preserve">those with largest absolute values of </w:t>
      </w:r>
      <w:r w:rsidR="00E263B1" w:rsidRPr="00405E58">
        <w:rPr>
          <w:bCs w:val="0"/>
          <w:i/>
          <w:iCs/>
          <w:szCs w:val="24"/>
        </w:rPr>
        <w:t>z</w:t>
      </w:r>
      <w:r w:rsidR="00E263B1" w:rsidRPr="00405E58">
        <w:rPr>
          <w:bCs w:val="0"/>
          <w:szCs w:val="24"/>
        </w:rPr>
        <w:t xml:space="preserve">-standardized </w:t>
      </w:r>
      <m:oMath>
        <m:r>
          <w:rPr>
            <w:rFonts w:ascii="Cambria Math" w:hAnsi="Cambria Math"/>
            <w:szCs w:val="24"/>
          </w:rPr>
          <m:t>Δ</m:t>
        </m:r>
        <m:sSub>
          <m:sSubPr>
            <m:ctrlPr>
              <w:rPr>
                <w:rFonts w:ascii="Cambria Math" w:hAnsi="Cambria Math"/>
                <w:bCs w:val="0"/>
                <w:i/>
                <w:szCs w:val="24"/>
              </w:rPr>
            </m:ctrlPr>
          </m:sSubPr>
          <m:e>
            <m:r>
              <w:rPr>
                <w:rFonts w:ascii="Cambria Math" w:hAnsi="Cambria Math"/>
                <w:szCs w:val="24"/>
              </w:rPr>
              <m:t>evenness</m:t>
            </m:r>
          </m:e>
          <m:sub>
            <m:r>
              <w:rPr>
                <w:rFonts w:ascii="Cambria Math" w:hAnsi="Cambria Math"/>
                <w:szCs w:val="24"/>
              </w:rPr>
              <m:t>i,h</m:t>
            </m:r>
          </m:sub>
        </m:sSub>
      </m:oMath>
      <w:r w:rsidR="00E263B1" w:rsidRPr="00405E58">
        <w:rPr>
          <w:bCs w:val="0"/>
          <w:szCs w:val="24"/>
        </w:rPr>
        <w:t xml:space="preserve"> under each host plant </w:t>
      </w:r>
      <w:r w:rsidR="00A33176" w:rsidRPr="00405E58">
        <w:rPr>
          <w:bCs w:val="0"/>
          <w:szCs w:val="24"/>
        </w:rPr>
        <w:t>background</w:t>
      </w:r>
      <w:r w:rsidR="00E263B1" w:rsidRPr="00405E58">
        <w:rPr>
          <w:bCs w:val="0"/>
          <w:szCs w:val="24"/>
        </w:rPr>
        <w:t>.</w:t>
      </w:r>
    </w:p>
    <w:p w14:paraId="199EE493" w14:textId="77777777" w:rsidR="00D06032" w:rsidRDefault="00D06032" w:rsidP="00E20869">
      <w:pPr>
        <w:tabs>
          <w:tab w:val="left" w:pos="426"/>
          <w:tab w:val="left" w:pos="567"/>
        </w:tabs>
        <w:spacing w:beforeLines="70" w:before="250"/>
        <w:rPr>
          <w:b/>
          <w:bCs w:val="0"/>
          <w:szCs w:val="24"/>
        </w:rPr>
      </w:pPr>
    </w:p>
    <w:p w14:paraId="29D050B2" w14:textId="77777777" w:rsidR="00BE10FE" w:rsidRDefault="00EB506D" w:rsidP="00BE10FE">
      <w:pPr>
        <w:tabs>
          <w:tab w:val="left" w:pos="426"/>
          <w:tab w:val="left" w:pos="567"/>
        </w:tabs>
        <w:spacing w:beforeLines="70" w:before="250"/>
        <w:rPr>
          <w:b/>
          <w:bCs w:val="0"/>
          <w:szCs w:val="24"/>
        </w:rPr>
      </w:pPr>
      <w:r>
        <w:rPr>
          <w:b/>
          <w:bCs w:val="0"/>
          <w:szCs w:val="24"/>
        </w:rPr>
        <w:t xml:space="preserve">Benchmark </w:t>
      </w:r>
      <w:r w:rsidR="00C82D33">
        <w:rPr>
          <w:b/>
          <w:bCs w:val="0"/>
          <w:szCs w:val="24"/>
        </w:rPr>
        <w:t>analysis</w:t>
      </w:r>
      <w:r w:rsidR="007079CC">
        <w:rPr>
          <w:b/>
          <w:bCs w:val="0"/>
          <w:szCs w:val="24"/>
        </w:rPr>
        <w:t xml:space="preserve">: </w:t>
      </w:r>
      <w:r w:rsidR="00C55A62">
        <w:rPr>
          <w:b/>
          <w:bCs w:val="0"/>
          <w:szCs w:val="24"/>
        </w:rPr>
        <w:t>assembly landscape reconstruction</w:t>
      </w:r>
    </w:p>
    <w:p w14:paraId="5DAC2277" w14:textId="5F6D1FE4" w:rsidR="007D4CB2" w:rsidRDefault="00BE10FE" w:rsidP="006D0326">
      <w:pPr>
        <w:tabs>
          <w:tab w:val="left" w:pos="2835"/>
          <w:tab w:val="left" w:pos="8940"/>
        </w:tabs>
        <w:spacing w:beforeLines="70" w:before="250"/>
        <w:rPr>
          <w:rFonts w:ascii="ＭＳ 明朝" w:eastAsia="ＭＳ 明朝" w:hAnsi="ＭＳ 明朝" w:cs="ＭＳ 明朝"/>
          <w:szCs w:val="24"/>
        </w:rPr>
      </w:pPr>
      <w:r w:rsidRPr="00BE10FE">
        <w:rPr>
          <w:szCs w:val="24"/>
        </w:rPr>
        <w:t>To evaluate how community complexity and sample size influence the reliability and uncertainty of energy landscape reconstruction, we generated benchmark community datasets using generalized Lotka–Volterra (gLV) models</w:t>
      </w:r>
      <w:ins w:id="0" w:author="fujita.hiroaki.3x@ms.c.kyoto-u.ac.jp" w:date="2026-03-05T21:11:00Z" w16du:dateUtc="2026-03-05T12:11:00Z">
        <w:r w:rsidR="00B065DD">
          <w:rPr>
            <w:szCs w:val="24"/>
          </w:rPr>
          <w:t xml:space="preserve">, which </w:t>
        </w:r>
      </w:ins>
      <w:ins w:id="1" w:author="fujita.hiroaki.3x@ms.c.kyoto-u.ac.jp" w:date="2026-03-05T21:12:00Z" w16du:dateUtc="2026-03-05T12:12:00Z">
        <w:r w:rsidR="00B065DD">
          <w:rPr>
            <w:szCs w:val="24"/>
          </w:rPr>
          <w:t xml:space="preserve">often </w:t>
        </w:r>
      </w:ins>
      <w:ins w:id="2" w:author="fujita.hiroaki.3x@ms.c.kyoto-u.ac.jp" w:date="2026-03-05T21:11:00Z" w16du:dateUtc="2026-03-05T12:11:00Z">
        <w:r w:rsidR="00B065DD">
          <w:rPr>
            <w:szCs w:val="24"/>
          </w:rPr>
          <w:t xml:space="preserve">used </w:t>
        </w:r>
      </w:ins>
      <w:ins w:id="3" w:author="fujita.hiroaki.3x@ms.c.kyoto-u.ac.jp" w:date="2026-03-05T21:12:00Z" w16du:dateUtc="2026-03-05T12:12:00Z">
        <w:r w:rsidR="00B065DD">
          <w:rPr>
            <w:szCs w:val="24"/>
          </w:rPr>
          <w:t xml:space="preserve">as describing </w:t>
        </w:r>
      </w:ins>
      <w:ins w:id="4" w:author="fujita.hiroaki.3x@ms.c.kyoto-u.ac.jp" w:date="2026-03-05T21:18:00Z" w16du:dateUtc="2026-03-05T12:18:00Z">
        <w:r w:rsidR="00B065DD">
          <w:rPr>
            <w:szCs w:val="24"/>
          </w:rPr>
          <w:t xml:space="preserve">stationaly/chaotic </w:t>
        </w:r>
      </w:ins>
      <w:ins w:id="5" w:author="fujita.hiroaki.3x@ms.c.kyoto-u.ac.jp" w:date="2026-03-05T21:12:00Z" w16du:dateUtc="2026-03-05T12:12:00Z">
        <w:r w:rsidR="00B065DD">
          <w:rPr>
            <w:szCs w:val="24"/>
          </w:rPr>
          <w:t>community dynamics</w:t>
        </w:r>
      </w:ins>
      <w:ins w:id="6" w:author="fujita.hiroaki.3x@ms.c.kyoto-u.ac.jp" w:date="2026-03-05T21:13:00Z" w16du:dateUtc="2026-03-05T12:13:00Z">
        <w:r w:rsidR="00B065DD">
          <w:rPr>
            <w:szCs w:val="24"/>
          </w:rPr>
          <w:t>(</w:t>
        </w:r>
        <w:commentRangeStart w:id="7"/>
        <w:r w:rsidR="00B065DD">
          <w:rPr>
            <w:szCs w:val="24"/>
          </w:rPr>
          <w:t>ref38</w:t>
        </w:r>
      </w:ins>
      <w:commentRangeEnd w:id="7"/>
      <w:r w:rsidR="00795AA2">
        <w:rPr>
          <w:rStyle w:val="af0"/>
          <w:sz w:val="24"/>
          <w:szCs w:val="24"/>
        </w:rPr>
        <w:commentReference w:id="7"/>
      </w:r>
      <w:ins w:id="8" w:author="fujita.hiroaki.3x@ms.c.kyoto-u.ac.jp" w:date="2026-03-05T21:13:00Z" w16du:dateUtc="2026-03-05T12:13:00Z">
        <w:r w:rsidR="00B065DD">
          <w:rPr>
            <w:szCs w:val="24"/>
          </w:rPr>
          <w:t>)</w:t>
        </w:r>
      </w:ins>
      <w:ins w:id="9" w:author="fujita.hiroaki.3x@ms.c.kyoto-u.ac.jp" w:date="2026-03-05T21:12:00Z" w16du:dateUtc="2026-03-05T12:12:00Z">
        <w:r w:rsidR="00B065DD">
          <w:rPr>
            <w:szCs w:val="24"/>
          </w:rPr>
          <w:t>,</w:t>
        </w:r>
      </w:ins>
      <w:r w:rsidRPr="00BE10FE">
        <w:rPr>
          <w:szCs w:val="24"/>
        </w:rPr>
        <w:t xml:space="preserve"> while varying species richness (20–50 species) and sample size (20–1,200 replicate community samples). </w:t>
      </w:r>
      <w:r w:rsidR="00DD05E3" w:rsidRPr="00DD05E3">
        <w:rPr>
          <w:color w:val="EE0000"/>
        </w:rPr>
        <w:t>To perform validation</w:t>
      </w:r>
      <w:del w:id="10" w:author="fujita.hiroaki.3x@ms.c.kyoto-u.ac.jp" w:date="2026-03-05T21:13:00Z" w16du:dateUtc="2026-03-05T12:13:00Z">
        <w:r w:rsidR="00DD05E3" w:rsidRPr="00DD05E3" w:rsidDel="00B065DD">
          <w:rPr>
            <w:color w:val="EE0000"/>
          </w:rPr>
          <w:delText xml:space="preserve"> based on general conceptual models of biological community dynamics</w:delText>
        </w:r>
      </w:del>
      <w:r w:rsidR="00DD05E3" w:rsidRPr="00DD05E3">
        <w:rPr>
          <w:color w:val="EE0000"/>
        </w:rPr>
        <w:t>, we adopted the following formulation to describe the population dynamics of benchmark communities</w:t>
      </w:r>
      <w:r w:rsidR="00DD05E3" w:rsidRPr="00DD05E3">
        <w:rPr>
          <w:color w:val="EE0000"/>
        </w:rPr>
        <w:fldChar w:fldCharType="begin"/>
      </w:r>
      <w:r w:rsidR="00DD05E3" w:rsidRPr="00DD05E3">
        <w:rPr>
          <w:color w:val="EE0000"/>
        </w:rPr>
        <w:instrText xml:space="preserve"> ADDIN ZOTERO_ITEM CSL_CITATION {"citationID":"wax8c2hg","properties":{"formattedCitation":"\\super 38\\nosupersub{}","plainCitation":"38","noteIndex":0},"citationItems":[{"id":775,"uris":["http://zotero.org/users/13996173/items/6TNJF2FV"],"itemData":{"id":775,"type":"article-journal","abstract":"Previous studies suggested that microbial communities can harbour keystone species whose removal can cause a dramatic shift in microbiome structure and functioning. Yet, an efficient method to systematically identify keystone species in microbial communities is still lacking. Here we propose a data-driven keystone species identification (DKI) framework based on deep learning to resolve this challenge. Our key idea is to implicitly learn the assembly rules of microbial communities from a particular habitat by training a deep-learning model using microbiome samples collected from this habitat. The well-trained deep-learning model enables us to quantify the community-specific keystoneness of each species in any microbiome sample from this habitat by conducting a thought experiment on species removal. We systematically validated this DKI framework using synthetic data and applied DKI to analyse real data. We found that those taxa with high median keystoneness across different communities display strong community specificity. The presented DKI framework demonstrates the power of machine learning in tackling a fundamental problem in community ecology, paving the way for the data-driven management of complex microbial communities.","container-title":"Nature Ecology &amp; Evolution","DOI":"10.1038/s41559-023-02250-2","ISSN":"2397-334X","issue":"1","journalAbbreviation":"Nat Ecol Evol","language":"en","license":"2023 The Author(s), under exclusive licence to Springer Nature Limited","note":"publisher: Nature Publishing Group","page":"22-31","source":"www-nature-com.kyoto-u.idm.oclc.org","title":"Identifying keystone species in microbial communities using deep learning","URL":"https://www-nature-com.kyoto-u.idm.oclc.org/articles/s41559-023-02250-2","volume":"8","author":[{"family":"Wang","given":"Xu-Wen"},{"family":"Sun","given":"Zheng"},{"family":"Jia","given":"Huijue"},{"family":"Michel-Mata","given":"Sebastian"},{"family":"Angulo","given":"Marco Tulio"},{"family":"Dai","given":"Lei"},{"family":"He","given":"Xuesong"},{"family":"Weiss","given":"Scott T."},{"family":"Liu","given":"Yang-Yu"}],"accessed":{"date-parts":[["2024",7,3]]},"issued":{"date-parts":[["2024",1]]}}}],"schema":"https://github.com/citation-style-language/schema/raw/master/csl-citation.json"} </w:instrText>
      </w:r>
      <w:r w:rsidR="00DD05E3" w:rsidRPr="00DD05E3">
        <w:rPr>
          <w:color w:val="EE0000"/>
        </w:rPr>
        <w:fldChar w:fldCharType="separate"/>
      </w:r>
      <w:r w:rsidR="00DD05E3" w:rsidRPr="00DD05E3">
        <w:rPr>
          <w:color w:val="EE0000"/>
          <w:kern w:val="0"/>
          <w:vertAlign w:val="superscript"/>
        </w:rPr>
        <w:t>38</w:t>
      </w:r>
      <w:r w:rsidR="00DD05E3" w:rsidRPr="00DD05E3">
        <w:rPr>
          <w:color w:val="EE0000"/>
        </w:rPr>
        <w:fldChar w:fldCharType="end"/>
      </w:r>
      <w:r w:rsidR="00DD05E3" w:rsidRPr="00DD05E3">
        <w:rPr>
          <w:color w:val="EE0000"/>
        </w:rPr>
        <w:t>:</w:t>
      </w:r>
    </w:p>
    <w:p w14:paraId="4AFC52B0" w14:textId="75DDEBCE" w:rsidR="00AE3F59" w:rsidRPr="0004337B" w:rsidRDefault="0004337B" w:rsidP="006D0326">
      <w:pPr>
        <w:tabs>
          <w:tab w:val="left" w:pos="2835"/>
          <w:tab w:val="left" w:pos="8940"/>
        </w:tabs>
        <w:spacing w:beforeLines="70" w:before="250"/>
      </w:pPr>
      <w:r>
        <w:rPr>
          <w:rFonts w:hint="eastAsia"/>
          <w:bCs w:val="0"/>
          <w:szCs w:val="24"/>
        </w:rPr>
        <w:tab/>
      </w:r>
      <m:oMath>
        <m:f>
          <m:fPr>
            <m:ctrlPr>
              <w:rPr>
                <w:rFonts w:ascii="Cambria Math" w:hAnsi="Cambria Math"/>
                <w:bCs w:val="0"/>
                <w:i/>
                <w:szCs w:val="24"/>
              </w:rPr>
            </m:ctrlPr>
          </m:fPr>
          <m:num>
            <m:r>
              <w:rPr>
                <w:rFonts w:ascii="Cambria Math" w:hAnsi="Cambria Math"/>
                <w:szCs w:val="24"/>
              </w:rPr>
              <m:t>d</m:t>
            </m:r>
            <m:sSub>
              <m:sSubPr>
                <m:ctrlPr>
                  <w:rPr>
                    <w:rFonts w:ascii="Cambria Math" w:hAnsi="Cambria Math"/>
                    <w:bCs w:val="0"/>
                    <w:i/>
                    <w:szCs w:val="24"/>
                  </w:rPr>
                </m:ctrlPr>
              </m:sSubPr>
              <m:e>
                <m:r>
                  <w:rPr>
                    <w:rFonts w:ascii="Cambria Math" w:hAnsi="Cambria Math"/>
                    <w:szCs w:val="24"/>
                  </w:rPr>
                  <m:t>N</m:t>
                </m:r>
              </m:e>
              <m:sub>
                <m:r>
                  <w:rPr>
                    <w:rFonts w:ascii="Cambria Math" w:hAnsi="Cambria Math"/>
                    <w:szCs w:val="24"/>
                  </w:rPr>
                  <m:t>i</m:t>
                </m:r>
              </m:sub>
            </m:sSub>
          </m:num>
          <m:den>
            <m:r>
              <w:rPr>
                <w:rFonts w:ascii="Cambria Math" w:hAnsi="Cambria Math"/>
                <w:szCs w:val="24"/>
              </w:rPr>
              <m:t>dt</m:t>
            </m:r>
          </m:den>
        </m:f>
        <m:r>
          <w:rPr>
            <w:rFonts w:ascii="Cambria Math" w:hAnsi="Cambria Math"/>
            <w:szCs w:val="24"/>
          </w:rPr>
          <m:t xml:space="preserve">= </m:t>
        </m:r>
        <m:sSub>
          <m:sSubPr>
            <m:ctrlPr>
              <w:rPr>
                <w:rFonts w:ascii="Cambria Math" w:hAnsi="Cambria Math"/>
                <w:bCs w:val="0"/>
                <w:i/>
                <w:szCs w:val="24"/>
              </w:rPr>
            </m:ctrlPr>
          </m:sSubPr>
          <m:e>
            <m:r>
              <w:rPr>
                <w:rFonts w:ascii="Cambria Math" w:hAnsi="Cambria Math"/>
                <w:szCs w:val="24"/>
              </w:rPr>
              <m:t>N</m:t>
            </m:r>
          </m:e>
          <m:sub>
            <m:r>
              <w:rPr>
                <w:rFonts w:ascii="Cambria Math" w:hAnsi="Cambria Math"/>
                <w:szCs w:val="24"/>
              </w:rPr>
              <m:t>i</m:t>
            </m:r>
          </m:sub>
        </m:sSub>
        <m:d>
          <m:dPr>
            <m:ctrlPr>
              <w:rPr>
                <w:rFonts w:ascii="Cambria Math" w:hAnsi="Cambria Math"/>
                <w:bCs w:val="0"/>
                <w:i/>
                <w:szCs w:val="24"/>
              </w:rPr>
            </m:ctrlPr>
          </m:dPr>
          <m:e>
            <m:sSub>
              <m:sSubPr>
                <m:ctrlPr>
                  <w:rPr>
                    <w:rFonts w:ascii="Cambria Math" w:hAnsi="Cambria Math"/>
                    <w:bCs w:val="0"/>
                    <w:i/>
                    <w:szCs w:val="24"/>
                  </w:rPr>
                </m:ctrlPr>
              </m:sSubPr>
              <m:e>
                <m:r>
                  <w:rPr>
                    <w:rFonts w:ascii="Cambria Math" w:hAnsi="Cambria Math"/>
                    <w:szCs w:val="24"/>
                  </w:rPr>
                  <m:t>r</m:t>
                </m:r>
              </m:e>
              <m:sub>
                <m:r>
                  <w:rPr>
                    <w:rFonts w:ascii="Cambria Math" w:hAnsi="Cambria Math"/>
                    <w:szCs w:val="24"/>
                  </w:rPr>
                  <m:t>i</m:t>
                </m:r>
              </m:sub>
            </m:sSub>
            <m:r>
              <w:rPr>
                <w:rFonts w:ascii="Cambria Math" w:hAnsi="Cambria Math"/>
                <w:szCs w:val="24"/>
              </w:rPr>
              <m:t>+</m:t>
            </m:r>
            <m:nary>
              <m:naryPr>
                <m:chr m:val="∑"/>
                <m:limLoc m:val="undOvr"/>
                <m:ctrlPr>
                  <w:rPr>
                    <w:rFonts w:ascii="Cambria Math" w:hAnsi="Cambria Math"/>
                    <w:bCs w:val="0"/>
                    <w:i/>
                    <w:szCs w:val="24"/>
                  </w:rPr>
                </m:ctrlPr>
              </m:naryPr>
              <m:sub>
                <m:r>
                  <w:rPr>
                    <w:rFonts w:ascii="Cambria Math" w:hAnsi="Cambria Math"/>
                    <w:szCs w:val="24"/>
                  </w:rPr>
                  <m:t>j=1</m:t>
                </m:r>
              </m:sub>
              <m:sup>
                <m:r>
                  <w:rPr>
                    <w:rFonts w:ascii="Cambria Math" w:hAnsi="Cambria Math"/>
                    <w:szCs w:val="24"/>
                  </w:rPr>
                  <m:t>S</m:t>
                </m:r>
              </m:sup>
              <m:e>
                <m:sSub>
                  <m:sSubPr>
                    <m:ctrlPr>
                      <w:rPr>
                        <w:rFonts w:ascii="Cambria Math" w:hAnsi="Cambria Math"/>
                        <w:bCs w:val="0"/>
                        <w:i/>
                        <w:szCs w:val="24"/>
                      </w:rPr>
                    </m:ctrlPr>
                  </m:sSubPr>
                  <m:e>
                    <m:r>
                      <w:rPr>
                        <w:rFonts w:ascii="Cambria Math" w:hAnsi="Cambria Math"/>
                        <w:szCs w:val="24"/>
                      </w:rPr>
                      <m:t>A</m:t>
                    </m:r>
                  </m:e>
                  <m:sub>
                    <m:r>
                      <w:rPr>
                        <w:rFonts w:ascii="Cambria Math" w:hAnsi="Cambria Math"/>
                        <w:szCs w:val="24"/>
                      </w:rPr>
                      <m:t>ij</m:t>
                    </m:r>
                  </m:sub>
                </m:sSub>
                <m:sSub>
                  <m:sSubPr>
                    <m:ctrlPr>
                      <w:rPr>
                        <w:rFonts w:ascii="Cambria Math" w:hAnsi="Cambria Math"/>
                        <w:bCs w:val="0"/>
                        <w:i/>
                        <w:szCs w:val="24"/>
                      </w:rPr>
                    </m:ctrlPr>
                  </m:sSubPr>
                  <m:e>
                    <m:r>
                      <w:rPr>
                        <w:rFonts w:ascii="Cambria Math" w:hAnsi="Cambria Math"/>
                        <w:szCs w:val="24"/>
                      </w:rPr>
                      <m:t>N</m:t>
                    </m:r>
                  </m:e>
                  <m:sub>
                    <m:r>
                      <w:rPr>
                        <w:rFonts w:ascii="Cambria Math" w:hAnsi="Cambria Math"/>
                        <w:szCs w:val="24"/>
                      </w:rPr>
                      <m:t>j</m:t>
                    </m:r>
                  </m:sub>
                </m:sSub>
              </m:e>
            </m:nary>
          </m:e>
        </m:d>
        <m:r>
          <w:rPr>
            <w:rFonts w:ascii="Cambria Math" w:hAnsi="Cambria Math"/>
            <w:szCs w:val="24"/>
          </w:rPr>
          <m:t xml:space="preserve">+ </m:t>
        </m:r>
        <m:sSub>
          <m:sSubPr>
            <m:ctrlPr>
              <w:rPr>
                <w:rFonts w:ascii="Cambria Math" w:hAnsi="Cambria Math"/>
                <w:bCs w:val="0"/>
                <w:i/>
                <w:szCs w:val="24"/>
              </w:rPr>
            </m:ctrlPr>
          </m:sSubPr>
          <m:e>
            <m:r>
              <w:rPr>
                <w:rFonts w:ascii="Cambria Math" w:hAnsi="Cambria Math"/>
                <w:szCs w:val="24"/>
              </w:rPr>
              <m:t>ϵ</m:t>
            </m:r>
          </m:e>
          <m:sub>
            <m:r>
              <w:rPr>
                <w:rFonts w:ascii="Cambria Math" w:hAnsi="Cambria Math"/>
                <w:szCs w:val="24"/>
              </w:rPr>
              <m:t>i</m:t>
            </m:r>
          </m:sub>
        </m:sSub>
        <m:d>
          <m:dPr>
            <m:ctrlPr>
              <w:rPr>
                <w:rFonts w:ascii="Cambria Math" w:hAnsi="Cambria Math"/>
                <w:bCs w:val="0"/>
                <w:i/>
                <w:szCs w:val="24"/>
              </w:rPr>
            </m:ctrlPr>
          </m:dPr>
          <m:e>
            <m:r>
              <w:rPr>
                <w:rFonts w:ascii="Cambria Math" w:hAnsi="Cambria Math"/>
                <w:szCs w:val="24"/>
              </w:rPr>
              <m:t>t</m:t>
            </m:r>
          </m:e>
        </m:d>
      </m:oMath>
      <w:r w:rsidR="00AE3F59">
        <w:rPr>
          <w:bCs w:val="0"/>
          <w:szCs w:val="24"/>
        </w:rPr>
        <w:tab/>
      </w:r>
      <w:r w:rsidR="00AE3F59" w:rsidRPr="00405E58">
        <w:rPr>
          <w:bCs w:val="0"/>
          <w:szCs w:val="24"/>
        </w:rPr>
        <w:t xml:space="preserve">[eq. </w:t>
      </w:r>
      <w:r w:rsidR="00AE3F59">
        <w:rPr>
          <w:bCs w:val="0"/>
          <w:szCs w:val="24"/>
        </w:rPr>
        <w:t>9</w:t>
      </w:r>
      <w:r w:rsidR="00AE3F59" w:rsidRPr="00405E58">
        <w:rPr>
          <w:bCs w:val="0"/>
          <w:szCs w:val="24"/>
        </w:rPr>
        <w:t>],</w:t>
      </w:r>
    </w:p>
    <w:p w14:paraId="3731386B" w14:textId="6E93206C" w:rsidR="00EB506D" w:rsidRPr="00EB506D" w:rsidRDefault="00EB506D" w:rsidP="00EB506D">
      <w:pPr>
        <w:tabs>
          <w:tab w:val="left" w:pos="426"/>
          <w:tab w:val="left" w:pos="567"/>
        </w:tabs>
        <w:spacing w:beforeLines="70" w:before="250"/>
        <w:rPr>
          <w:bCs w:val="0"/>
          <w:szCs w:val="24"/>
        </w:rPr>
      </w:pPr>
      <w:r w:rsidRPr="00EB506D">
        <w:rPr>
          <w:bCs w:val="0"/>
          <w:szCs w:val="24"/>
        </w:rPr>
        <w:t xml:space="preserve">where </w:t>
      </w:r>
      <m:oMath>
        <m:r>
          <w:rPr>
            <w:rFonts w:ascii="Cambria Math" w:hAnsi="Cambria Math"/>
            <w:szCs w:val="24"/>
          </w:rPr>
          <m:t>S</m:t>
        </m:r>
      </m:oMath>
      <w:r w:rsidR="00635CE8">
        <w:rPr>
          <w:bCs w:val="0"/>
          <w:szCs w:val="24"/>
        </w:rPr>
        <w:t xml:space="preserve"> (= 20, 30, 40, or 50) </w:t>
      </w:r>
      <w:r w:rsidRPr="00EB506D">
        <w:rPr>
          <w:bCs w:val="0"/>
          <w:szCs w:val="24"/>
        </w:rPr>
        <w:t xml:space="preserve">denotes the number of species, </w:t>
      </w:r>
      <m:oMath>
        <m:sSub>
          <m:sSubPr>
            <m:ctrlPr>
              <w:rPr>
                <w:rFonts w:ascii="Cambria Math" w:hAnsi="Cambria Math"/>
                <w:bCs w:val="0"/>
                <w:szCs w:val="24"/>
              </w:rPr>
            </m:ctrlPr>
          </m:sSubPr>
          <m:e>
            <m:r>
              <w:rPr>
                <w:rFonts w:ascii="Cambria Math" w:hAnsi="Cambria Math"/>
                <w:szCs w:val="24"/>
              </w:rPr>
              <m:t>N</m:t>
            </m:r>
          </m:e>
          <m:sub>
            <m:r>
              <w:rPr>
                <w:rFonts w:ascii="Cambria Math" w:hAnsi="Cambria Math"/>
                <w:szCs w:val="24"/>
              </w:rPr>
              <m:t>i</m:t>
            </m:r>
          </m:sub>
        </m:sSub>
      </m:oMath>
      <w:r w:rsidRPr="00EB506D">
        <w:rPr>
          <w:bCs w:val="0"/>
          <w:szCs w:val="24"/>
        </w:rPr>
        <w:t xml:space="preserve"> is the abundance of species </w:t>
      </w:r>
      <m:oMath>
        <m:r>
          <w:rPr>
            <w:rFonts w:ascii="Cambria Math" w:hAnsi="Cambria Math"/>
            <w:szCs w:val="24"/>
          </w:rPr>
          <m:t>i</m:t>
        </m:r>
      </m:oMath>
      <w:r w:rsidRPr="00EB506D">
        <w:rPr>
          <w:bCs w:val="0"/>
          <w:szCs w:val="24"/>
        </w:rPr>
        <w:t xml:space="preserve">, </w:t>
      </w:r>
      <m:oMath>
        <m:sSub>
          <m:sSubPr>
            <m:ctrlPr>
              <w:rPr>
                <w:rFonts w:ascii="Cambria Math" w:hAnsi="Cambria Math"/>
                <w:bCs w:val="0"/>
                <w:szCs w:val="24"/>
              </w:rPr>
            </m:ctrlPr>
          </m:sSubPr>
          <m:e>
            <m:r>
              <w:rPr>
                <w:rFonts w:ascii="Cambria Math" w:hAnsi="Cambria Math"/>
                <w:szCs w:val="24"/>
              </w:rPr>
              <m:t>r</m:t>
            </m:r>
          </m:e>
          <m:sub>
            <m:r>
              <w:rPr>
                <w:rFonts w:ascii="Cambria Math" w:hAnsi="Cambria Math"/>
                <w:szCs w:val="24"/>
              </w:rPr>
              <m:t>i</m:t>
            </m:r>
          </m:sub>
        </m:sSub>
      </m:oMath>
      <w:r w:rsidRPr="00EB506D">
        <w:rPr>
          <w:bCs w:val="0"/>
          <w:szCs w:val="24"/>
        </w:rPr>
        <w:t xml:space="preserve"> is its intrinsic growth rate, and </w:t>
      </w:r>
      <m:oMath>
        <m:sSub>
          <m:sSubPr>
            <m:ctrlPr>
              <w:rPr>
                <w:rFonts w:ascii="Cambria Math" w:hAnsi="Cambria Math"/>
                <w:bCs w:val="0"/>
                <w:szCs w:val="24"/>
              </w:rPr>
            </m:ctrlPr>
          </m:sSubPr>
          <m:e>
            <m:r>
              <w:rPr>
                <w:rFonts w:ascii="Cambria Math" w:hAnsi="Cambria Math"/>
                <w:szCs w:val="24"/>
              </w:rPr>
              <m:t>A</m:t>
            </m:r>
          </m:e>
          <m:sub>
            <m:r>
              <w:rPr>
                <w:rFonts w:ascii="Cambria Math" w:hAnsi="Cambria Math"/>
                <w:szCs w:val="24"/>
              </w:rPr>
              <m:t>ij</m:t>
            </m:r>
          </m:sub>
        </m:sSub>
      </m:oMath>
      <w:r w:rsidRPr="00EB506D">
        <w:rPr>
          <w:bCs w:val="0"/>
          <w:szCs w:val="24"/>
        </w:rPr>
        <w:t xml:space="preserve"> represents the effect of species </w:t>
      </w:r>
      <m:oMath>
        <m:r>
          <w:rPr>
            <w:rFonts w:ascii="Cambria Math" w:hAnsi="Cambria Math"/>
            <w:szCs w:val="24"/>
          </w:rPr>
          <m:t>j</m:t>
        </m:r>
      </m:oMath>
      <w:r w:rsidRPr="00EB506D">
        <w:rPr>
          <w:bCs w:val="0"/>
          <w:szCs w:val="24"/>
        </w:rPr>
        <w:t xml:space="preserve"> on species </w:t>
      </w:r>
      <m:oMath>
        <m:r>
          <w:rPr>
            <w:rFonts w:ascii="Cambria Math" w:hAnsi="Cambria Math"/>
            <w:szCs w:val="24"/>
          </w:rPr>
          <m:t>i</m:t>
        </m:r>
      </m:oMath>
      <w:r w:rsidRPr="00EB506D">
        <w:rPr>
          <w:bCs w:val="0"/>
          <w:szCs w:val="24"/>
        </w:rPr>
        <w:t xml:space="preserve">. </w:t>
      </w:r>
      <w:r w:rsidR="00DD05E3" w:rsidRPr="00300948">
        <w:rPr>
          <w:color w:val="EE0000"/>
        </w:rPr>
        <w:t>To account for immigration/emigration and external disturbances, stochasticity occurring at each time step was introduced as</w:t>
      </w:r>
    </w:p>
    <w:p w14:paraId="764E304B" w14:textId="1910266D" w:rsidR="00EB506D" w:rsidRPr="0004337B" w:rsidRDefault="0004337B" w:rsidP="0004337B">
      <w:pPr>
        <w:tabs>
          <w:tab w:val="left" w:pos="3402"/>
          <w:tab w:val="left" w:pos="3544"/>
          <w:tab w:val="left" w:pos="8940"/>
        </w:tabs>
        <w:spacing w:beforeLines="70" w:before="250"/>
        <w:ind w:firstLineChars="50" w:firstLine="120"/>
      </w:pPr>
      <w:r>
        <w:rPr>
          <w:bCs w:val="0"/>
          <w:szCs w:val="24"/>
        </w:rPr>
        <w:tab/>
      </w:r>
      <m:oMath>
        <m:sSub>
          <m:sSubPr>
            <m:ctrlPr>
              <w:rPr>
                <w:rFonts w:ascii="Cambria Math" w:hAnsi="Cambria Math"/>
                <w:bCs w:val="0"/>
                <w:i/>
                <w:szCs w:val="24"/>
              </w:rPr>
            </m:ctrlPr>
          </m:sSubPr>
          <m:e>
            <m:r>
              <w:rPr>
                <w:rFonts w:ascii="Cambria Math" w:hAnsi="Cambria Math"/>
                <w:szCs w:val="24"/>
              </w:rPr>
              <m:t>ϵ</m:t>
            </m:r>
          </m:e>
          <m:sub>
            <m:r>
              <w:rPr>
                <w:rFonts w:ascii="Cambria Math" w:hAnsi="Cambria Math"/>
                <w:szCs w:val="24"/>
              </w:rPr>
              <m:t>i</m:t>
            </m:r>
          </m:sub>
        </m:sSub>
        <m:d>
          <m:dPr>
            <m:ctrlPr>
              <w:rPr>
                <w:rFonts w:ascii="Cambria Math" w:hAnsi="Cambria Math"/>
                <w:bCs w:val="0"/>
                <w:i/>
                <w:szCs w:val="24"/>
              </w:rPr>
            </m:ctrlPr>
          </m:dPr>
          <m:e>
            <m:r>
              <w:rPr>
                <w:rFonts w:ascii="Cambria Math" w:hAnsi="Cambria Math"/>
                <w:szCs w:val="24"/>
              </w:rPr>
              <m:t>t</m:t>
            </m:r>
          </m:e>
        </m:d>
        <m:r>
          <w:rPr>
            <w:rFonts w:ascii="Cambria Math" w:hAnsi="Cambria Math"/>
            <w:szCs w:val="24"/>
          </w:rPr>
          <m:t xml:space="preserve">= </m:t>
        </m:r>
        <m:sSub>
          <m:sSubPr>
            <m:ctrlPr>
              <w:rPr>
                <w:rFonts w:ascii="Cambria Math" w:hAnsi="Cambria Math"/>
                <w:bCs w:val="0"/>
                <w:i/>
                <w:szCs w:val="24"/>
              </w:rPr>
            </m:ctrlPr>
          </m:sSubPr>
          <m:e>
            <m:r>
              <w:rPr>
                <w:rFonts w:ascii="Cambria Math" w:hAnsi="Cambria Math"/>
                <w:szCs w:val="24"/>
              </w:rPr>
              <m:t>η</m:t>
            </m:r>
          </m:e>
          <m:sub>
            <m:r>
              <w:rPr>
                <w:rFonts w:ascii="Cambria Math" w:hAnsi="Cambria Math"/>
                <w:szCs w:val="24"/>
              </w:rPr>
              <m:t>i</m:t>
            </m:r>
          </m:sub>
        </m:sSub>
        <m:d>
          <m:dPr>
            <m:ctrlPr>
              <w:rPr>
                <w:rFonts w:ascii="Cambria Math" w:hAnsi="Cambria Math"/>
                <w:bCs w:val="0"/>
                <w:i/>
                <w:szCs w:val="24"/>
              </w:rPr>
            </m:ctrlPr>
          </m:dPr>
          <m:e>
            <m:r>
              <w:rPr>
                <w:rFonts w:ascii="Cambria Math" w:hAnsi="Cambria Math"/>
                <w:szCs w:val="24"/>
              </w:rPr>
              <m:t>t</m:t>
            </m:r>
          </m:e>
        </m:d>
        <m:sSub>
          <m:sSubPr>
            <m:ctrlPr>
              <w:rPr>
                <w:rFonts w:ascii="Cambria Math" w:hAnsi="Cambria Math"/>
                <w:bCs w:val="0"/>
                <w:i/>
                <w:szCs w:val="24"/>
              </w:rPr>
            </m:ctrlPr>
          </m:sSubPr>
          <m:e>
            <m:r>
              <w:rPr>
                <w:rFonts w:ascii="Cambria Math" w:hAnsi="Cambria Math"/>
                <w:szCs w:val="24"/>
              </w:rPr>
              <m:t xml:space="preserve"> ξ</m:t>
            </m:r>
          </m:e>
          <m:sub>
            <m:r>
              <w:rPr>
                <w:rFonts w:ascii="Cambria Math" w:hAnsi="Cambria Math"/>
                <w:szCs w:val="24"/>
              </w:rPr>
              <m:t>i</m:t>
            </m:r>
          </m:sub>
        </m:sSub>
        <m:d>
          <m:dPr>
            <m:ctrlPr>
              <w:rPr>
                <w:rFonts w:ascii="Cambria Math" w:hAnsi="Cambria Math"/>
                <w:bCs w:val="0"/>
                <w:i/>
                <w:szCs w:val="24"/>
              </w:rPr>
            </m:ctrlPr>
          </m:dPr>
          <m:e>
            <m:r>
              <w:rPr>
                <w:rFonts w:ascii="Cambria Math" w:hAnsi="Cambria Math"/>
                <w:szCs w:val="24"/>
              </w:rPr>
              <m:t>t</m:t>
            </m:r>
          </m:e>
        </m:d>
      </m:oMath>
      <w:r>
        <w:rPr>
          <w:bCs w:val="0"/>
          <w:szCs w:val="24"/>
        </w:rPr>
        <w:tab/>
      </w:r>
      <w:r w:rsidRPr="00405E58">
        <w:rPr>
          <w:bCs w:val="0"/>
          <w:szCs w:val="24"/>
        </w:rPr>
        <w:t xml:space="preserve">[eq. </w:t>
      </w:r>
      <w:r>
        <w:rPr>
          <w:bCs w:val="0"/>
          <w:szCs w:val="24"/>
        </w:rPr>
        <w:t>9</w:t>
      </w:r>
      <w:r w:rsidRPr="00405E58">
        <w:rPr>
          <w:bCs w:val="0"/>
          <w:szCs w:val="24"/>
        </w:rPr>
        <w:t>],</w:t>
      </w:r>
    </w:p>
    <w:p w14:paraId="309F9BC4" w14:textId="6079C0CE" w:rsidR="00EB506D" w:rsidRPr="00EB506D" w:rsidRDefault="00EB506D" w:rsidP="00EB506D">
      <w:pPr>
        <w:tabs>
          <w:tab w:val="left" w:pos="426"/>
          <w:tab w:val="left" w:pos="567"/>
        </w:tabs>
        <w:spacing w:beforeLines="70" w:before="250"/>
        <w:rPr>
          <w:bCs w:val="0"/>
          <w:szCs w:val="24"/>
        </w:rPr>
      </w:pPr>
      <w:r w:rsidRPr="00EB506D">
        <w:rPr>
          <w:bCs w:val="0"/>
          <w:szCs w:val="24"/>
        </w:rPr>
        <w:t xml:space="preserve">where </w:t>
      </w:r>
      <m:oMath>
        <m:sSub>
          <m:sSubPr>
            <m:ctrlPr>
              <w:rPr>
                <w:rFonts w:ascii="Cambria Math" w:hAnsi="Cambria Math"/>
                <w:bCs w:val="0"/>
                <w:szCs w:val="24"/>
              </w:rPr>
            </m:ctrlPr>
          </m:sSubPr>
          <m:e>
            <m:r>
              <w:rPr>
                <w:rFonts w:ascii="Cambria Math" w:hAnsi="Cambria Math"/>
                <w:szCs w:val="24"/>
              </w:rPr>
              <m:t>η</m:t>
            </m:r>
          </m:e>
          <m:sub>
            <m:r>
              <w:rPr>
                <w:rFonts w:ascii="Cambria Math" w:hAnsi="Cambria Math"/>
                <w:szCs w:val="24"/>
              </w:rPr>
              <m:t>i</m:t>
            </m:r>
          </m:sub>
        </m:sSub>
        <m:d>
          <m:dPr>
            <m:ctrlPr>
              <w:rPr>
                <w:rFonts w:ascii="Cambria Math" w:hAnsi="Cambria Math"/>
                <w:bCs w:val="0"/>
                <w:i/>
                <w:szCs w:val="24"/>
              </w:rPr>
            </m:ctrlPr>
          </m:dPr>
          <m:e>
            <m:r>
              <w:rPr>
                <w:rFonts w:ascii="Cambria Math" w:hAnsi="Cambria Math"/>
                <w:szCs w:val="24"/>
              </w:rPr>
              <m:t>t</m:t>
            </m:r>
          </m:e>
        </m:d>
        <m:r>
          <m:rPr>
            <m:scr m:val="script"/>
          </m:rPr>
          <w:rPr>
            <w:rFonts w:ascii="Cambria Math" w:hAnsi="Cambria Math"/>
            <w:szCs w:val="24"/>
          </w:rPr>
          <m:t>∼N</m:t>
        </m:r>
        <m:d>
          <m:dPr>
            <m:ctrlPr>
              <w:rPr>
                <w:rFonts w:ascii="Cambria Math" w:hAnsi="Cambria Math"/>
                <w:bCs w:val="0"/>
                <w:i/>
                <w:szCs w:val="24"/>
              </w:rPr>
            </m:ctrlPr>
          </m:dPr>
          <m:e>
            <m:r>
              <w:rPr>
                <w:rFonts w:ascii="Cambria Math" w:hAnsi="Cambria Math"/>
                <w:szCs w:val="24"/>
              </w:rPr>
              <m:t>0, 0.01</m:t>
            </m:r>
          </m:e>
        </m:d>
        <m:r>
          <w:rPr>
            <w:rFonts w:ascii="Cambria Math" w:hAnsi="Cambria Math"/>
            <w:szCs w:val="24"/>
          </w:rPr>
          <m:t xml:space="preserve"> </m:t>
        </m:r>
      </m:oMath>
      <w:r w:rsidR="001A3CB8">
        <w:t>represents small symmetric fluctuations (mean = 0; standard deviation = 0.01)</w:t>
      </w:r>
      <w:r w:rsidR="00241E6A">
        <w:rPr>
          <w:szCs w:val="24"/>
        </w:rPr>
        <w:t xml:space="preserve"> and</w:t>
      </w:r>
      <w:r w:rsidR="00300948" w:rsidRPr="00EB506D">
        <w:rPr>
          <w:bCs w:val="0"/>
          <w:szCs w:val="24"/>
        </w:rPr>
        <w:t xml:space="preserve"> </w:t>
      </w:r>
      <m:oMath>
        <m:sSub>
          <m:sSubPr>
            <m:ctrlPr>
              <w:rPr>
                <w:rFonts w:ascii="Cambria Math" w:hAnsi="Cambria Math"/>
                <w:bCs w:val="0"/>
                <w:szCs w:val="24"/>
              </w:rPr>
            </m:ctrlPr>
          </m:sSubPr>
          <m:e>
            <m:r>
              <w:rPr>
                <w:rFonts w:ascii="Cambria Math" w:hAnsi="Cambria Math"/>
                <w:szCs w:val="24"/>
              </w:rPr>
              <m:t>ξ</m:t>
            </m:r>
          </m:e>
          <m:sub>
            <m:r>
              <w:rPr>
                <w:rFonts w:ascii="Cambria Math" w:hAnsi="Cambria Math"/>
                <w:szCs w:val="24"/>
              </w:rPr>
              <m:t>i</m:t>
            </m:r>
          </m:sub>
        </m:sSub>
        <m:r>
          <w:rPr>
            <w:rFonts w:ascii="Cambria Math" w:hAnsi="Cambria Math"/>
            <w:szCs w:val="24"/>
          </w:rPr>
          <m:t>(t)∼</m:t>
        </m:r>
        <m:r>
          <m:rPr>
            <m:sty m:val="p"/>
          </m:rPr>
          <w:rPr>
            <w:rFonts w:ascii="Cambria Math" w:hAnsi="Cambria Math"/>
            <w:szCs w:val="24"/>
          </w:rPr>
          <m:t>exp</m:t>
        </m:r>
        <m:r>
          <m:rPr>
            <m:scr m:val="script"/>
          </m:rPr>
          <w:rPr>
            <w:rFonts w:ascii="Cambria Math" w:hAnsi="Cambria Math"/>
            <w:szCs w:val="24"/>
          </w:rPr>
          <m:t>⁡{N</m:t>
        </m:r>
        <m:r>
          <w:rPr>
            <w:rFonts w:ascii="Cambria Math" w:hAnsi="Cambria Math"/>
            <w:szCs w:val="24"/>
          </w:rPr>
          <m:t>(0, 2)}</m:t>
        </m:r>
      </m:oMath>
      <w:r w:rsidR="00300948">
        <w:rPr>
          <w:bCs w:val="0"/>
          <w:szCs w:val="24"/>
        </w:rPr>
        <w:t xml:space="preserve"> </w:t>
      </w:r>
      <w:r w:rsidR="00300948">
        <w:t>introduces positively skewed multiplicative variability.</w:t>
      </w:r>
      <w:r w:rsidR="00E23423">
        <w:rPr>
          <w:bCs w:val="0"/>
          <w:szCs w:val="24"/>
        </w:rPr>
        <w:t xml:space="preserve"> </w:t>
      </w:r>
      <w:r w:rsidR="001976FE">
        <w:rPr>
          <w:rFonts w:hint="eastAsia"/>
        </w:rPr>
        <w:t>A</w:t>
      </w:r>
      <w:r w:rsidR="001976FE">
        <w:t>ll random variables were independently sampled, producing stochastic fluctuations with variable intensity</w:t>
      </w:r>
      <w:r w:rsidR="00300948">
        <w:fldChar w:fldCharType="begin"/>
      </w:r>
      <w:r w:rsidR="00300948">
        <w:instrText xml:space="preserve"> ADDIN ZOTERO_ITEM CSL_CITATION {"citationID":"jBuNpwjG","properties":{"formattedCitation":"\\super 38\\nosupersub{}","plainCitation":"38","noteIndex":0},"citationItems":[{"id":775,"uris":["http://zotero.org/users/13996173/items/6TNJF2FV"],"itemData":{"id":775,"type":"article-journal","abstract":"Previous studies suggested that microbial communities can harbour keystone species whose removal can cause a dramatic shift in microbiome structure and functioning. Yet, an efficient method to systematically identify keystone species in microbial communities is still lacking. Here we propose a data-driven keystone species identification (DKI) framework based on deep learning to resolve this challenge. Our key idea is to implicitly learn the assembly rules of microbial communities from a particular habitat by training a deep-learning model using microbiome samples collected from this habitat. The well-trained deep-learning model enables us to quantify the community-specific keystoneness of each species in any microbiome sample from this habitat by conducting a thought experiment on species removal. We systematically validated this DKI framework using synthetic data and applied DKI to analyse real data. We found that those taxa with high median keystoneness across different communities display strong community specificity. The presented DKI framework demonstrates the power of machine learning in tackling a fundamental problem in community ecology, paving the way for the data-driven management of complex microbial communities.","container-title":"Nature Ecology &amp; Evolution","DOI":"10.1038/s41559-023-02250-2","ISSN":"2397-334X","issue":"1","journalAbbreviation":"Nat Ecol Evol","language":"en","license":"2023 The Author(s), under exclusive licence to Springer Nature Limited","note":"publisher: Nature Publishing Group","page":"22-31","source":"www-nature-com.kyoto-u.idm.oclc.org","title":"Identifying keystone species in microbial communities using deep learning","URL":"https://www-nature-com.kyoto-u.idm.oclc.org/articles/s41559-023-02250-2","volume":"8","author":[{"family":"Wang","given":"Xu-Wen"},{"family":"Sun","given":"Zheng"},{"family":"Jia","given":"Huijue"},{"family":"Michel-Mata","given":"Sebastian"},{"family":"Angulo","given":"Marco Tulio"},{"family":"Dai","given":"Lei"},{"family":"He","given":"Xuesong"},{"family":"Weiss","given":"Scott T."},{"family":"Liu","given":"Yang-Yu"}],"accessed":{"date-parts":[["2024",7,3]]},"issued":{"date-parts":[["2024",1]]}}}],"schema":"https://github.com/citation-style-language/schema/raw/master/csl-citation.json"} </w:instrText>
      </w:r>
      <w:r w:rsidR="00300948">
        <w:fldChar w:fldCharType="separate"/>
      </w:r>
      <w:r w:rsidR="00300948" w:rsidRPr="00300948">
        <w:rPr>
          <w:kern w:val="0"/>
          <w:vertAlign w:val="superscript"/>
        </w:rPr>
        <w:t>38</w:t>
      </w:r>
      <w:r w:rsidR="00300948">
        <w:fldChar w:fldCharType="end"/>
      </w:r>
      <w:r w:rsidR="001976FE">
        <w:t>.</w:t>
      </w:r>
      <w:r w:rsidR="004B35A1">
        <w:rPr>
          <w:bCs w:val="0"/>
          <w:szCs w:val="24"/>
        </w:rPr>
        <w:t xml:space="preserve"> </w:t>
      </w:r>
      <w:r w:rsidR="00300948" w:rsidRPr="00300948">
        <w:rPr>
          <w:color w:val="EE0000"/>
        </w:rPr>
        <w:t xml:space="preserve">When stochastic perturbations resulted in negative species abundances, the values were truncated to zero. </w:t>
      </w:r>
      <w:r w:rsidR="000C0DFE">
        <w:rPr>
          <w:rFonts w:hint="eastAsia"/>
        </w:rPr>
        <w:t>I</w:t>
      </w:r>
      <w:r w:rsidR="000C0DFE">
        <w:t xml:space="preserve">nitial </w:t>
      </w:r>
      <w:r w:rsidR="00411205">
        <w:t xml:space="preserve">species </w:t>
      </w:r>
      <w:r w:rsidR="000C0DFE">
        <w:t xml:space="preserve">abundances and intrinsic growth rates were drawn from a uniform distribution between 0 and 1. </w:t>
      </w:r>
      <w:ins w:id="11" w:author="fujita.hiroaki.3x@ms.c.kyoto-u.ac.jp" w:date="2026-03-05T21:39:00Z" w16du:dateUtc="2026-03-05T12:39:00Z">
        <w:r w:rsidR="00292BC5">
          <w:t>Occasionally</w:t>
        </w:r>
        <w:r w:rsidR="00292BC5">
          <w:rPr>
            <w:rFonts w:hint="eastAsia"/>
          </w:rPr>
          <w:t xml:space="preserve">, </w:t>
        </w:r>
        <w:r w:rsidR="00292BC5">
          <w:t>keystone species are thought to exhibit strong interactions with other species. Following this idea, we formulated the interaction coefficients as</w:t>
        </w:r>
        <w:r w:rsidR="00292BC5" w:rsidRPr="00300948" w:rsidDel="00795AA2">
          <w:rPr>
            <w:color w:val="EE0000"/>
          </w:rPr>
          <w:t xml:space="preserve"> </w:t>
        </w:r>
      </w:ins>
      <w:del w:id="12" w:author="fujita.hiroaki.3x@ms.c.kyoto-u.ac.jp" w:date="2026-03-05T21:25:00Z" w16du:dateUtc="2026-03-05T12:25:00Z">
        <w:r w:rsidR="00300948" w:rsidRPr="00300948" w:rsidDel="00795AA2">
          <w:rPr>
            <w:color w:val="EE0000"/>
          </w:rPr>
          <w:delText xml:space="preserve">To generate community dynamics </w:delText>
        </w:r>
      </w:del>
      <w:del w:id="13" w:author="fujita.hiroaki.3x@ms.c.kyoto-u.ac.jp" w:date="2026-03-05T21:26:00Z" w16du:dateUtc="2026-03-05T12:26:00Z">
        <w:r w:rsidR="00300948" w:rsidRPr="00300948" w:rsidDel="00795AA2">
          <w:rPr>
            <w:color w:val="EE0000"/>
          </w:rPr>
          <w:delText xml:space="preserve">exhibiting oscillatory behavior, </w:delText>
        </w:r>
      </w:del>
      <w:del w:id="14" w:author="fujita.hiroaki.3x@ms.c.kyoto-u.ac.jp" w:date="2026-03-05T21:25:00Z" w16du:dateUtc="2026-03-05T12:25:00Z">
        <w:r w:rsidR="00300948" w:rsidRPr="00300948" w:rsidDel="00795AA2">
          <w:rPr>
            <w:color w:val="EE0000"/>
          </w:rPr>
          <w:delText xml:space="preserve">interaction coefficients </w:delText>
        </w:r>
      </w:del>
      <w:del w:id="15" w:author="fujita.hiroaki.3x@ms.c.kyoto-u.ac.jp" w:date="2026-03-05T21:26:00Z" w16du:dateUtc="2026-03-05T12:26:00Z">
        <w:r w:rsidR="00300948" w:rsidRPr="00300948" w:rsidDel="00795AA2">
          <w:rPr>
            <w:color w:val="EE0000"/>
          </w:rPr>
          <w:delText>were defined as</w:delText>
        </w:r>
      </w:del>
    </w:p>
    <w:p w14:paraId="35E0AD29" w14:textId="36DD7219" w:rsidR="0004337B" w:rsidRPr="0004337B" w:rsidRDefault="0004337B" w:rsidP="0004337B">
      <w:pPr>
        <w:tabs>
          <w:tab w:val="left" w:pos="3686"/>
          <w:tab w:val="left" w:pos="8940"/>
        </w:tabs>
        <w:spacing w:beforeLines="70" w:before="250"/>
        <w:ind w:firstLineChars="50" w:firstLine="120"/>
      </w:pPr>
      <w:r>
        <w:rPr>
          <w:bCs w:val="0"/>
          <w:szCs w:val="24"/>
        </w:rPr>
        <w:lastRenderedPageBreak/>
        <w:tab/>
      </w:r>
      <m:oMath>
        <m:sSub>
          <m:sSubPr>
            <m:ctrlPr>
              <w:rPr>
                <w:rFonts w:ascii="Cambria Math" w:hAnsi="Cambria Math"/>
                <w:bCs w:val="0"/>
                <w:szCs w:val="24"/>
              </w:rPr>
            </m:ctrlPr>
          </m:sSubPr>
          <m:e>
            <m:r>
              <w:rPr>
                <w:rFonts w:ascii="Cambria Math" w:hAnsi="Cambria Math"/>
                <w:szCs w:val="24"/>
              </w:rPr>
              <m:t>A</m:t>
            </m:r>
          </m:e>
          <m:sub>
            <m:r>
              <w:rPr>
                <w:rFonts w:ascii="Cambria Math" w:hAnsi="Cambria Math"/>
                <w:szCs w:val="24"/>
              </w:rPr>
              <m:t>ij</m:t>
            </m:r>
          </m:sub>
        </m:sSub>
        <m:r>
          <w:rPr>
            <w:rFonts w:ascii="Cambria Math" w:hAnsi="Cambria Math"/>
            <w:szCs w:val="24"/>
          </w:rPr>
          <m:t>=</m:t>
        </m:r>
        <m:sSub>
          <m:sSubPr>
            <m:ctrlPr>
              <w:rPr>
                <w:rFonts w:ascii="Cambria Math" w:hAnsi="Cambria Math"/>
                <w:bCs w:val="0"/>
                <w:szCs w:val="24"/>
              </w:rPr>
            </m:ctrlPr>
          </m:sSubPr>
          <m:e>
            <m:r>
              <w:rPr>
                <w:rFonts w:ascii="Cambria Math" w:hAnsi="Cambria Math"/>
                <w:szCs w:val="24"/>
              </w:rPr>
              <m:t>Z</m:t>
            </m:r>
          </m:e>
          <m:sub>
            <m:r>
              <w:rPr>
                <w:rFonts w:ascii="Cambria Math" w:hAnsi="Cambria Math"/>
                <w:szCs w:val="24"/>
              </w:rPr>
              <m:t>ij</m:t>
            </m:r>
          </m:sub>
        </m:sSub>
        <m:sSub>
          <m:sSubPr>
            <m:ctrlPr>
              <w:rPr>
                <w:rFonts w:ascii="Cambria Math" w:hAnsi="Cambria Math"/>
                <w:bCs w:val="0"/>
                <w:szCs w:val="24"/>
              </w:rPr>
            </m:ctrlPr>
          </m:sSubPr>
          <m:e>
            <m:r>
              <w:rPr>
                <w:rFonts w:ascii="Cambria Math" w:hAnsi="Cambria Math"/>
                <w:szCs w:val="24"/>
              </w:rPr>
              <m:t>L</m:t>
            </m:r>
          </m:e>
          <m:sub>
            <m:r>
              <w:rPr>
                <w:rFonts w:ascii="Cambria Math" w:hAnsi="Cambria Math"/>
                <w:szCs w:val="24"/>
              </w:rPr>
              <m:t>ij</m:t>
            </m:r>
          </m:sub>
        </m:sSub>
      </m:oMath>
      <w:r>
        <w:rPr>
          <w:bCs w:val="0"/>
          <w:szCs w:val="24"/>
        </w:rPr>
        <w:tab/>
      </w:r>
      <w:r w:rsidRPr="00405E58">
        <w:rPr>
          <w:bCs w:val="0"/>
          <w:szCs w:val="24"/>
        </w:rPr>
        <w:t xml:space="preserve">[eq. </w:t>
      </w:r>
      <w:r>
        <w:rPr>
          <w:bCs w:val="0"/>
          <w:szCs w:val="24"/>
        </w:rPr>
        <w:t>10</w:t>
      </w:r>
      <w:r w:rsidRPr="00405E58">
        <w:rPr>
          <w:bCs w:val="0"/>
          <w:szCs w:val="24"/>
        </w:rPr>
        <w:t>],</w:t>
      </w:r>
    </w:p>
    <w:p w14:paraId="6527E4D7" w14:textId="69659721" w:rsidR="00EB506D" w:rsidRPr="00E70388" w:rsidRDefault="00EB506D" w:rsidP="00EB506D">
      <w:pPr>
        <w:tabs>
          <w:tab w:val="left" w:pos="426"/>
          <w:tab w:val="left" w:pos="567"/>
        </w:tabs>
        <w:spacing w:beforeLines="70" w:before="250"/>
        <w:rPr>
          <w:rFonts w:ascii="ＭＳ 明朝" w:eastAsia="ＭＳ 明朝" w:hAnsi="ＭＳ 明朝" w:cs="ＭＳ 明朝"/>
          <w:szCs w:val="24"/>
        </w:rPr>
      </w:pPr>
      <w:r w:rsidRPr="00EB506D">
        <w:rPr>
          <w:bCs w:val="0"/>
          <w:szCs w:val="24"/>
        </w:rPr>
        <w:t xml:space="preserve">where </w:t>
      </w:r>
      <m:oMath>
        <m:sSub>
          <m:sSubPr>
            <m:ctrlPr>
              <w:rPr>
                <w:rFonts w:ascii="Cambria Math" w:hAnsi="Cambria Math"/>
                <w:bCs w:val="0"/>
                <w:szCs w:val="24"/>
              </w:rPr>
            </m:ctrlPr>
          </m:sSubPr>
          <m:e>
            <m:r>
              <w:rPr>
                <w:rFonts w:ascii="Cambria Math" w:hAnsi="Cambria Math"/>
                <w:szCs w:val="24"/>
              </w:rPr>
              <m:t>Z</m:t>
            </m:r>
          </m:e>
          <m:sub>
            <m:r>
              <w:rPr>
                <w:rFonts w:ascii="Cambria Math" w:hAnsi="Cambria Math"/>
                <w:szCs w:val="24"/>
              </w:rPr>
              <m:t>ij</m:t>
            </m:r>
          </m:sub>
        </m:sSub>
        <m:r>
          <m:rPr>
            <m:scr m:val="script"/>
          </m:rPr>
          <w:rPr>
            <w:rFonts w:ascii="Cambria Math" w:hAnsi="Cambria Math"/>
            <w:szCs w:val="24"/>
          </w:rPr>
          <m:t>∼N</m:t>
        </m:r>
        <m:r>
          <w:rPr>
            <w:rFonts w:ascii="Cambria Math" w:hAnsi="Cambria Math"/>
            <w:szCs w:val="24"/>
          </w:rPr>
          <m:t>(-0.1, 0.3)</m:t>
        </m:r>
      </m:oMath>
      <w:r w:rsidRPr="00EB506D">
        <w:rPr>
          <w:bCs w:val="0"/>
          <w:szCs w:val="24"/>
        </w:rPr>
        <w:t xml:space="preserve"> and </w:t>
      </w:r>
      <m:oMath>
        <m:sSub>
          <m:sSubPr>
            <m:ctrlPr>
              <w:rPr>
                <w:rFonts w:ascii="Cambria Math" w:hAnsi="Cambria Math"/>
                <w:bCs w:val="0"/>
                <w:szCs w:val="24"/>
              </w:rPr>
            </m:ctrlPr>
          </m:sSubPr>
          <m:e>
            <m:r>
              <w:rPr>
                <w:rFonts w:ascii="Cambria Math" w:hAnsi="Cambria Math"/>
                <w:szCs w:val="24"/>
              </w:rPr>
              <m:t>L</m:t>
            </m:r>
          </m:e>
          <m:sub>
            <m:r>
              <w:rPr>
                <w:rFonts w:ascii="Cambria Math" w:hAnsi="Cambria Math"/>
                <w:szCs w:val="24"/>
              </w:rPr>
              <m:t>ij</m:t>
            </m:r>
          </m:sub>
        </m:sSub>
        <m:r>
          <w:rPr>
            <w:rFonts w:ascii="Cambria Math" w:hAnsi="Cambria Math"/>
            <w:szCs w:val="24"/>
          </w:rPr>
          <m:t>∼</m:t>
        </m:r>
        <m:r>
          <m:rPr>
            <m:sty m:val="p"/>
          </m:rPr>
          <w:rPr>
            <w:rFonts w:ascii="Cambria Math" w:hAnsi="Cambria Math"/>
            <w:szCs w:val="24"/>
          </w:rPr>
          <m:t>exp</m:t>
        </m:r>
        <m:r>
          <m:rPr>
            <m:scr m:val="script"/>
          </m:rPr>
          <w:rPr>
            <w:rFonts w:ascii="Cambria Math" w:hAnsi="Cambria Math"/>
            <w:szCs w:val="24"/>
          </w:rPr>
          <m:t>⁡{N</m:t>
        </m:r>
        <m:r>
          <w:rPr>
            <w:rFonts w:ascii="Cambria Math" w:hAnsi="Cambria Math"/>
            <w:szCs w:val="24"/>
          </w:rPr>
          <m:t>(0, 1)}</m:t>
        </m:r>
      </m:oMath>
      <w:r w:rsidRPr="00EB506D">
        <w:rPr>
          <w:bCs w:val="0"/>
          <w:szCs w:val="24"/>
        </w:rPr>
        <w:t xml:space="preserve">. </w:t>
      </w:r>
      <w:ins w:id="16" w:author="fujita.hiroaki.3x@ms.c.kyoto-u.ac.jp" w:date="2026-03-05T21:42:00Z" w16du:dateUtc="2026-03-05T12:42:00Z">
        <w:r w:rsidR="00BB22E5">
          <w:t>We chose this parameterization to produce nonstationary dynamics, because natural communities in the field often exhibit nonstationary dynamics</w:t>
        </w:r>
        <w:r w:rsidR="0088069E">
          <w:rPr>
            <w:rFonts w:ascii="ＭＳ 明朝" w:eastAsia="ＭＳ 明朝" w:hAnsi="ＭＳ 明朝" w:cs="ＭＳ 明朝"/>
          </w:rPr>
          <w:t xml:space="preserve">. </w:t>
        </w:r>
      </w:ins>
      <w:r w:rsidR="0018077A">
        <w:rPr>
          <w:rFonts w:hint="eastAsia"/>
        </w:rPr>
        <w:t>I</w:t>
      </w:r>
      <w:r w:rsidR="0018077A">
        <w:t>nteraction sparsity was controlled by fixing connectance, defined as the proportion of non-zero entries in</w:t>
      </w:r>
      <w:r w:rsidRPr="00EB506D">
        <w:rPr>
          <w:bCs w:val="0"/>
          <w:szCs w:val="24"/>
        </w:rPr>
        <w:t xml:space="preserve"> </w:t>
      </w:r>
      <m:oMath>
        <m:sSub>
          <m:sSubPr>
            <m:ctrlPr>
              <w:rPr>
                <w:rFonts w:ascii="Cambria Math" w:hAnsi="Cambria Math"/>
                <w:bCs w:val="0"/>
                <w:i/>
                <w:szCs w:val="24"/>
              </w:rPr>
            </m:ctrlPr>
          </m:sSubPr>
          <m:e>
            <m:r>
              <w:rPr>
                <w:rFonts w:ascii="Cambria Math" w:hAnsi="Cambria Math"/>
                <w:szCs w:val="24"/>
              </w:rPr>
              <m:t>A</m:t>
            </m:r>
          </m:e>
          <m:sub>
            <m:r>
              <w:rPr>
                <w:rFonts w:ascii="Cambria Math" w:hAnsi="Cambria Math"/>
                <w:szCs w:val="24"/>
              </w:rPr>
              <m:t>ij</m:t>
            </m:r>
          </m:sub>
        </m:sSub>
      </m:oMath>
      <w:r w:rsidR="00A221F0">
        <w:rPr>
          <w:bCs w:val="0"/>
          <w:szCs w:val="24"/>
        </w:rPr>
        <w:t>,</w:t>
      </w:r>
      <w:r w:rsidRPr="00EB506D">
        <w:rPr>
          <w:bCs w:val="0"/>
          <w:szCs w:val="24"/>
        </w:rPr>
        <w:t xml:space="preserve"> at 0.2. This formulation generated heterogeneous interaction strengths while slightly biasing the interactions toward negative values to suppress unbounded population growth. For each </w:t>
      </w:r>
      <w:r w:rsidR="00C557A5">
        <w:rPr>
          <w:bCs w:val="0"/>
          <w:szCs w:val="24"/>
        </w:rPr>
        <w:t>community size setting</w:t>
      </w:r>
      <w:r w:rsidR="005C51AC">
        <w:rPr>
          <w:bCs w:val="0"/>
          <w:szCs w:val="24"/>
        </w:rPr>
        <w:t xml:space="preserve"> (</w:t>
      </w:r>
      <w:r w:rsidR="005C51AC" w:rsidRPr="005C51AC">
        <w:rPr>
          <w:bCs w:val="0"/>
          <w:i/>
          <w:iCs/>
          <w:szCs w:val="24"/>
        </w:rPr>
        <w:t>S</w:t>
      </w:r>
      <w:r w:rsidR="005C51AC">
        <w:rPr>
          <w:bCs w:val="0"/>
          <w:szCs w:val="24"/>
        </w:rPr>
        <w:t xml:space="preserve"> = 20, 30, 40, or 50)</w:t>
      </w:r>
      <w:r w:rsidRPr="00EB506D">
        <w:rPr>
          <w:bCs w:val="0"/>
          <w:szCs w:val="24"/>
        </w:rPr>
        <w:t xml:space="preserve">, three independent parameter sets were generated. </w:t>
      </w:r>
    </w:p>
    <w:p w14:paraId="3302F3AE" w14:textId="2895CE53" w:rsidR="00213F49" w:rsidRPr="00213F49" w:rsidRDefault="004119A2" w:rsidP="00213F49">
      <w:pPr>
        <w:tabs>
          <w:tab w:val="left" w:pos="426"/>
          <w:tab w:val="left" w:pos="567"/>
        </w:tabs>
        <w:spacing w:beforeLines="70" w:before="250"/>
      </w:pPr>
      <w:r w:rsidRPr="00213F49">
        <w:rPr>
          <w:szCs w:val="24"/>
        </w:rPr>
        <w:tab/>
      </w:r>
      <w:r w:rsidR="00213F49" w:rsidRPr="00213F49">
        <w:t>For each parameter set, stochastic community dynamics were simulated ten times with different initial species abundances</w:t>
      </w:r>
      <w:r w:rsidR="00691D13">
        <w:t xml:space="preserve"> using </w:t>
      </w:r>
      <w:r w:rsidR="00596C66">
        <w:t xml:space="preserve">the </w:t>
      </w:r>
      <w:r w:rsidR="00E23423">
        <w:t xml:space="preserve">first-order </w:t>
      </w:r>
      <w:r w:rsidR="00691D13">
        <w:t xml:space="preserve">Euler method </w:t>
      </w:r>
      <w:r w:rsidR="00E23423">
        <w:t>with</w:t>
      </w:r>
      <w:r w:rsidR="00E23423" w:rsidRPr="00D323EB">
        <w:t xml:space="preserve"> </w:t>
      </w:r>
      <w:ins w:id="17" w:author="fujita.hiroaki.3x@ms.c.kyoto-u.ac.jp" w:date="2026-03-05T21:45:00Z" w16du:dateUtc="2026-03-05T12:45:00Z">
        <w:r w:rsidR="00D323EB" w:rsidRPr="00D323EB">
          <w:rPr>
            <w:rFonts w:eastAsia="ＭＳ 明朝"/>
            <w:rPrChange w:id="18" w:author="fujita.hiroaki.3x@ms.c.kyoto-u.ac.jp" w:date="2026-03-05T21:45:00Z" w16du:dateUtc="2026-03-05T12:45:00Z">
              <w:rPr>
                <w:rFonts w:ascii="ＭＳ 明朝" w:eastAsia="ＭＳ 明朝" w:hAnsi="ＭＳ 明朝" w:cs="ＭＳ 明朝"/>
              </w:rPr>
            </w:rPrChange>
          </w:rPr>
          <w:t>a t</w:t>
        </w:r>
        <w:r w:rsidR="00D323EB">
          <w:t>ime</w:t>
        </w:r>
        <w:r w:rsidR="00D323EB">
          <w:t xml:space="preserve"> </w:t>
        </w:r>
      </w:ins>
      <w:ins w:id="19" w:author="fujita.hiroaki.3x@ms.c.kyoto-u.ac.jp" w:date="2026-03-05T21:46:00Z" w16du:dateUtc="2026-03-05T12:46:00Z">
        <w:r w:rsidR="00D323EB">
          <w:t xml:space="preserve">step </w:t>
        </w:r>
      </w:ins>
      <w:ins w:id="20" w:author="fujita.hiroaki.3x@ms.c.kyoto-u.ac.jp" w:date="2026-03-05T21:45:00Z" w16du:dateUtc="2026-03-05T12:45:00Z">
        <w:r w:rsidR="00D323EB">
          <w:t xml:space="preserve">of </w:t>
        </w:r>
      </w:ins>
      <m:oMath>
        <m:r>
          <w:ins w:id="21" w:author="fujita.hiroaki.3x@ms.c.kyoto-u.ac.jp" w:date="2026-03-05T21:45:00Z" w16du:dateUtc="2026-03-05T12:45:00Z">
            <m:rPr>
              <m:sty m:val="p"/>
            </m:rPr>
            <w:rPr>
              <w:rFonts w:ascii="Cambria Math" w:hAnsi="Cambria Math"/>
            </w:rPr>
            <m:t>Δ</m:t>
          </w:ins>
        </m:r>
        <m:r>
          <w:ins w:id="22" w:author="fujita.hiroaki.3x@ms.c.kyoto-u.ac.jp" w:date="2026-03-05T21:45:00Z" w16du:dateUtc="2026-03-05T12:45:00Z">
            <w:rPr>
              <w:rFonts w:ascii="Cambria Math" w:hAnsi="Cambria Math"/>
            </w:rPr>
            <m:t>t=</m:t>
          </w:ins>
        </m:r>
        <m:sSup>
          <m:sSupPr>
            <m:ctrlPr>
              <w:ins w:id="23" w:author="fujita.hiroaki.3x@ms.c.kyoto-u.ac.jp" w:date="2026-03-05T21:45:00Z" w16du:dateUtc="2026-03-05T12:45:00Z">
                <w:rPr>
                  <w:rFonts w:ascii="Cambria Math" w:hAnsi="Cambria Math"/>
                </w:rPr>
              </w:ins>
            </m:ctrlPr>
          </m:sSupPr>
          <m:e>
            <m:r>
              <w:ins w:id="24" w:author="fujita.hiroaki.3x@ms.c.kyoto-u.ac.jp" w:date="2026-03-05T21:45:00Z" w16du:dateUtc="2026-03-05T12:45:00Z">
                <w:rPr>
                  <w:rFonts w:ascii="Cambria Math" w:hAnsi="Cambria Math"/>
                </w:rPr>
                <m:t>10</m:t>
              </w:ins>
            </m:r>
          </m:e>
          <m:sup>
            <m:r>
              <w:ins w:id="25" w:author="fujita.hiroaki.3x@ms.c.kyoto-u.ac.jp" w:date="2026-03-05T21:45:00Z" w16du:dateUtc="2026-03-05T12:45:00Z">
                <w:rPr>
                  <w:rFonts w:ascii="Cambria Math" w:hAnsi="Cambria Math"/>
                </w:rPr>
                <m:t>-3</m:t>
              </w:ins>
            </m:r>
          </m:sup>
        </m:sSup>
      </m:oMath>
      <w:del w:id="26" w:author="fujita.hiroaki.3x@ms.c.kyoto-u.ac.jp" w:date="2026-03-05T21:44:00Z" w16du:dateUtc="2026-03-05T12:44:00Z">
        <w:r w:rsidR="00E23423" w:rsidDel="005B48D2">
          <w:delText xml:space="preserve">time step as </w:delText>
        </w:r>
      </w:del>
      <m:oMath>
        <m:r>
          <w:del w:id="27" w:author="fujita.hiroaki.3x@ms.c.kyoto-u.ac.jp" w:date="2026-03-05T21:43:00Z" w16du:dateUtc="2026-03-05T12:43:00Z">
            <w:rPr>
              <w:rFonts w:ascii="Cambria Math" w:hAnsi="Cambria Math"/>
            </w:rPr>
            <m:t>d</m:t>
          </w:del>
        </m:r>
        <m:r>
          <w:del w:id="28" w:author="fujita.hiroaki.3x@ms.c.kyoto-u.ac.jp" w:date="2026-03-05T21:46:00Z" w16du:dateUtc="2026-03-05T12:46:00Z">
            <w:rPr>
              <w:rFonts w:ascii="Cambria Math" w:hAnsi="Cambria Math"/>
            </w:rPr>
            <m:t>t=1000</m:t>
          </w:del>
        </m:r>
      </m:oMath>
      <w:r w:rsidR="00213F49" w:rsidRPr="00213F49">
        <w:t xml:space="preserve">, thereby producing independent stochastic realizations of community trajectories under identical interaction structures. Each simulation was run up to time </w:t>
      </w:r>
      <w:r w:rsidR="00213F49" w:rsidRPr="00060BF5">
        <w:rPr>
          <w:i/>
          <w:iCs/>
        </w:rPr>
        <w:t xml:space="preserve">t </w:t>
      </w:r>
      <w:r w:rsidR="00213F49" w:rsidRPr="00213F49">
        <w:t>= 100</w:t>
      </w:r>
      <w:ins w:id="29" w:author="fujita.hiroaki.3x@ms.c.kyoto-u.ac.jp" w:date="2026-03-05T21:48:00Z" w16du:dateUtc="2026-03-05T12:48:00Z">
        <w:r w:rsidR="00D323EB" w:rsidRPr="00D323EB">
          <w:t xml:space="preserve"> </w:t>
        </w:r>
        <w:r w:rsidR="00D323EB">
          <w:t>, which we confirmed was sufficient for the dynamics to converge</w:t>
        </w:r>
      </w:ins>
      <w:del w:id="30" w:author="fujita.hiroaki.3x@ms.c.kyoto-u.ac.jp" w:date="2026-03-05T21:46:00Z" w16du:dateUtc="2026-03-05T12:46:00Z">
        <w:r w:rsidR="00213F49" w:rsidRPr="00213F49" w:rsidDel="00D323EB">
          <w:delText xml:space="preserve">. </w:delText>
        </w:r>
        <w:r w:rsidR="00596C66" w:rsidRPr="00596C66" w:rsidDel="00D323EB">
          <w:rPr>
            <w:color w:val="EE0000"/>
          </w:rPr>
          <w:delText>Convergence of community dynamics was confirmed using principal component analysis</w:delText>
        </w:r>
      </w:del>
      <w:r w:rsidR="00596C66" w:rsidRPr="00596C66">
        <w:rPr>
          <w:color w:val="EE0000"/>
        </w:rPr>
        <w:t xml:space="preserve"> (Supplementary Fig. SXX)</w:t>
      </w:r>
      <w:r w:rsidR="00596C66">
        <w:t xml:space="preserve">. </w:t>
      </w:r>
      <w:r w:rsidR="00213F49" w:rsidRPr="00213F49">
        <w:t>From each simulation replicate, a single time point was randomly sampled to represent an independent community composition, and collections of these sampled community states were used to generate datasets comprising 20–1,200 replicate communities. These datasets allowed us to evaluate how increasing sample size affects the stability and uncertainty of reconstructed assembly landscapes.</w:t>
      </w:r>
    </w:p>
    <w:p w14:paraId="134B1E79" w14:textId="23F72A3E" w:rsidR="00213F49" w:rsidRPr="00213F49" w:rsidRDefault="00E42F0D" w:rsidP="00213F49">
      <w:pPr>
        <w:tabs>
          <w:tab w:val="left" w:pos="426"/>
          <w:tab w:val="left" w:pos="567"/>
        </w:tabs>
        <w:spacing w:beforeLines="70" w:before="250"/>
      </w:pPr>
      <w:r>
        <w:tab/>
      </w:r>
      <w:r w:rsidR="00213F49" w:rsidRPr="00213F49">
        <w:t xml:space="preserve">The simulated abundance data were then converted into binarized community-state matrices required for energy landscape analysis. </w:t>
      </w:r>
      <w:r w:rsidR="00213F49" w:rsidRPr="00C21061">
        <w:rPr>
          <w:color w:val="EE0000"/>
        </w:rPr>
        <w:t xml:space="preserve">To determine an appropriate binarization threshold, </w:t>
      </w:r>
      <w:r w:rsidR="00C21061" w:rsidRPr="00C21061">
        <w:rPr>
          <w:color w:val="EE0000"/>
        </w:rPr>
        <w:t xml:space="preserve">we evaluated </w:t>
      </w:r>
      <w:r w:rsidR="00213F49" w:rsidRPr="00C21061">
        <w:rPr>
          <w:color w:val="EE0000"/>
        </w:rPr>
        <w:t xml:space="preserve">30 candidate thresholds </w:t>
      </w:r>
      <w:r w:rsidR="00C21061" w:rsidRPr="00C21061">
        <w:rPr>
          <w:color w:val="EE0000"/>
        </w:rPr>
        <w:t xml:space="preserve">evenly spaced between </w:t>
      </w:r>
      <w:r w:rsidR="00213F49" w:rsidRPr="00C21061">
        <w:rPr>
          <w:color w:val="EE0000"/>
        </w:rPr>
        <w:t xml:space="preserve">the </w:t>
      </w:r>
      <w:r w:rsidR="00C21061" w:rsidRPr="00C21061">
        <w:rPr>
          <w:color w:val="EE0000"/>
        </w:rPr>
        <w:t>1</w:t>
      </w:r>
      <w:r w:rsidR="00213F49" w:rsidRPr="00C21061">
        <w:rPr>
          <w:color w:val="EE0000"/>
        </w:rPr>
        <w:t>0</w:t>
      </w:r>
      <w:r w:rsidR="00C21061" w:rsidRPr="00C21061">
        <w:rPr>
          <w:color w:val="EE0000"/>
        </w:rPr>
        <w:t xml:space="preserve">% and </w:t>
      </w:r>
      <w:r w:rsidR="00213F49" w:rsidRPr="00C21061">
        <w:rPr>
          <w:color w:val="EE0000"/>
        </w:rPr>
        <w:t>90% abundance quantiles.</w:t>
      </w:r>
      <w:r w:rsidR="00213F49" w:rsidRPr="00213F49">
        <w:t xml:space="preserve"> For each threshold, Bray–Curtis dissimilarity calculated from abundance data and Jaccard dissimilarity calculated from binarized data were compared, and the threshold maximizing their correspondence was selected so that binarization preserved the underlying community structure</w:t>
      </w:r>
      <w:r>
        <w:t xml:space="preserve"> (Supplementary Fig. S6)</w:t>
      </w:r>
      <w:r w:rsidR="00213F49" w:rsidRPr="00213F49">
        <w:t>.</w:t>
      </w:r>
      <w:r w:rsidR="00C21061" w:rsidRPr="00C21061">
        <w:t xml:space="preserve"> </w:t>
      </w:r>
      <w:r w:rsidR="00C21061" w:rsidRPr="00405E58">
        <w:t>32 equally spaced relative abundance levels</w:t>
      </w:r>
    </w:p>
    <w:p w14:paraId="1E41F9AF" w14:textId="100E32ED" w:rsidR="00FA4961" w:rsidRPr="00213F49" w:rsidRDefault="00E42F0D" w:rsidP="00213F49">
      <w:pPr>
        <w:tabs>
          <w:tab w:val="left" w:pos="426"/>
          <w:tab w:val="left" w:pos="567"/>
        </w:tabs>
        <w:spacing w:beforeLines="70" w:before="250"/>
      </w:pPr>
      <w:r>
        <w:tab/>
      </w:r>
      <w:r w:rsidR="00213F49" w:rsidRPr="00213F49">
        <w:t>Energy landscape analysis was subsequently applied to each binarized dataset, and basin bottoms were identified using a steepest-descent procedure initiated from 150,000 randomly generated community states (Supplementary Fig. S46a). To quantify uncertainty in reconstructed landscape architectures, basin-frequency distributions inferred from the ten replicate analyses, each corresponding to an independent gLV simulation, were compared using Jensen–Shannon divergence</w:t>
      </w:r>
      <w:r w:rsidR="00A53874">
        <w:t>,</w:t>
      </w:r>
    </w:p>
    <w:p w14:paraId="041525EC" w14:textId="399C5860" w:rsidR="00EB506D" w:rsidRPr="0004337B" w:rsidRDefault="0004337B" w:rsidP="0004337B">
      <w:pPr>
        <w:tabs>
          <w:tab w:val="left" w:pos="2552"/>
          <w:tab w:val="left" w:pos="8940"/>
        </w:tabs>
        <w:spacing w:beforeLines="70" w:before="250"/>
        <w:ind w:firstLineChars="50" w:firstLine="120"/>
      </w:pPr>
      <w:r>
        <w:rPr>
          <w:bCs w:val="0"/>
          <w:szCs w:val="24"/>
        </w:rPr>
        <w:tab/>
      </w:r>
      <m:oMath>
        <m:sSub>
          <m:sSubPr>
            <m:ctrlPr>
              <w:rPr>
                <w:rFonts w:ascii="Cambria Math" w:hAnsi="Cambria Math"/>
                <w:bCs w:val="0"/>
                <w:i/>
                <w:szCs w:val="24"/>
              </w:rPr>
            </m:ctrlPr>
          </m:sSubPr>
          <m:e>
            <m:r>
              <w:rPr>
                <w:rFonts w:ascii="Cambria Math" w:hAnsi="Cambria Math"/>
                <w:szCs w:val="24"/>
              </w:rPr>
              <m:t>D</m:t>
            </m:r>
          </m:e>
          <m:sub>
            <m:r>
              <w:rPr>
                <w:rFonts w:ascii="Cambria Math" w:hAnsi="Cambria Math"/>
                <w:szCs w:val="24"/>
              </w:rPr>
              <m:t>ij</m:t>
            </m:r>
          </m:sub>
        </m:sSub>
        <m:r>
          <w:rPr>
            <w:rFonts w:ascii="Cambria Math" w:hAnsi="Cambria Math"/>
            <w:szCs w:val="24"/>
          </w:rPr>
          <m:t>=</m:t>
        </m:r>
        <m:rad>
          <m:radPr>
            <m:degHide m:val="1"/>
            <m:ctrlPr>
              <w:rPr>
                <w:rFonts w:ascii="Cambria Math" w:hAnsi="Cambria Math"/>
                <w:bCs w:val="0"/>
                <w:i/>
                <w:szCs w:val="24"/>
              </w:rPr>
            </m:ctrlPr>
          </m:radPr>
          <m:deg/>
          <m:e>
            <m:f>
              <m:fPr>
                <m:ctrlPr>
                  <w:rPr>
                    <w:rFonts w:ascii="Cambria Math" w:hAnsi="Cambria Math"/>
                    <w:bCs w:val="0"/>
                    <w:i/>
                    <w:szCs w:val="24"/>
                  </w:rPr>
                </m:ctrlPr>
              </m:fPr>
              <m:num>
                <m:r>
                  <w:rPr>
                    <w:rFonts w:ascii="Cambria Math" w:hAnsi="Cambria Math"/>
                    <w:szCs w:val="24"/>
                  </w:rPr>
                  <m:t>1</m:t>
                </m:r>
              </m:num>
              <m:den>
                <m:r>
                  <w:rPr>
                    <w:rFonts w:ascii="Cambria Math" w:hAnsi="Cambria Math"/>
                    <w:szCs w:val="24"/>
                  </w:rPr>
                  <m:t>2</m:t>
                </m:r>
              </m:den>
            </m:f>
            <m:nary>
              <m:naryPr>
                <m:chr m:val="∑"/>
                <m:limLoc m:val="subSup"/>
                <m:ctrlPr>
                  <w:rPr>
                    <w:rFonts w:ascii="Cambria Math" w:hAnsi="Cambria Math"/>
                    <w:bCs w:val="0"/>
                    <w:i/>
                    <w:szCs w:val="24"/>
                  </w:rPr>
                </m:ctrlPr>
              </m:naryPr>
              <m:sub>
                <m:r>
                  <w:rPr>
                    <w:rFonts w:ascii="Cambria Math" w:hAnsi="Cambria Math"/>
                    <w:szCs w:val="24"/>
                  </w:rPr>
                  <m:t>k</m:t>
                </m:r>
              </m:sub>
              <m:sup>
                <m:r>
                  <w:rPr>
                    <w:rFonts w:ascii="Cambria Math" w:hAnsi="Cambria Math"/>
                    <w:szCs w:val="24"/>
                  </w:rPr>
                  <m:t>n</m:t>
                </m:r>
              </m:sup>
              <m:e>
                <m:d>
                  <m:dPr>
                    <m:begChr m:val="["/>
                    <m:endChr m:val="]"/>
                    <m:ctrlPr>
                      <w:rPr>
                        <w:rFonts w:ascii="Cambria Math" w:hAnsi="Cambria Math"/>
                        <w:bCs w:val="0"/>
                        <w:i/>
                        <w:szCs w:val="24"/>
                      </w:rPr>
                    </m:ctrlPr>
                  </m:dPr>
                  <m:e>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t>
                        </m:r>
                      </m:sub>
                    </m:sSub>
                    <m:r>
                      <w:rPr>
                        <w:rFonts w:ascii="Cambria Math" w:hAnsi="Cambria Math"/>
                        <w:szCs w:val="24"/>
                      </w:rPr>
                      <m:t>(k)</m:t>
                    </m:r>
                    <m:func>
                      <m:funcPr>
                        <m:ctrlPr>
                          <w:rPr>
                            <w:rFonts w:ascii="Cambria Math" w:hAnsi="Cambria Math"/>
                            <w:bCs w:val="0"/>
                            <w:i/>
                            <w:szCs w:val="24"/>
                          </w:rPr>
                        </m:ctrlPr>
                      </m:funcPr>
                      <m:fName>
                        <m:r>
                          <m:rPr>
                            <m:sty m:val="p"/>
                          </m:rPr>
                          <w:rPr>
                            <w:rFonts w:ascii="Cambria Math" w:hAnsi="Cambria Math"/>
                            <w:szCs w:val="24"/>
                          </w:rPr>
                          <m:t>log</m:t>
                        </m:r>
                      </m:fName>
                      <m:e>
                        <m:f>
                          <m:fPr>
                            <m:ctrlPr>
                              <w:rPr>
                                <w:rFonts w:ascii="Cambria Math" w:hAnsi="Cambria Math"/>
                                <w:bCs w:val="0"/>
                                <w:i/>
                                <w:szCs w:val="24"/>
                              </w:rPr>
                            </m:ctrlPr>
                          </m:fPr>
                          <m:num>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t>
                                </m:r>
                              </m:sub>
                            </m:sSub>
                            <m:r>
                              <w:rPr>
                                <w:rFonts w:ascii="Cambria Math" w:hAnsi="Cambria Math"/>
                                <w:szCs w:val="24"/>
                              </w:rPr>
                              <m:t>(k)</m:t>
                            </m:r>
                          </m:num>
                          <m:den>
                            <m:sSub>
                              <m:sSubPr>
                                <m:ctrlPr>
                                  <w:rPr>
                                    <w:rFonts w:ascii="Cambria Math" w:hAnsi="Cambria Math"/>
                                    <w:bCs w:val="0"/>
                                    <w:i/>
                                    <w:szCs w:val="24"/>
                                  </w:rPr>
                                </m:ctrlPr>
                              </m:sSubPr>
                              <m:e>
                                <m:r>
                                  <w:rPr>
                                    <w:rFonts w:ascii="Cambria Math" w:hAnsi="Cambria Math"/>
                                    <w:szCs w:val="24"/>
                                  </w:rPr>
                                  <m:t>µ</m:t>
                                </m:r>
                              </m:e>
                              <m:sub>
                                <m:r>
                                  <w:rPr>
                                    <w:rFonts w:ascii="Cambria Math" w:hAnsi="Cambria Math"/>
                                    <w:szCs w:val="24"/>
                                  </w:rPr>
                                  <m:t>ij</m:t>
                                </m:r>
                              </m:sub>
                            </m:sSub>
                            <m:r>
                              <w:rPr>
                                <w:rFonts w:ascii="Cambria Math" w:hAnsi="Cambria Math"/>
                                <w:szCs w:val="24"/>
                              </w:rPr>
                              <m:t>(k)</m:t>
                            </m:r>
                          </m:den>
                        </m:f>
                        <m:r>
                          <w:rPr>
                            <w:rFonts w:ascii="Cambria Math" w:hAnsi="Cambria Math"/>
                            <w:szCs w:val="24"/>
                          </w:rPr>
                          <m:t>+</m:t>
                        </m:r>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j</m:t>
                            </m:r>
                          </m:sub>
                        </m:sSub>
                        <m:r>
                          <w:rPr>
                            <w:rFonts w:ascii="Cambria Math" w:hAnsi="Cambria Math"/>
                            <w:szCs w:val="24"/>
                          </w:rPr>
                          <m:t>(k)</m:t>
                        </m:r>
                        <m:func>
                          <m:funcPr>
                            <m:ctrlPr>
                              <w:rPr>
                                <w:rFonts w:ascii="Cambria Math" w:hAnsi="Cambria Math"/>
                                <w:bCs w:val="0"/>
                                <w:i/>
                                <w:szCs w:val="24"/>
                              </w:rPr>
                            </m:ctrlPr>
                          </m:funcPr>
                          <m:fName>
                            <m:r>
                              <m:rPr>
                                <m:sty m:val="p"/>
                              </m:rPr>
                              <w:rPr>
                                <w:rFonts w:ascii="Cambria Math" w:hAnsi="Cambria Math"/>
                                <w:szCs w:val="24"/>
                              </w:rPr>
                              <m:t>log</m:t>
                            </m:r>
                          </m:fName>
                          <m:e>
                            <m:f>
                              <m:fPr>
                                <m:ctrlPr>
                                  <w:rPr>
                                    <w:rFonts w:ascii="Cambria Math" w:hAnsi="Cambria Math"/>
                                    <w:bCs w:val="0"/>
                                    <w:i/>
                                    <w:szCs w:val="24"/>
                                  </w:rPr>
                                </m:ctrlPr>
                              </m:fPr>
                              <m:num>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j</m:t>
                                    </m:r>
                                  </m:sub>
                                </m:sSub>
                                <m:r>
                                  <w:rPr>
                                    <w:rFonts w:ascii="Cambria Math" w:hAnsi="Cambria Math"/>
                                    <w:szCs w:val="24"/>
                                  </w:rPr>
                                  <m:t>(k)</m:t>
                                </m:r>
                              </m:num>
                              <m:den>
                                <m:sSub>
                                  <m:sSubPr>
                                    <m:ctrlPr>
                                      <w:rPr>
                                        <w:rFonts w:ascii="Cambria Math" w:hAnsi="Cambria Math"/>
                                        <w:bCs w:val="0"/>
                                        <w:i/>
                                        <w:szCs w:val="24"/>
                                      </w:rPr>
                                    </m:ctrlPr>
                                  </m:sSubPr>
                                  <m:e>
                                    <m:r>
                                      <w:rPr>
                                        <w:rFonts w:ascii="Cambria Math" w:hAnsi="Cambria Math"/>
                                        <w:szCs w:val="24"/>
                                      </w:rPr>
                                      <m:t>µ</m:t>
                                    </m:r>
                                  </m:e>
                                  <m:sub>
                                    <m:r>
                                      <w:rPr>
                                        <w:rFonts w:ascii="Cambria Math" w:hAnsi="Cambria Math"/>
                                        <w:szCs w:val="24"/>
                                      </w:rPr>
                                      <m:t>ij</m:t>
                                    </m:r>
                                  </m:sub>
                                </m:sSub>
                                <m:r>
                                  <w:rPr>
                                    <w:rFonts w:ascii="Cambria Math" w:hAnsi="Cambria Math"/>
                                    <w:szCs w:val="24"/>
                                  </w:rPr>
                                  <m:t>(k)</m:t>
                                </m:r>
                              </m:den>
                            </m:f>
                          </m:e>
                        </m:func>
                      </m:e>
                    </m:func>
                  </m:e>
                </m:d>
              </m:e>
            </m:nary>
          </m:e>
        </m:rad>
      </m:oMath>
      <w:r>
        <w:rPr>
          <w:bCs w:val="0"/>
          <w:szCs w:val="24"/>
        </w:rPr>
        <w:tab/>
      </w:r>
      <w:r w:rsidRPr="00405E58">
        <w:rPr>
          <w:bCs w:val="0"/>
          <w:szCs w:val="24"/>
        </w:rPr>
        <w:t xml:space="preserve">[eq. </w:t>
      </w:r>
      <w:r>
        <w:rPr>
          <w:bCs w:val="0"/>
          <w:szCs w:val="24"/>
        </w:rPr>
        <w:t>11</w:t>
      </w:r>
      <w:r w:rsidRPr="00405E58">
        <w:rPr>
          <w:bCs w:val="0"/>
          <w:szCs w:val="24"/>
        </w:rPr>
        <w:t>],</w:t>
      </w:r>
    </w:p>
    <w:p w14:paraId="3A5C86EE" w14:textId="1E03CFAA" w:rsidR="00EB506D" w:rsidRPr="00EB506D" w:rsidRDefault="00EB506D" w:rsidP="00EB506D">
      <w:pPr>
        <w:tabs>
          <w:tab w:val="left" w:pos="426"/>
          <w:tab w:val="left" w:pos="567"/>
        </w:tabs>
        <w:spacing w:beforeLines="70" w:before="250"/>
        <w:rPr>
          <w:bCs w:val="0"/>
          <w:szCs w:val="24"/>
        </w:rPr>
      </w:pPr>
      <w:r w:rsidRPr="00717528">
        <w:rPr>
          <w:bCs w:val="0"/>
          <w:szCs w:val="24"/>
        </w:rPr>
        <w:lastRenderedPageBreak/>
        <w:t xml:space="preserve">where </w:t>
      </w:r>
      <m:oMath>
        <m:sSub>
          <m:sSubPr>
            <m:ctrlPr>
              <w:rPr>
                <w:rFonts w:ascii="Cambria Math" w:hAnsi="Cambria Math"/>
                <w:bCs w:val="0"/>
                <w:szCs w:val="24"/>
              </w:rPr>
            </m:ctrlPr>
          </m:sSubPr>
          <m:e>
            <m:r>
              <w:rPr>
                <w:rFonts w:ascii="Cambria Math" w:hAnsi="Cambria Math"/>
                <w:szCs w:val="24"/>
              </w:rPr>
              <m:t>p</m:t>
            </m:r>
          </m:e>
          <m:sub>
            <m:r>
              <w:rPr>
                <w:rFonts w:ascii="Cambria Math" w:hAnsi="Cambria Math"/>
                <w:szCs w:val="24"/>
              </w:rPr>
              <m:t>i</m:t>
            </m:r>
          </m:sub>
        </m:sSub>
        <m:r>
          <w:rPr>
            <w:rFonts w:ascii="Cambria Math" w:hAnsi="Cambria Math"/>
            <w:szCs w:val="24"/>
          </w:rPr>
          <m:t>(k)</m:t>
        </m:r>
      </m:oMath>
      <w:r w:rsidRPr="00717528">
        <w:rPr>
          <w:bCs w:val="0"/>
          <w:szCs w:val="24"/>
        </w:rPr>
        <w:t xml:space="preserve"> and </w:t>
      </w:r>
      <m:oMath>
        <m:sSub>
          <m:sSubPr>
            <m:ctrlPr>
              <w:rPr>
                <w:rFonts w:ascii="Cambria Math" w:hAnsi="Cambria Math"/>
                <w:bCs w:val="0"/>
                <w:szCs w:val="24"/>
              </w:rPr>
            </m:ctrlPr>
          </m:sSubPr>
          <m:e>
            <m:r>
              <w:rPr>
                <w:rFonts w:ascii="Cambria Math" w:hAnsi="Cambria Math"/>
                <w:szCs w:val="24"/>
              </w:rPr>
              <m:t>p</m:t>
            </m:r>
          </m:e>
          <m:sub>
            <m:r>
              <w:rPr>
                <w:rFonts w:ascii="Cambria Math" w:hAnsi="Cambria Math"/>
                <w:szCs w:val="24"/>
              </w:rPr>
              <m:t>j</m:t>
            </m:r>
          </m:sub>
        </m:sSub>
        <m:r>
          <w:rPr>
            <w:rFonts w:ascii="Cambria Math" w:hAnsi="Cambria Math"/>
            <w:szCs w:val="24"/>
          </w:rPr>
          <m:t>(k)</m:t>
        </m:r>
      </m:oMath>
      <w:r w:rsidRPr="00717528">
        <w:rPr>
          <w:bCs w:val="0"/>
          <w:szCs w:val="24"/>
        </w:rPr>
        <w:t xml:space="preserve"> denote the relative frequency of basin</w:t>
      </w:r>
      <m:oMath>
        <m:r>
          <w:rPr>
            <w:rFonts w:ascii="Cambria Math" w:hAnsi="Cambria Math"/>
            <w:szCs w:val="24"/>
          </w:rPr>
          <m:t xml:space="preserve"> k</m:t>
        </m:r>
      </m:oMath>
      <w:r w:rsidRPr="00717528">
        <w:rPr>
          <w:bCs w:val="0"/>
          <w:szCs w:val="24"/>
        </w:rPr>
        <w:t xml:space="preserve"> in replicates </w:t>
      </w:r>
      <m:oMath>
        <m:r>
          <w:rPr>
            <w:rFonts w:ascii="Cambria Math" w:hAnsi="Cambria Math"/>
            <w:szCs w:val="24"/>
          </w:rPr>
          <m:t>i</m:t>
        </m:r>
      </m:oMath>
      <w:r w:rsidRPr="00717528">
        <w:rPr>
          <w:bCs w:val="0"/>
          <w:szCs w:val="24"/>
        </w:rPr>
        <w:t xml:space="preserve"> and </w:t>
      </w:r>
      <m:oMath>
        <m:r>
          <w:rPr>
            <w:rFonts w:ascii="Cambria Math" w:hAnsi="Cambria Math"/>
            <w:szCs w:val="24"/>
          </w:rPr>
          <m:t>j</m:t>
        </m:r>
      </m:oMath>
      <w:r w:rsidRPr="00717528">
        <w:rPr>
          <w:bCs w:val="0"/>
          <w:szCs w:val="24"/>
        </w:rPr>
        <w:t xml:space="preserve">, respectively, and </w:t>
      </w:r>
      <m:oMath>
        <m:sSub>
          <m:sSubPr>
            <m:ctrlPr>
              <w:rPr>
                <w:rFonts w:ascii="Cambria Math" w:hAnsi="Cambria Math"/>
                <w:bCs w:val="0"/>
                <w:i/>
                <w:szCs w:val="24"/>
              </w:rPr>
            </m:ctrlPr>
          </m:sSubPr>
          <m:e>
            <m:r>
              <w:rPr>
                <w:rFonts w:ascii="Cambria Math" w:hAnsi="Cambria Math"/>
                <w:szCs w:val="24"/>
              </w:rPr>
              <m:t>µ</m:t>
            </m:r>
          </m:e>
          <m:sub>
            <m:r>
              <w:rPr>
                <w:rFonts w:ascii="Cambria Math" w:hAnsi="Cambria Math"/>
                <w:szCs w:val="24"/>
              </w:rPr>
              <m:t>ij</m:t>
            </m:r>
          </m:sub>
        </m:sSub>
        <m:d>
          <m:dPr>
            <m:ctrlPr>
              <w:rPr>
                <w:rFonts w:ascii="Cambria Math" w:hAnsi="Cambria Math"/>
                <w:bCs w:val="0"/>
                <w:i/>
                <w:szCs w:val="24"/>
              </w:rPr>
            </m:ctrlPr>
          </m:dPr>
          <m:e>
            <m:r>
              <w:rPr>
                <w:rFonts w:ascii="Cambria Math" w:hAnsi="Cambria Math"/>
                <w:szCs w:val="24"/>
              </w:rPr>
              <m:t>k</m:t>
            </m:r>
          </m:e>
        </m:d>
        <m:r>
          <w:rPr>
            <w:rFonts w:ascii="Cambria Math" w:hAnsi="Cambria Math"/>
            <w:szCs w:val="24"/>
          </w:rPr>
          <m:t xml:space="preserve">= </m:t>
        </m:r>
        <m:f>
          <m:fPr>
            <m:ctrlPr>
              <w:rPr>
                <w:rFonts w:ascii="Cambria Math" w:hAnsi="Cambria Math"/>
                <w:bCs w:val="0"/>
                <w:i/>
                <w:szCs w:val="24"/>
              </w:rPr>
            </m:ctrlPr>
          </m:fPr>
          <m:num>
            <m:r>
              <w:rPr>
                <w:rFonts w:ascii="Cambria Math" w:hAnsi="Cambria Math"/>
                <w:szCs w:val="24"/>
              </w:rPr>
              <m:t>1</m:t>
            </m:r>
          </m:num>
          <m:den>
            <m:r>
              <w:rPr>
                <w:rFonts w:ascii="Cambria Math" w:hAnsi="Cambria Math"/>
                <w:szCs w:val="24"/>
              </w:rPr>
              <m:t>2</m:t>
            </m:r>
          </m:den>
        </m:f>
        <m:d>
          <m:dPr>
            <m:begChr m:val="{"/>
            <m:endChr m:val="}"/>
            <m:ctrlPr>
              <w:rPr>
                <w:rFonts w:ascii="Cambria Math" w:hAnsi="Cambria Math"/>
                <w:bCs w:val="0"/>
                <w:i/>
                <w:szCs w:val="24"/>
              </w:rPr>
            </m:ctrlPr>
          </m:dPr>
          <m:e>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i</m:t>
                </m:r>
              </m:sub>
            </m:sSub>
            <m:d>
              <m:dPr>
                <m:ctrlPr>
                  <w:rPr>
                    <w:rFonts w:ascii="Cambria Math" w:hAnsi="Cambria Math"/>
                    <w:bCs w:val="0"/>
                    <w:i/>
                    <w:szCs w:val="24"/>
                  </w:rPr>
                </m:ctrlPr>
              </m:dPr>
              <m:e>
                <m:r>
                  <w:rPr>
                    <w:rFonts w:ascii="Cambria Math" w:hAnsi="Cambria Math"/>
                    <w:szCs w:val="24"/>
                  </w:rPr>
                  <m:t>k</m:t>
                </m:r>
              </m:e>
            </m:d>
            <m:r>
              <w:rPr>
                <w:rFonts w:ascii="Cambria Math" w:hAnsi="Cambria Math"/>
                <w:szCs w:val="24"/>
              </w:rPr>
              <m:t xml:space="preserve">+ </m:t>
            </m:r>
            <m:sSub>
              <m:sSubPr>
                <m:ctrlPr>
                  <w:rPr>
                    <w:rFonts w:ascii="Cambria Math" w:hAnsi="Cambria Math"/>
                    <w:bCs w:val="0"/>
                    <w:i/>
                    <w:szCs w:val="24"/>
                  </w:rPr>
                </m:ctrlPr>
              </m:sSubPr>
              <m:e>
                <m:r>
                  <w:rPr>
                    <w:rFonts w:ascii="Cambria Math" w:hAnsi="Cambria Math"/>
                    <w:szCs w:val="24"/>
                  </w:rPr>
                  <m:t>p</m:t>
                </m:r>
              </m:e>
              <m:sub>
                <m:r>
                  <w:rPr>
                    <w:rFonts w:ascii="Cambria Math" w:hAnsi="Cambria Math"/>
                    <w:szCs w:val="24"/>
                  </w:rPr>
                  <m:t>j</m:t>
                </m:r>
              </m:sub>
            </m:sSub>
            <m:r>
              <w:rPr>
                <w:rFonts w:ascii="Cambria Math" w:hAnsi="Cambria Math"/>
                <w:szCs w:val="24"/>
              </w:rPr>
              <m:t>(k)</m:t>
            </m:r>
          </m:e>
        </m:d>
      </m:oMath>
      <w:r w:rsidRPr="00717528">
        <w:rPr>
          <w:bCs w:val="0"/>
          <w:szCs w:val="24"/>
        </w:rPr>
        <w:t>.</w:t>
      </w:r>
      <w:r w:rsidR="0002471B" w:rsidRPr="00717528">
        <w:rPr>
          <w:bCs w:val="0"/>
          <w:szCs w:val="24"/>
        </w:rPr>
        <w:t xml:space="preserve"> We then </w:t>
      </w:r>
      <w:r w:rsidR="00E82F4D" w:rsidRPr="00717528">
        <w:rPr>
          <w:bCs w:val="0"/>
          <w:szCs w:val="24"/>
        </w:rPr>
        <w:t xml:space="preserve">examined how </w:t>
      </w:r>
      <w:r w:rsidR="00AD3E8E" w:rsidRPr="00717528">
        <w:rPr>
          <w:bCs w:val="0"/>
          <w:szCs w:val="24"/>
        </w:rPr>
        <w:t>the Jensen–Shannon divergence</w:t>
      </w:r>
      <w:r w:rsidR="00BE106D" w:rsidRPr="00717528">
        <w:rPr>
          <w:bCs w:val="0"/>
          <w:szCs w:val="24"/>
        </w:rPr>
        <w:t xml:space="preserve">, which represents inconsistency among </w:t>
      </w:r>
      <w:r w:rsidR="0059493F">
        <w:rPr>
          <w:bCs w:val="0"/>
          <w:szCs w:val="24"/>
        </w:rPr>
        <w:t>inferred landscapes</w:t>
      </w:r>
      <w:r w:rsidR="00BE106D" w:rsidRPr="00717528">
        <w:rPr>
          <w:bCs w:val="0"/>
          <w:szCs w:val="24"/>
        </w:rPr>
        <w:t xml:space="preserve">, </w:t>
      </w:r>
      <w:r w:rsidR="002C7E80" w:rsidRPr="00717528">
        <w:rPr>
          <w:bCs w:val="0"/>
          <w:szCs w:val="24"/>
        </w:rPr>
        <w:t>decrease</w:t>
      </w:r>
      <w:r w:rsidR="00AD725B">
        <w:rPr>
          <w:bCs w:val="0"/>
          <w:szCs w:val="24"/>
        </w:rPr>
        <w:t>d</w:t>
      </w:r>
      <w:r w:rsidR="002C7E80" w:rsidRPr="00717528">
        <w:rPr>
          <w:bCs w:val="0"/>
          <w:szCs w:val="24"/>
        </w:rPr>
        <w:t xml:space="preserve"> with </w:t>
      </w:r>
      <w:r w:rsidR="008C7EF8" w:rsidRPr="00717528">
        <w:rPr>
          <w:bCs w:val="0"/>
          <w:szCs w:val="24"/>
        </w:rPr>
        <w:t xml:space="preserve">increasing </w:t>
      </w:r>
      <w:r w:rsidR="001E5E8C" w:rsidRPr="00717528">
        <w:rPr>
          <w:bCs w:val="0"/>
          <w:szCs w:val="24"/>
        </w:rPr>
        <w:t>number</w:t>
      </w:r>
      <w:r w:rsidR="00AD725B">
        <w:rPr>
          <w:bCs w:val="0"/>
          <w:szCs w:val="24"/>
        </w:rPr>
        <w:t>s</w:t>
      </w:r>
      <w:r w:rsidR="001E5E8C" w:rsidRPr="00717528">
        <w:rPr>
          <w:bCs w:val="0"/>
          <w:szCs w:val="24"/>
        </w:rPr>
        <w:t xml:space="preserve"> of community samples</w:t>
      </w:r>
      <w:r w:rsidR="00D15028" w:rsidRPr="00717528">
        <w:rPr>
          <w:bCs w:val="0"/>
          <w:szCs w:val="24"/>
        </w:rPr>
        <w:t xml:space="preserve"> (</w:t>
      </w:r>
      <w:r w:rsidR="004F15F0" w:rsidRPr="004F15F0">
        <w:rPr>
          <w:bCs w:val="0"/>
          <w:szCs w:val="24"/>
          <w:highlight w:val="magenta"/>
        </w:rPr>
        <w:t>Supplementary</w:t>
      </w:r>
      <w:r w:rsidR="00D15028" w:rsidRPr="00717528">
        <w:rPr>
          <w:bCs w:val="0"/>
          <w:szCs w:val="24"/>
        </w:rPr>
        <w:t xml:space="preserve"> Fig. S</w:t>
      </w:r>
      <w:r w:rsidR="00717528" w:rsidRPr="00717528">
        <w:rPr>
          <w:bCs w:val="0"/>
          <w:szCs w:val="24"/>
        </w:rPr>
        <w:t>46</w:t>
      </w:r>
      <w:r w:rsidR="00D15028" w:rsidRPr="00717528">
        <w:rPr>
          <w:bCs w:val="0"/>
          <w:szCs w:val="24"/>
        </w:rPr>
        <w:t>b</w:t>
      </w:r>
      <w:r w:rsidR="00D15028">
        <w:rPr>
          <w:bCs w:val="0"/>
          <w:szCs w:val="24"/>
        </w:rPr>
        <w:t>)</w:t>
      </w:r>
      <w:r w:rsidR="001E5E8C">
        <w:rPr>
          <w:bCs w:val="0"/>
          <w:szCs w:val="24"/>
        </w:rPr>
        <w:t>.</w:t>
      </w:r>
    </w:p>
    <w:p w14:paraId="5C7EA01A" w14:textId="77777777" w:rsidR="00EB506D" w:rsidRPr="00EB506D" w:rsidRDefault="00EB506D" w:rsidP="00EB506D">
      <w:pPr>
        <w:tabs>
          <w:tab w:val="left" w:pos="426"/>
          <w:tab w:val="left" w:pos="567"/>
        </w:tabs>
        <w:spacing w:beforeLines="70" w:before="250"/>
        <w:rPr>
          <w:bCs w:val="0"/>
          <w:iCs/>
          <w:szCs w:val="24"/>
        </w:rPr>
      </w:pPr>
    </w:p>
    <w:p w14:paraId="5D97E263" w14:textId="1831A332" w:rsidR="00993720" w:rsidRPr="00EB506D" w:rsidRDefault="00375078" w:rsidP="00375078">
      <w:pPr>
        <w:tabs>
          <w:tab w:val="left" w:pos="426"/>
          <w:tab w:val="left" w:pos="567"/>
        </w:tabs>
        <w:spacing w:beforeLines="70" w:before="250"/>
        <w:rPr>
          <w:b/>
          <w:bCs w:val="0"/>
          <w:szCs w:val="24"/>
        </w:rPr>
      </w:pPr>
      <w:r>
        <w:rPr>
          <w:b/>
          <w:bCs w:val="0"/>
          <w:szCs w:val="24"/>
        </w:rPr>
        <w:t>Be</w:t>
      </w:r>
      <w:r w:rsidRPr="0009642C">
        <w:rPr>
          <w:b/>
          <w:bCs w:val="0"/>
          <w:szCs w:val="24"/>
        </w:rPr>
        <w:t xml:space="preserve">nchmark </w:t>
      </w:r>
      <w:r w:rsidR="00F3048D" w:rsidRPr="0009642C">
        <w:rPr>
          <w:b/>
          <w:bCs w:val="0"/>
          <w:szCs w:val="24"/>
        </w:rPr>
        <w:t>analysis</w:t>
      </w:r>
      <w:r w:rsidRPr="0009642C">
        <w:rPr>
          <w:b/>
          <w:bCs w:val="0"/>
          <w:szCs w:val="24"/>
        </w:rPr>
        <w:t xml:space="preserve">: </w:t>
      </w:r>
      <w:r w:rsidR="00C55A62" w:rsidRPr="0009642C">
        <w:rPr>
          <w:b/>
          <w:bCs w:val="0"/>
          <w:szCs w:val="24"/>
        </w:rPr>
        <w:t>keystone exploration</w:t>
      </w:r>
    </w:p>
    <w:p w14:paraId="5E359975" w14:textId="674ABC30" w:rsidR="00FC03DB" w:rsidRDefault="00FB69CB" w:rsidP="00FC03DB">
      <w:pPr>
        <w:tabs>
          <w:tab w:val="left" w:pos="426"/>
          <w:tab w:val="left" w:pos="567"/>
        </w:tabs>
        <w:spacing w:beforeLines="70" w:before="250"/>
        <w:rPr>
          <w:bCs w:val="0"/>
          <w:szCs w:val="24"/>
        </w:rPr>
      </w:pPr>
      <w:r w:rsidRPr="00FB69CB">
        <w:t>Using the gLV simulation platform, we conducted a benchmark analysis to evaluate whether the proposed keystone-exploration framework can correctly identify species exerting strong community-level influences (Supplementary Fig. S6). Community datasets were generated from generalized Lotka–Volterra (gLV) models with 80 species under three levels of interaction sparsity (connectance = 0.2, 0.3, and 0.4). For each sparsity level, 50 independent parameter sets were generated, yielding a total of 150 candidate model systems representing diverse interaction structures. To prevent unstable population dynamics in relatively dense interaction networks,</w:t>
      </w:r>
      <w:r w:rsidR="00B43F4C">
        <w:t xml:space="preserve"> the variance of</w:t>
      </w:r>
      <w:r w:rsidR="00C46550" w:rsidRPr="00EB506D">
        <w:rPr>
          <w:bCs w:val="0"/>
          <w:szCs w:val="24"/>
        </w:rPr>
        <w:t xml:space="preserve"> </w:t>
      </w:r>
      <m:oMath>
        <m:sSub>
          <m:sSubPr>
            <m:ctrlPr>
              <w:rPr>
                <w:rFonts w:ascii="Cambria Math" w:hAnsi="Cambria Math"/>
                <w:bCs w:val="0"/>
                <w:szCs w:val="24"/>
              </w:rPr>
            </m:ctrlPr>
          </m:sSubPr>
          <m:e>
            <m:r>
              <w:rPr>
                <w:rFonts w:ascii="Cambria Math" w:hAnsi="Cambria Math"/>
                <w:szCs w:val="24"/>
              </w:rPr>
              <m:t>Z</m:t>
            </m:r>
          </m:e>
          <m:sub>
            <m:r>
              <w:rPr>
                <w:rFonts w:ascii="Cambria Math" w:hAnsi="Cambria Math"/>
                <w:szCs w:val="24"/>
              </w:rPr>
              <m:t>ij</m:t>
            </m:r>
          </m:sub>
        </m:sSub>
      </m:oMath>
      <w:r w:rsidR="00C46550" w:rsidRPr="00EB506D">
        <w:rPr>
          <w:bCs w:val="0"/>
          <w:szCs w:val="24"/>
        </w:rPr>
        <w:t xml:space="preserve">, </w:t>
      </w:r>
      <w:r w:rsidR="00C46550">
        <w:rPr>
          <w:bCs w:val="0"/>
          <w:szCs w:val="24"/>
        </w:rPr>
        <w:t xml:space="preserve">a component </w:t>
      </w:r>
      <w:r w:rsidR="00C46550" w:rsidRPr="00EB506D">
        <w:rPr>
          <w:bCs w:val="0"/>
          <w:szCs w:val="24"/>
        </w:rPr>
        <w:t xml:space="preserve">of </w:t>
      </w:r>
      <m:oMath>
        <m:sSub>
          <m:sSubPr>
            <m:ctrlPr>
              <w:rPr>
                <w:rFonts w:ascii="Cambria Math" w:hAnsi="Cambria Math"/>
                <w:bCs w:val="0"/>
                <w:i/>
                <w:szCs w:val="24"/>
              </w:rPr>
            </m:ctrlPr>
          </m:sSubPr>
          <m:e>
            <m:r>
              <w:rPr>
                <w:rFonts w:ascii="Cambria Math" w:hAnsi="Cambria Math"/>
                <w:szCs w:val="24"/>
              </w:rPr>
              <m:t>A</m:t>
            </m:r>
          </m:e>
          <m:sub>
            <m:r>
              <w:rPr>
                <w:rFonts w:ascii="Cambria Math" w:hAnsi="Cambria Math"/>
                <w:szCs w:val="24"/>
              </w:rPr>
              <m:t>ij</m:t>
            </m:r>
          </m:sub>
        </m:sSub>
      </m:oMath>
      <w:r w:rsidR="0004337B">
        <w:rPr>
          <w:bCs w:val="0"/>
          <w:szCs w:val="24"/>
        </w:rPr>
        <w:t xml:space="preserve"> (eq. 10)</w:t>
      </w:r>
      <w:r w:rsidR="00C46550" w:rsidRPr="00EB506D">
        <w:rPr>
          <w:bCs w:val="0"/>
          <w:szCs w:val="24"/>
        </w:rPr>
        <w:t xml:space="preserve">, was slightly reduced </w:t>
      </w:r>
      <w:r w:rsidR="00C46550">
        <w:rPr>
          <w:bCs w:val="0"/>
          <w:szCs w:val="24"/>
        </w:rPr>
        <w:t>[</w:t>
      </w:r>
      <m:oMath>
        <m:sSub>
          <m:sSubPr>
            <m:ctrlPr>
              <w:rPr>
                <w:rFonts w:ascii="Cambria Math" w:hAnsi="Cambria Math"/>
                <w:bCs w:val="0"/>
                <w:szCs w:val="24"/>
              </w:rPr>
            </m:ctrlPr>
          </m:sSubPr>
          <m:e>
            <m:r>
              <w:rPr>
                <w:rFonts w:ascii="Cambria Math" w:hAnsi="Cambria Math"/>
                <w:szCs w:val="24"/>
              </w:rPr>
              <m:t>Z</m:t>
            </m:r>
          </m:e>
          <m:sub>
            <m:r>
              <w:rPr>
                <w:rFonts w:ascii="Cambria Math" w:hAnsi="Cambria Math"/>
                <w:szCs w:val="24"/>
              </w:rPr>
              <m:t>ij</m:t>
            </m:r>
          </m:sub>
        </m:sSub>
        <m:r>
          <m:rPr>
            <m:scr m:val="script"/>
          </m:rPr>
          <w:rPr>
            <w:rFonts w:ascii="Cambria Math" w:hAnsi="Cambria Math"/>
            <w:szCs w:val="24"/>
          </w:rPr>
          <m:t>∼N</m:t>
        </m:r>
        <m:r>
          <w:rPr>
            <w:rFonts w:ascii="Cambria Math" w:hAnsi="Cambria Math"/>
            <w:szCs w:val="24"/>
          </w:rPr>
          <m:t>(-0.1, 0.2)</m:t>
        </m:r>
      </m:oMath>
      <w:r w:rsidR="00C46550">
        <w:rPr>
          <w:bCs w:val="0"/>
          <w:szCs w:val="24"/>
        </w:rPr>
        <w:t>]</w:t>
      </w:r>
      <w:r w:rsidR="00C46550" w:rsidRPr="00EB506D">
        <w:rPr>
          <w:bCs w:val="0"/>
          <w:szCs w:val="24"/>
        </w:rPr>
        <w:t>.</w:t>
      </w:r>
      <w:r w:rsidR="00FC03DB">
        <w:rPr>
          <w:bCs w:val="0"/>
          <w:szCs w:val="24"/>
        </w:rPr>
        <w:t xml:space="preserve"> </w:t>
      </w:r>
    </w:p>
    <w:p w14:paraId="7BAC2F24" w14:textId="02682942" w:rsidR="00FB69CB" w:rsidRDefault="00FB69CB" w:rsidP="00FC03DB">
      <w:pPr>
        <w:tabs>
          <w:tab w:val="left" w:pos="426"/>
          <w:tab w:val="left" w:pos="567"/>
        </w:tabs>
        <w:spacing w:beforeLines="70" w:before="250"/>
        <w:rPr>
          <w:bCs w:val="0"/>
          <w:szCs w:val="24"/>
        </w:rPr>
      </w:pPr>
      <w:r>
        <w:tab/>
        <w:t xml:space="preserve">For each parameter set, we performed 200 replicate simulations starting from independently generated initial abundance conditions and simulated community dynamics until </w:t>
      </w:r>
      <m:oMath>
        <m:r>
          <w:rPr>
            <w:rFonts w:ascii="Cambria Math" w:hAnsi="Cambria Math"/>
          </w:rPr>
          <m:t>t=100</m:t>
        </m:r>
      </m:oMath>
      <w:r>
        <w:t xml:space="preserve">. One time point was randomly sampled from each replicate to construct a dataset of 200 community compositions (Supplementary Fig. S6a). These datasets were converted into binarized community-state matrices using the same thresholding procedure </w:t>
      </w:r>
      <w:r w:rsidR="00A37906">
        <w:t>described in the preceding benchmark</w:t>
      </w:r>
      <w:r>
        <w:t>. Species with extremely high (&gt;90%) or low (&lt;10%) occurrence frequencies were removed because they provided limited information for energy landscape inference.</w:t>
      </w:r>
    </w:p>
    <w:p w14:paraId="74100644" w14:textId="6CE45A96" w:rsidR="00FB69CB" w:rsidRDefault="00BF4A8E" w:rsidP="00FC03DB">
      <w:pPr>
        <w:tabs>
          <w:tab w:val="left" w:pos="426"/>
          <w:tab w:val="left" w:pos="567"/>
        </w:tabs>
        <w:spacing w:beforeLines="70" w:before="250"/>
        <w:rPr>
          <w:bCs w:val="0"/>
          <w:szCs w:val="24"/>
        </w:rPr>
      </w:pPr>
      <w:r>
        <w:rPr>
          <w:bCs w:val="0"/>
          <w:szCs w:val="24"/>
        </w:rPr>
        <w:tab/>
      </w:r>
      <w:r w:rsidR="00D8570A" w:rsidRPr="00D8570A">
        <w:t>Because the number of informative species (i.e., species whose occurrence frequencies fell between 10% and 90%) varied among parameter sets, we next selected model systems suitable for benchmarking. Specifically, for each connectance level, five parameter sets (out of 50 tested) retaining the greatest number of species after filtering were selected for further analyses (15 model systems in total; Supplementary Fig. S6b). This selection ensured that assembly landscapes were inferred under conditions comparable to empirical datasets with sufficiently high community complexity.</w:t>
      </w:r>
    </w:p>
    <w:p w14:paraId="00E6A740" w14:textId="57A53922" w:rsidR="00C80D8D" w:rsidRPr="00C80D8D" w:rsidRDefault="009B1A94" w:rsidP="00DD05E3">
      <w:pPr>
        <w:tabs>
          <w:tab w:val="left" w:pos="426"/>
          <w:tab w:val="left" w:pos="567"/>
        </w:tabs>
        <w:spacing w:beforeLines="70" w:before="250"/>
        <w:rPr>
          <w:szCs w:val="24"/>
        </w:rPr>
      </w:pPr>
      <w:r>
        <w:rPr>
          <w:bCs w:val="0"/>
          <w:szCs w:val="24"/>
        </w:rPr>
        <w:tab/>
      </w:r>
      <w:r w:rsidRPr="009B1A94">
        <w:rPr>
          <w:szCs w:val="24"/>
        </w:rPr>
        <w:t xml:space="preserve">Using the selected model systems, we applied the energy landscape framework sequentially to each species, treating the abundance of a focal species as an explanatory variable. </w:t>
      </w:r>
      <w:r w:rsidRPr="009B1A94">
        <w:rPr>
          <w:i/>
          <w:iCs/>
          <w:szCs w:val="24"/>
        </w:rPr>
        <w:t>Z</w:t>
      </w:r>
      <w:r w:rsidRPr="009B1A94">
        <w:rPr>
          <w:szCs w:val="24"/>
        </w:rPr>
        <w:t xml:space="preserve">-standardized </w:t>
      </w:r>
      <w:r w:rsidRPr="009B1A94">
        <w:rPr>
          <w:i/>
          <w:iCs/>
          <w:szCs w:val="24"/>
        </w:rPr>
        <w:lastRenderedPageBreak/>
        <w:t>Δtopography</w:t>
      </w:r>
      <w:r w:rsidRPr="009B1A94">
        <w:rPr>
          <w:szCs w:val="24"/>
        </w:rPr>
        <w:t xml:space="preserve"> values were calculated for all 80 species based on comparisons between the 0% and 50% abundance quantiles</w:t>
      </w:r>
      <w:r w:rsidR="00911283">
        <w:rPr>
          <w:szCs w:val="24"/>
        </w:rPr>
        <w:t xml:space="preserve"> (median)</w:t>
      </w:r>
      <w:r w:rsidRPr="009B1A94">
        <w:rPr>
          <w:szCs w:val="24"/>
        </w:rPr>
        <w:t xml:space="preserve"> (Fig. 1g). </w:t>
      </w:r>
      <w:r w:rsidR="00DD05E3" w:rsidRPr="00DD05E3">
        <w:rPr>
          <w:color w:val="EE0000"/>
        </w:rPr>
        <w:t xml:space="preserve">Although simulated dynamics could reflect local properties of the assembly landscape (e.g., basin transitions along simulated trajectories), deriving landscape-level descriptors corresponding to </w:t>
      </w:r>
      <w:r w:rsidR="00DD05E3" w:rsidRPr="00DD05E3">
        <w:rPr>
          <w:i/>
          <w:iCs/>
          <w:color w:val="EE0000"/>
        </w:rPr>
        <w:t>Δevenness</w:t>
      </w:r>
      <w:r w:rsidR="00DD05E3" w:rsidRPr="00DD05E3">
        <w:rPr>
          <w:color w:val="EE0000"/>
        </w:rPr>
        <w:t xml:space="preserve"> is less straightforward. </w:t>
      </w:r>
      <w:r w:rsidR="009D3DA8" w:rsidRPr="00DD05E3">
        <w:rPr>
          <w:color w:val="EE0000"/>
          <w:szCs w:val="24"/>
        </w:rPr>
        <w:t>Th</w:t>
      </w:r>
      <w:r w:rsidR="00DD05E3" w:rsidRPr="00DD05E3">
        <w:rPr>
          <w:color w:val="EE0000"/>
          <w:szCs w:val="24"/>
        </w:rPr>
        <w:t>e</w:t>
      </w:r>
      <w:r w:rsidR="009D3DA8" w:rsidRPr="00DD05E3">
        <w:rPr>
          <w:color w:val="EE0000"/>
          <w:szCs w:val="24"/>
        </w:rPr>
        <w:t xml:space="preserve">refore, we focused on </w:t>
      </w:r>
      <w:r w:rsidR="009D3DA8" w:rsidRPr="00DD05E3">
        <w:rPr>
          <w:i/>
          <w:iCs/>
          <w:color w:val="EE0000"/>
          <w:szCs w:val="24"/>
        </w:rPr>
        <w:t xml:space="preserve">Δtopography </w:t>
      </w:r>
      <w:r w:rsidR="009D3DA8" w:rsidRPr="00DD05E3">
        <w:rPr>
          <w:color w:val="EE0000"/>
          <w:szCs w:val="24"/>
        </w:rPr>
        <w:t>in</w:t>
      </w:r>
      <w:r w:rsidR="009D3DA8" w:rsidRPr="00DD05E3">
        <w:rPr>
          <w:i/>
          <w:iCs/>
          <w:color w:val="EE0000"/>
          <w:szCs w:val="24"/>
        </w:rPr>
        <w:t xml:space="preserve"> </w:t>
      </w:r>
      <w:r w:rsidR="009D3DA8" w:rsidRPr="00DD05E3">
        <w:rPr>
          <w:color w:val="EE0000"/>
          <w:szCs w:val="24"/>
        </w:rPr>
        <w:t>the benchmark analysis.</w:t>
      </w:r>
    </w:p>
    <w:p w14:paraId="109F8216" w14:textId="5C004117" w:rsidR="009B1A94" w:rsidRDefault="001A7B1B" w:rsidP="00FC03DB">
      <w:pPr>
        <w:tabs>
          <w:tab w:val="left" w:pos="426"/>
          <w:tab w:val="left" w:pos="567"/>
        </w:tabs>
        <w:spacing w:beforeLines="70" w:before="250"/>
        <w:rPr>
          <w:bCs w:val="0"/>
          <w:szCs w:val="24"/>
        </w:rPr>
      </w:pPr>
      <w:r>
        <w:rPr>
          <w:bCs w:val="0"/>
          <w:szCs w:val="24"/>
        </w:rPr>
        <w:tab/>
      </w:r>
      <w:r w:rsidRPr="001A7B1B">
        <w:rPr>
          <w:szCs w:val="24"/>
        </w:rPr>
        <w:t xml:space="preserve">To obtain an independent measure of each species’ actual influence on community dynamics, we conducted additional simulations in which a focal species was either present in the initial community (initial abundance = 0.5) or removed (abundance fixed at zero), while keeping the initial abundances of all other species identical (200 replicate simulations per species). For both scenarios, mean abundances of all non-focal species were calculated over the time window </w:t>
      </w:r>
      <m:oMath>
        <m:r>
          <w:rPr>
            <w:rFonts w:ascii="Cambria Math" w:hAnsi="Cambria Math"/>
            <w:szCs w:val="24"/>
          </w:rPr>
          <m:t>t=95</m:t>
        </m:r>
        <m:r>
          <m:rPr>
            <m:nor/>
          </m:rPr>
          <w:rPr>
            <w:szCs w:val="24"/>
          </w:rPr>
          <m:t>–</m:t>
        </m:r>
        <m:r>
          <w:rPr>
            <w:rFonts w:ascii="Cambria Math" w:hAnsi="Cambria Math"/>
            <w:szCs w:val="24"/>
          </w:rPr>
          <m:t>100</m:t>
        </m:r>
      </m:oMath>
      <w:r w:rsidRPr="001A7B1B">
        <w:rPr>
          <w:szCs w:val="24"/>
        </w:rPr>
        <w:t>. Community dissimilarity between the two scenarios was quantified using Bray–Curtis dissimilarity and Jaccard dissimilarity (after binarization using the selected threshold).</w:t>
      </w:r>
    </w:p>
    <w:p w14:paraId="05F88C04" w14:textId="4267D83F" w:rsidR="00FC03DB" w:rsidRPr="005F2778" w:rsidRDefault="00A0349F" w:rsidP="00A0349F">
      <w:pPr>
        <w:tabs>
          <w:tab w:val="left" w:pos="426"/>
          <w:tab w:val="left" w:pos="567"/>
        </w:tabs>
        <w:spacing w:beforeLines="70" w:before="250"/>
        <w:rPr>
          <w:bCs w:val="0"/>
          <w:szCs w:val="24"/>
        </w:rPr>
      </w:pPr>
      <w:r>
        <w:rPr>
          <w:bCs w:val="0"/>
          <w:szCs w:val="24"/>
        </w:rPr>
        <w:tab/>
      </w:r>
      <w:r w:rsidRPr="00A0349F">
        <w:rPr>
          <w:szCs w:val="24"/>
        </w:rPr>
        <w:t xml:space="preserve">For each model system, the correspondence between </w:t>
      </w:r>
      <w:r w:rsidRPr="001F22FA">
        <w:rPr>
          <w:i/>
          <w:iCs/>
          <w:szCs w:val="24"/>
        </w:rPr>
        <w:t>Δtopography</w:t>
      </w:r>
      <w:r w:rsidRPr="00A0349F">
        <w:rPr>
          <w:szCs w:val="24"/>
        </w:rPr>
        <w:t xml:space="preserve"> and the independently estimated community dissimilarity following species removal was evaluated using Spearman’s rank correlation tests (Supplementary Figs. S7–S8). </w:t>
      </w:r>
      <w:r w:rsidRPr="00A653E0">
        <w:rPr>
          <w:i/>
          <w:iCs/>
          <w:szCs w:val="24"/>
        </w:rPr>
        <w:t>P</w:t>
      </w:r>
      <w:r w:rsidRPr="00A0349F">
        <w:rPr>
          <w:szCs w:val="24"/>
        </w:rPr>
        <w:t xml:space="preserve">-values across the 15 models were corrected for multiple comparisons within each dissimilarity metric using the Benjamini–Hochberg false discovery rate </w:t>
      </w:r>
      <w:r w:rsidR="00AD1EF8">
        <w:rPr>
          <w:szCs w:val="24"/>
        </w:rPr>
        <w:t xml:space="preserve">(FDR) </w:t>
      </w:r>
      <w:r w:rsidRPr="00A0349F">
        <w:rPr>
          <w:szCs w:val="24"/>
        </w:rPr>
        <w:t>procedure</w:t>
      </w:r>
      <w:r w:rsidR="00FC03DB" w:rsidRPr="00717528">
        <w:rPr>
          <w:bCs w:val="0"/>
          <w:szCs w:val="24"/>
        </w:rPr>
        <w:fldChar w:fldCharType="begin"/>
      </w:r>
      <w:r w:rsidR="00FC03DB" w:rsidRPr="00717528">
        <w:rPr>
          <w:bCs w:val="0"/>
          <w:szCs w:val="24"/>
        </w:rPr>
        <w:instrText xml:space="preserve"> ADDIN ZOTERO_ITEM CSL_CITATION {"citationID":"HfJ7iNdi","properties":{"formattedCitation":"\\super 79\\nosupersub{}","plainCitation":"79","noteIndex":0},"citationItems":[{"id":1774,"uris":["http://zotero.org/users/13996173/items/RXX7NC4S"],"itemData":{"id":1774,"type":"article-journal","abstract":"The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(Methodological)","DOI":"10.1111/j.2517-6161.1995.tb02031.x","ISSN":"2517-6161","issue":"1","language":"en","license":"© 1995 Royal Statistical Society","note":"_eprint: https://onlinelibrary.wiley.com/doi/pdf/10.1111/j.2517-6161.1995.tb02031.x","page":"289-300","source":"Wiley Online Library","title":"Controlling the False Discovery Rate: A Practical and Powerful Approach to Multiple Testing","title-short":"Controlling the False Discovery Rate","URL":"https://onlinelibrary.wiley.com/doi/abs/10.1111/j.2517-6161.1995.tb02031.x","volume":"57","author":[{"family":"Benjamini","given":"Yoav"},{"family":"Hochberg","given":"Yosef"}],"accessed":{"date-parts":[["2025",2,5]]},"issued":{"date-parts":[["1995"]]}}}],"schema":"https://github.com/citation-style-language/schema/raw/master/csl-citation.json"} </w:instrText>
      </w:r>
      <w:r w:rsidR="00FC03DB" w:rsidRPr="00717528">
        <w:rPr>
          <w:bCs w:val="0"/>
          <w:szCs w:val="24"/>
        </w:rPr>
        <w:fldChar w:fldCharType="separate"/>
      </w:r>
      <w:r w:rsidR="00FC03DB" w:rsidRPr="00717528">
        <w:rPr>
          <w:kern w:val="0"/>
          <w:vertAlign w:val="superscript"/>
        </w:rPr>
        <w:t>79</w:t>
      </w:r>
      <w:r w:rsidR="00FC03DB" w:rsidRPr="00717528">
        <w:rPr>
          <w:bCs w:val="0"/>
          <w:szCs w:val="24"/>
        </w:rPr>
        <w:fldChar w:fldCharType="end"/>
      </w:r>
      <w:r w:rsidR="00FC03DB" w:rsidRPr="00717528">
        <w:rPr>
          <w:bCs w:val="0"/>
          <w:szCs w:val="24"/>
        </w:rPr>
        <w:t>.</w:t>
      </w:r>
    </w:p>
    <w:p w14:paraId="341E92CE" w14:textId="77777777" w:rsidR="00EB506D" w:rsidRDefault="00EB506D" w:rsidP="00E20869">
      <w:pPr>
        <w:tabs>
          <w:tab w:val="left" w:pos="426"/>
          <w:tab w:val="left" w:pos="567"/>
        </w:tabs>
        <w:spacing w:beforeLines="70" w:before="250"/>
        <w:rPr>
          <w:b/>
          <w:bCs w:val="0"/>
          <w:szCs w:val="24"/>
        </w:rPr>
      </w:pPr>
    </w:p>
    <w:p w14:paraId="2831321E" w14:textId="2B504A07" w:rsidR="00FA4916" w:rsidRPr="00FA4916" w:rsidRDefault="00FA4916" w:rsidP="00FA4916">
      <w:pPr>
        <w:widowControl/>
        <w:tabs>
          <w:tab w:val="left" w:pos="426"/>
        </w:tabs>
        <w:spacing w:before="179" w:beforeAutospacing="1" w:after="100" w:afterAutospacing="1"/>
        <w:outlineLvl w:val="3"/>
        <w:rPr>
          <w:rFonts w:eastAsia="ＭＳ Ｐゴシック"/>
          <w:b/>
          <w:bCs w:val="0"/>
          <w:kern w:val="0"/>
          <w14:ligatures w14:val="none"/>
        </w:rPr>
      </w:pPr>
      <w:r>
        <w:rPr>
          <w:rFonts w:eastAsia="ＭＳ Ｐゴシック"/>
          <w:b/>
          <w:bCs w:val="0"/>
          <w:kern w:val="0"/>
          <w14:ligatures w14:val="none"/>
        </w:rPr>
        <w:t>Ecology of potential keystones</w:t>
      </w:r>
    </w:p>
    <w:p w14:paraId="3F616F2E" w14:textId="77777777" w:rsidR="00CE17D4" w:rsidRDefault="00E205F7" w:rsidP="007F0EFA">
      <w:pPr>
        <w:tabs>
          <w:tab w:val="left" w:pos="426"/>
        </w:tabs>
        <w:spacing w:before="179"/>
      </w:pPr>
      <w:r>
        <w:t xml:space="preserve">To elucidate the ecological roles of the keystone taxa highlighted by the proposed framework, we </w:t>
      </w:r>
      <w:r w:rsidR="00363C9C">
        <w:t>analyzed</w:t>
      </w:r>
      <w:r>
        <w:t xml:space="preserve"> their associations with plant–mycorrhiza symbioses using a complementary root microbiome dataset collected across a broad geographic range in</w:t>
      </w:r>
      <w:r w:rsidR="00EE1EDD">
        <w:rPr>
          <w:rFonts w:eastAsia="ＭＳ Ｐゴシック"/>
          <w:bCs w:val="0"/>
          <w:kern w:val="0"/>
          <w14:ligatures w14:val="none"/>
        </w:rPr>
        <w:t xml:space="preserve"> Europe</w:t>
      </w:r>
      <w:r w:rsidR="00EE1EDD">
        <w:rPr>
          <w:rFonts w:eastAsia="ＭＳ Ｐゴシック"/>
          <w:bCs w:val="0"/>
          <w:kern w:val="0"/>
          <w14:ligatures w14:val="none"/>
        </w:rPr>
        <w:fldChar w:fldCharType="begin"/>
      </w:r>
      <w:r w:rsidR="00D71CA1">
        <w:rPr>
          <w:rFonts w:eastAsia="ＭＳ Ｐゴシック"/>
          <w:bCs w:val="0"/>
          <w:kern w:val="0"/>
          <w14:ligatures w14:val="none"/>
        </w:rPr>
        <w:instrText xml:space="preserve"> ADDIN ZOTERO_ITEM CSL_CITATION {"citationID":"CMwDWwk2","properties":{"formattedCitation":"\\super 36\\nosupersub{}","plainCitation":"36","noteIndex":0},"citationItems":[{"id":804,"uris":["http://zotero.org/users/13996173/items/XC6TJA6I"],"itemData":{"id":804,"type":"article-journal","abstract":"Trees interact with a multitude of microbes through their roots and root symbionts such as mycorrhizal fungi and root endophytes. Here, we explore the role of fungal root symbionts as predictors of the soil and root-associated microbiomes of widespread broad-leaved trees across a European latitudinal gradient. Our results suggest that, alongside factors such as climate, soil, and vegetation properties, root colonization by ectomycorrhizal, arbuscular mycorrhizal, and dark septate endophytic fungi also shapes tree-associated microbiomes. Notably, the structure of root and soil microbiomes across our sites is more strongly and consistently associated with dark septate endophyte colonization than with mycorrhizal colonization and many abiotic factors. Root colonization by dark septate endophytes also has a consistent negative association with the relative abundance and diversity of nutrient cycling genes. Our study not only indicates that root-symbiotic interactions are an important factor structuring soil communities and functions in forest ecosystems, but also that the hitherto less studied dark septate endophytes are likely to be central players in these interactions.","container-title":"Nature Communications","DOI":"10.1038/s41467-023-44172-4","ISSN":"2041-1723","issue":"1","journalAbbreviation":"Nat Commun","language":"en","license":"2024 The Author(s)","note":"publisher: Nature Publishing Group","page":"159","source":"www-nature-com.kyoto-u.idm.oclc.org","title":"Pervasive associations between dark septate endophytic fungi with tree root and soil microbiomes across Europe","URL":"https://www-nature-com.kyoto-u.idm.oclc.org/articles/s41467-023-44172-4","volume":"15","author":[{"family":"Netherway","given":"Tarquin"},{"family":"Bengtsson","given":"Jan"},{"family":"Buegger","given":"Franz"},{"family":"Fritscher","given":"Joachim"},{"family":"Oja","given":"Jane"},{"family":"Pritsch","given":"Karin"},{"family":"Hildebrand","given":"Falk"},{"family":"Krab","given":"Eveline J."},{"family":"Bahram","given":"Mohammad"}],"accessed":{"date-parts":[["2024",7,7]]},"issued":{"date-parts":[["2024",1,2]]}}}],"schema":"https://github.com/citation-style-language/schema/raw/master/csl-citation.json"} </w:instrText>
      </w:r>
      <w:r w:rsidR="00EE1EDD">
        <w:rPr>
          <w:rFonts w:eastAsia="ＭＳ Ｐゴシック"/>
          <w:bCs w:val="0"/>
          <w:kern w:val="0"/>
          <w14:ligatures w14:val="none"/>
        </w:rPr>
        <w:fldChar w:fldCharType="separate"/>
      </w:r>
      <w:r w:rsidR="00EE1EDD" w:rsidRPr="00322545">
        <w:rPr>
          <w:kern w:val="0"/>
          <w:vertAlign w:val="superscript"/>
        </w:rPr>
        <w:t>36</w:t>
      </w:r>
      <w:r w:rsidR="00EE1EDD">
        <w:rPr>
          <w:rFonts w:eastAsia="ＭＳ Ｐゴシック"/>
          <w:bCs w:val="0"/>
          <w:kern w:val="0"/>
          <w14:ligatures w14:val="none"/>
        </w:rPr>
        <w:fldChar w:fldCharType="end"/>
      </w:r>
      <w:r w:rsidR="00EE1EDD">
        <w:rPr>
          <w:rFonts w:eastAsia="ＭＳ Ｐゴシック"/>
          <w:bCs w:val="0"/>
          <w:kern w:val="0"/>
          <w14:ligatures w14:val="none"/>
        </w:rPr>
        <w:t xml:space="preserve"> </w:t>
      </w:r>
      <w:r>
        <w:t>spanning from central Italy (42.08°N, 9.82°E) to northern Norway (69.46°N, 30.02°E). The dataset comprise</w:t>
      </w:r>
      <w:r w:rsidR="00BD16CF">
        <w:t>d</w:t>
      </w:r>
      <w:r>
        <w:t xml:space="preserve"> root-associated fungal and bacterial communities from arbuscular mycorrhizal plants (</w:t>
      </w:r>
      <w:r>
        <w:rPr>
          <w:rStyle w:val="af3"/>
          <w:rFonts w:eastAsiaTheme="majorEastAsia"/>
        </w:rPr>
        <w:t>Sorbus aucuparia</w:t>
      </w:r>
      <w:r>
        <w:t xml:space="preserve">, </w:t>
      </w:r>
      <w:r>
        <w:rPr>
          <w:rStyle w:val="af3"/>
          <w:rFonts w:eastAsiaTheme="majorEastAsia"/>
        </w:rPr>
        <w:t>Sorbus domestica</w:t>
      </w:r>
      <w:r>
        <w:t xml:space="preserve">, and </w:t>
      </w:r>
      <w:r>
        <w:rPr>
          <w:rStyle w:val="af3"/>
          <w:rFonts w:eastAsiaTheme="majorEastAsia"/>
        </w:rPr>
        <w:t>Sorbus torminalis</w:t>
      </w:r>
      <w:r>
        <w:t>), an ectomycorrhizal plant (</w:t>
      </w:r>
      <w:r>
        <w:rPr>
          <w:rStyle w:val="af3"/>
          <w:rFonts w:eastAsiaTheme="majorEastAsia"/>
        </w:rPr>
        <w:t>Betula pendula</w:t>
      </w:r>
      <w:r>
        <w:t>), and dual-mycorrhizal plants (</w:t>
      </w:r>
      <w:r>
        <w:rPr>
          <w:rStyle w:val="af3"/>
          <w:rFonts w:eastAsiaTheme="majorEastAsia"/>
        </w:rPr>
        <w:t>Alnus glutinosa</w:t>
      </w:r>
      <w:r>
        <w:t xml:space="preserve"> and </w:t>
      </w:r>
      <w:r>
        <w:rPr>
          <w:rStyle w:val="af3"/>
          <w:rFonts w:eastAsiaTheme="majorEastAsia"/>
        </w:rPr>
        <w:t>Alnus incana</w:t>
      </w:r>
      <w:r>
        <w:t>), together with measurements of</w:t>
      </w:r>
      <w:r w:rsidR="008F5CE2">
        <w:t xml:space="preserve"> root</w:t>
      </w:r>
      <w:r>
        <w:t xml:space="preserve"> </w:t>
      </w:r>
      <w:r w:rsidR="002A55B7">
        <w:t xml:space="preserve">colonization rates by mycorrhizal fungi and </w:t>
      </w:r>
      <w:r>
        <w:t>environmental covariates.</w:t>
      </w:r>
    </w:p>
    <w:p w14:paraId="5967DF96" w14:textId="6650EC76" w:rsidR="007F0EFA" w:rsidRDefault="00CE17D4" w:rsidP="007F0EFA">
      <w:pPr>
        <w:tabs>
          <w:tab w:val="left" w:pos="426"/>
        </w:tabs>
        <w:spacing w:before="179"/>
      </w:pPr>
      <w:r>
        <w:tab/>
        <w:t>F</w:t>
      </w:r>
      <w:r w:rsidR="003C0851">
        <w:t xml:space="preserve">ungal and prokaryotic community compositions in roots were </w:t>
      </w:r>
      <w:r>
        <w:t>characterized by</w:t>
      </w:r>
      <w:r w:rsidR="00646922">
        <w:t xml:space="preserve"> </w:t>
      </w:r>
      <w:r w:rsidR="00301D00">
        <w:t>amplicon sequencing</w:t>
      </w:r>
      <w:r w:rsidR="00646922">
        <w:t xml:space="preserve"> </w:t>
      </w:r>
      <w:r w:rsidR="00A732BE">
        <w:t xml:space="preserve">targeting </w:t>
      </w:r>
      <w:r w:rsidR="00BA63E8">
        <w:t xml:space="preserve">the </w:t>
      </w:r>
      <w:r w:rsidR="00545AB2">
        <w:t xml:space="preserve">internal transcribed spacer (ITS) </w:t>
      </w:r>
      <w:r w:rsidR="00A732BE">
        <w:t xml:space="preserve">region and the 16S rRNA </w:t>
      </w:r>
      <w:r w:rsidR="00545AB2">
        <w:t>gene, respectively</w:t>
      </w:r>
      <w:r w:rsidR="00301D00">
        <w:t xml:space="preserve">. </w:t>
      </w:r>
      <w:r w:rsidR="005A4163">
        <w:t xml:space="preserve">In addition to the </w:t>
      </w:r>
      <w:r w:rsidR="00531CC0">
        <w:t xml:space="preserve">root microbiome data, </w:t>
      </w:r>
      <w:r w:rsidR="00B149DC">
        <w:t>measurements of</w:t>
      </w:r>
      <w:r w:rsidR="00683741">
        <w:t xml:space="preserve"> </w:t>
      </w:r>
      <w:r w:rsidR="00034B64">
        <w:t xml:space="preserve">root colonization by </w:t>
      </w:r>
      <w:r w:rsidR="00034B64">
        <w:lastRenderedPageBreak/>
        <w:t>mycorrhizal fungi</w:t>
      </w:r>
      <w:r w:rsidR="009C2E67">
        <w:t xml:space="preserve"> </w:t>
      </w:r>
      <w:r w:rsidR="00A160F2">
        <w:t xml:space="preserve">were obtained </w:t>
      </w:r>
      <w:r w:rsidR="00E16DA9">
        <w:t xml:space="preserve">by microscopic observation. </w:t>
      </w:r>
      <w:r w:rsidR="002A55B7" w:rsidRPr="00C14CF7">
        <w:t>Because of fundamental differences in hyphal morphology between mycorrhizal types, colonization was quantified as the percentage of root length colonized for arbuscular mycorrhizal fungi and as the percentage of root tips colonized for ectomycorrhizal fungi, respectively</w:t>
      </w:r>
      <w:r w:rsidR="002A55B7">
        <w:rPr>
          <w:rFonts w:eastAsia="ＭＳ Ｐゴシック"/>
          <w:bCs w:val="0"/>
          <w:kern w:val="0"/>
          <w14:ligatures w14:val="none"/>
        </w:rPr>
        <w:fldChar w:fldCharType="begin"/>
      </w:r>
      <w:r w:rsidR="008B1653">
        <w:rPr>
          <w:rFonts w:eastAsia="ＭＳ Ｐゴシック"/>
          <w:bCs w:val="0"/>
          <w:kern w:val="0"/>
          <w14:ligatures w14:val="none"/>
        </w:rPr>
        <w:instrText xml:space="preserve"> ADDIN ZOTERO_ITEM CSL_CITATION {"citationID":"6EzYoOVj","properties":{"formattedCitation":"\\super 36\\nosupersub{}","plainCitation":"36","noteIndex":0},"citationItems":[{"id":804,"uris":["http://zotero.org/users/13996173/items/XC6TJA6I"],"itemData":{"id":804,"type":"article-journal","abstract":"Trees interact with a multitude of microbes through their roots and root symbionts such as mycorrhizal fungi and root endophytes. Here, we explore the role of fungal root symbionts as predictors of the soil and root-associated microbiomes of widespread broad-leaved trees across a European latitudinal gradient. Our results suggest that, alongside factors such as climate, soil, and vegetation properties, root colonization by ectomycorrhizal, arbuscular mycorrhizal, and dark septate endophytic fungi also shapes tree-associated microbiomes. Notably, the structure of root and soil microbiomes across our sites is more strongly and consistently associated with dark septate endophyte colonization than with mycorrhizal colonization and many abiotic factors. Root colonization by dark septate endophytes also has a consistent negative association with the relative abundance and diversity of nutrient cycling genes. Our study not only indicates that root-symbiotic interactions are an important factor structuring soil communities and functions in forest ecosystems, but also that the hitherto less studied dark septate endophytes are likely to be central players in these interactions.","container-title":"Nature Communications","DOI":"10.1038/s41467-023-44172-4","ISSN":"2041-1723","issue":"1","journalAbbreviation":"Nat Commun","language":"en","license":"2024 The Author(s)","note":"publisher: Nature Publishing Group","page":"159","source":"www-nature-com.kyoto-u.idm.oclc.org","title":"Pervasive associations between dark septate endophytic fungi with tree root and soil microbiomes across Europe","URL":"https://www-nature-com.kyoto-u.idm.oclc.org/articles/s41467-023-44172-4","volume":"15","author":[{"family":"Netherway","given":"Tarquin"},{"family":"Bengtsson","given":"Jan"},{"family":"Buegger","given":"Franz"},{"family":"Fritscher","given":"Joachim"},{"family":"Oja","given":"Jane"},{"family":"Pritsch","given":"Karin"},{"family":"Hildebrand","given":"Falk"},{"family":"Krab","given":"Eveline J."},{"family":"Bahram","given":"Mohammad"}],"accessed":{"date-parts":[["2024",7,7]]},"issued":{"date-parts":[["2024",1,2]]}}}],"schema":"https://github.com/citation-style-language/schema/raw/master/csl-citation.json"} </w:instrText>
      </w:r>
      <w:r w:rsidR="002A55B7">
        <w:rPr>
          <w:rFonts w:eastAsia="ＭＳ Ｐゴシック"/>
          <w:bCs w:val="0"/>
          <w:kern w:val="0"/>
          <w14:ligatures w14:val="none"/>
        </w:rPr>
        <w:fldChar w:fldCharType="separate"/>
      </w:r>
      <w:r w:rsidR="002A55B7" w:rsidRPr="00322545">
        <w:rPr>
          <w:kern w:val="0"/>
          <w:vertAlign w:val="superscript"/>
        </w:rPr>
        <w:t>36</w:t>
      </w:r>
      <w:r w:rsidR="002A55B7">
        <w:rPr>
          <w:rFonts w:eastAsia="ＭＳ Ｐゴシック"/>
          <w:bCs w:val="0"/>
          <w:kern w:val="0"/>
          <w14:ligatures w14:val="none"/>
        </w:rPr>
        <w:fldChar w:fldCharType="end"/>
      </w:r>
      <w:r w:rsidR="002A55B7">
        <w:t>.</w:t>
      </w:r>
      <w:r w:rsidR="003552C6">
        <w:t xml:space="preserve"> </w:t>
      </w:r>
      <w:r w:rsidR="00444DAF">
        <w:t>A</w:t>
      </w:r>
      <w:r w:rsidR="00340532">
        <w:t xml:space="preserve">rbuscular mycorrhizal </w:t>
      </w:r>
      <w:r w:rsidR="00444DAF">
        <w:t>colonization rates</w:t>
      </w:r>
      <w:r w:rsidR="00340532">
        <w:t xml:space="preserve"> </w:t>
      </w:r>
      <w:r w:rsidR="00444DAF">
        <w:t>were</w:t>
      </w:r>
      <w:r w:rsidR="003E74EE">
        <w:t xml:space="preserve"> </w:t>
      </w:r>
      <w:r w:rsidR="000A720E">
        <w:t>assessed</w:t>
      </w:r>
      <w:r w:rsidR="001E4571">
        <w:t xml:space="preserve"> for </w:t>
      </w:r>
      <w:r w:rsidR="00867979">
        <w:t>a</w:t>
      </w:r>
      <w:r w:rsidR="007F0EFA">
        <w:t>rbuscular mycorrhizal (</w:t>
      </w:r>
      <w:r w:rsidR="007F0EFA">
        <w:rPr>
          <w:rStyle w:val="af3"/>
          <w:rFonts w:eastAsiaTheme="majorEastAsia"/>
        </w:rPr>
        <w:t>Sorbus</w:t>
      </w:r>
      <w:r w:rsidR="007F0EFA">
        <w:t>) and dual-mycorrhizal (</w:t>
      </w:r>
      <w:r w:rsidR="007F0EFA" w:rsidRPr="00CB746B">
        <w:rPr>
          <w:i/>
          <w:iCs/>
        </w:rPr>
        <w:t>Alnus</w:t>
      </w:r>
      <w:r w:rsidR="007F0EFA">
        <w:t>) plant</w:t>
      </w:r>
      <w:r w:rsidR="00C6143D">
        <w:t>s (</w:t>
      </w:r>
      <w:r w:rsidR="00375161">
        <w:t>219</w:t>
      </w:r>
      <w:r w:rsidR="00C6143D">
        <w:t xml:space="preserve"> </w:t>
      </w:r>
      <w:r w:rsidR="009C041D">
        <w:t>plant</w:t>
      </w:r>
      <w:r w:rsidR="00992F30">
        <w:t xml:space="preserve"> </w:t>
      </w:r>
      <w:r w:rsidR="004222E6">
        <w:t>individuals</w:t>
      </w:r>
      <w:r w:rsidR="00444DAF">
        <w:t xml:space="preserve"> in total</w:t>
      </w:r>
      <w:r w:rsidR="00C6143D">
        <w:t xml:space="preserve">), </w:t>
      </w:r>
      <w:r w:rsidR="00F029FA">
        <w:t xml:space="preserve">whereas </w:t>
      </w:r>
      <w:r w:rsidR="00781C64">
        <w:t xml:space="preserve">ectomycorrhizal </w:t>
      </w:r>
      <w:r w:rsidR="00444DAF">
        <w:t>colonization rates</w:t>
      </w:r>
      <w:r w:rsidR="00781C64">
        <w:t xml:space="preserve"> </w:t>
      </w:r>
      <w:r w:rsidR="00444DAF">
        <w:t>were</w:t>
      </w:r>
      <w:r w:rsidR="001B3610">
        <w:t xml:space="preserve"> </w:t>
      </w:r>
      <w:r w:rsidR="00676DB2">
        <w:t>obtained</w:t>
      </w:r>
      <w:r w:rsidR="000A720E">
        <w:t xml:space="preserve"> for </w:t>
      </w:r>
      <w:r w:rsidR="00676DB2">
        <w:t xml:space="preserve">ectomycorrhizal </w:t>
      </w:r>
      <w:r w:rsidR="000C27F7">
        <w:t>(</w:t>
      </w:r>
      <w:r w:rsidR="000C27F7" w:rsidRPr="000C27F7">
        <w:rPr>
          <w:i/>
          <w:iCs/>
        </w:rPr>
        <w:t>Betula</w:t>
      </w:r>
      <w:r w:rsidR="000C27F7">
        <w:t xml:space="preserve">) </w:t>
      </w:r>
      <w:r w:rsidR="00676DB2">
        <w:t xml:space="preserve">and </w:t>
      </w:r>
      <w:r w:rsidR="000C27F7">
        <w:t>dual-mycorrhizal (</w:t>
      </w:r>
      <w:r w:rsidR="000C27F7" w:rsidRPr="00CB746B">
        <w:rPr>
          <w:i/>
          <w:iCs/>
        </w:rPr>
        <w:t>Alnus</w:t>
      </w:r>
      <w:r w:rsidR="000C27F7">
        <w:t>) plants</w:t>
      </w:r>
      <w:r w:rsidR="00951471">
        <w:t xml:space="preserve"> (</w:t>
      </w:r>
      <w:r w:rsidR="00992F30">
        <w:t>218 plant individuals</w:t>
      </w:r>
      <w:r w:rsidR="00213FCB">
        <w:t xml:space="preserve"> in total</w:t>
      </w:r>
      <w:r w:rsidR="00951471">
        <w:t>)</w:t>
      </w:r>
      <w:r w:rsidR="007F0EFA">
        <w:t>.</w:t>
      </w:r>
      <w:r w:rsidR="00B6238F">
        <w:t xml:space="preserve"> </w:t>
      </w:r>
      <w:r w:rsidR="00971ACD">
        <w:t xml:space="preserve">The </w:t>
      </w:r>
      <w:r w:rsidR="007943BC">
        <w:t xml:space="preserve">European </w:t>
      </w:r>
      <w:r w:rsidR="00971ACD">
        <w:t xml:space="preserve">dataset </w:t>
      </w:r>
      <w:r w:rsidR="007943BC">
        <w:t>enabled</w:t>
      </w:r>
      <w:r w:rsidR="000B5C93">
        <w:t xml:space="preserve"> </w:t>
      </w:r>
      <w:r w:rsidR="004C6258">
        <w:t>statistical</w:t>
      </w:r>
      <w:r w:rsidR="000B5C93">
        <w:t xml:space="preserve"> </w:t>
      </w:r>
      <w:r w:rsidR="004C6258">
        <w:t>evaluation</w:t>
      </w:r>
      <w:r w:rsidR="000B5C93">
        <w:t xml:space="preserve"> of </w:t>
      </w:r>
      <w:r w:rsidR="00CD4F0A">
        <w:t>each fungal or prokaryotic tax</w:t>
      </w:r>
      <w:r w:rsidR="004C6258">
        <w:t>a in relation to</w:t>
      </w:r>
      <w:r w:rsidR="002570FB">
        <w:t xml:space="preserve"> mycorrhizal </w:t>
      </w:r>
      <w:r w:rsidR="00F304E1">
        <w:t xml:space="preserve">symbiosis. </w:t>
      </w:r>
    </w:p>
    <w:p w14:paraId="4240452D" w14:textId="55F41F24" w:rsidR="0099493C" w:rsidRPr="003E74EE" w:rsidRDefault="00630B10" w:rsidP="004836CC">
      <w:pPr>
        <w:tabs>
          <w:tab w:val="left" w:pos="426"/>
        </w:tabs>
        <w:spacing w:before="179"/>
      </w:pPr>
      <w:r>
        <w:rPr>
          <w:rFonts w:eastAsia="ＭＳ Ｐゴシック"/>
          <w:bCs w:val="0"/>
          <w:kern w:val="0"/>
          <w14:ligatures w14:val="none"/>
        </w:rPr>
        <w:tab/>
      </w:r>
      <w:r w:rsidR="00E205F7">
        <w:t>We constructed a series of generalized linear mixed models (GLMMs), using the root colonization rate of either arbuscular or ectomycorrhizal fungi as the response variable and the abundance of each candidate keystone taxon as the main explanatory variable, together with environmental covariates selected based on the original study</w:t>
      </w:r>
      <w:r w:rsidR="0099493C">
        <w:rPr>
          <w:rFonts w:eastAsia="ＭＳ Ｐゴシック"/>
          <w:bCs w:val="0"/>
          <w:kern w:val="0"/>
          <w14:ligatures w14:val="none"/>
        </w:rPr>
        <w:fldChar w:fldCharType="begin"/>
      </w:r>
      <w:r w:rsidR="0099493C">
        <w:rPr>
          <w:rFonts w:eastAsia="ＭＳ Ｐゴシック"/>
          <w:bCs w:val="0"/>
          <w:kern w:val="0"/>
          <w14:ligatures w14:val="none"/>
        </w:rPr>
        <w:instrText xml:space="preserve"> ADDIN ZOTERO_ITEM CSL_CITATION {"citationID":"VWB70F6H","properties":{"formattedCitation":"\\super 36\\nosupersub{}","plainCitation":"36","noteIndex":0},"citationItems":[{"id":804,"uris":["http://zotero.org/users/13996173/items/XC6TJA6I"],"itemData":{"id":804,"type":"article-journal","abstract":"Trees interact with a multitude of microbes through their roots and root symbionts such as mycorrhizal fungi and root endophytes. Here, we explore the role of fungal root symbionts as predictors of the soil and root-associated microbiomes of widespread broad-leaved trees across a European latitudinal gradient. Our results suggest that, alongside factors such as climate, soil, and vegetation properties, root colonization by ectomycorrhizal, arbuscular mycorrhizal, and dark septate endophytic fungi also shapes tree-associated microbiomes. Notably, the structure of root and soil microbiomes across our sites is more strongly and consistently associated with dark septate endophyte colonization than with mycorrhizal colonization and many abiotic factors. Root colonization by dark septate endophytes also has a consistent negative association with the relative abundance and diversity of nutrient cycling genes. Our study not only indicates that root-symbiotic interactions are an important factor structuring soil communities and functions in forest ecosystems, but also that the hitherto less studied dark septate endophytes are likely to be central players in these interactions.","container-title":"Nature Communications","DOI":"10.1038/s41467-023-44172-4","ISSN":"2041-1723","issue":"1","journalAbbreviation":"Nat Commun","language":"en","license":"2024 The Author(s)","note":"publisher: Nature Publishing Group","page":"159","source":"www-nature-com.kyoto-u.idm.oclc.org","title":"Pervasive associations between dark septate endophytic fungi with tree root and soil microbiomes across Europe","URL":"https://www-nature-com.kyoto-u.idm.oclc.org/articles/s41467-023-44172-4","volume":"15","author":[{"family":"Netherway","given":"Tarquin"},{"family":"Bengtsson","given":"Jan"},{"family":"Buegger","given":"Franz"},{"family":"Fritscher","given":"Joachim"},{"family":"Oja","given":"Jane"},{"family":"Pritsch","given":"Karin"},{"family":"Hildebrand","given":"Falk"},{"family":"Krab","given":"Eveline J."},{"family":"Bahram","given":"Mohammad"}],"accessed":{"date-parts":[["2024",7,7]]},"issued":{"date-parts":[["2024",1,2]]}}}],"schema":"https://github.com/citation-style-language/schema/raw/master/csl-citation.json"} </w:instrText>
      </w:r>
      <w:r w:rsidR="0099493C">
        <w:rPr>
          <w:rFonts w:eastAsia="ＭＳ Ｐゴシック"/>
          <w:bCs w:val="0"/>
          <w:kern w:val="0"/>
          <w14:ligatures w14:val="none"/>
        </w:rPr>
        <w:fldChar w:fldCharType="separate"/>
      </w:r>
      <w:r w:rsidR="0099493C" w:rsidRPr="0099493C">
        <w:rPr>
          <w:kern w:val="0"/>
          <w:vertAlign w:val="superscript"/>
        </w:rPr>
        <w:t>36</w:t>
      </w:r>
      <w:r w:rsidR="0099493C">
        <w:rPr>
          <w:rFonts w:eastAsia="ＭＳ Ｐゴシック"/>
          <w:bCs w:val="0"/>
          <w:kern w:val="0"/>
          <w14:ligatures w14:val="none"/>
        </w:rPr>
        <w:fldChar w:fldCharType="end"/>
      </w:r>
      <w:r w:rsidR="00D71CA1">
        <w:rPr>
          <w:rFonts w:eastAsia="ＭＳ Ｐゴシック"/>
          <w:bCs w:val="0"/>
          <w:kern w:val="0"/>
          <w14:ligatures w14:val="none"/>
        </w:rPr>
        <w:t xml:space="preserve">. </w:t>
      </w:r>
      <w:r w:rsidR="00E205F7">
        <w:t xml:space="preserve">Specifically, </w:t>
      </w:r>
      <w:r w:rsidR="00037269">
        <w:t xml:space="preserve">models </w:t>
      </w:r>
      <w:r w:rsidR="00E205F7">
        <w:t>for arbuscular mycorrhizal colonization</w:t>
      </w:r>
      <w:r w:rsidR="001A3DF6">
        <w:t xml:space="preserve"> employed a</w:t>
      </w:r>
      <w:r w:rsidR="00037269">
        <w:t xml:space="preserve"> </w:t>
      </w:r>
      <w:r w:rsidR="000C29F0">
        <w:t>logit link</w:t>
      </w:r>
      <w:r w:rsidR="00037269">
        <w:t>-</w:t>
      </w:r>
      <w:r w:rsidR="000C29F0">
        <w:t>function with binomial errors</w:t>
      </w:r>
      <w:r w:rsidR="001A3DF6">
        <w:t xml:space="preserve"> and</w:t>
      </w:r>
      <w:r w:rsidR="00E205F7">
        <w:t xml:space="preserve"> included soil pH as an additional fixed effect and site as a random effect. For ectomycorrhizal colonization, gravimetric soil moisture was included instead of soil pH, with site again treated as a random effect. </w:t>
      </w:r>
      <w:r w:rsidR="00E205F7" w:rsidRPr="00E205F7">
        <w:rPr>
          <w:rFonts w:eastAsia="ＭＳ Ｐゴシック"/>
          <w:bCs w:val="0"/>
          <w:i/>
          <w:iCs/>
          <w:kern w:val="0"/>
          <w14:ligatures w14:val="none"/>
        </w:rPr>
        <w:t>P</w:t>
      </w:r>
      <w:r w:rsidR="00E205F7">
        <w:rPr>
          <w:rFonts w:eastAsia="ＭＳ Ｐゴシック"/>
          <w:bCs w:val="0"/>
          <w:kern w:val="0"/>
          <w14:ligatures w14:val="none"/>
        </w:rPr>
        <w:t xml:space="preserve">-values </w:t>
      </w:r>
      <w:r>
        <w:t>for the abundance terms of the candidate keystone taxa</w:t>
      </w:r>
      <w:r w:rsidR="00E205F7">
        <w:rPr>
          <w:rFonts w:eastAsia="ＭＳ Ｐゴシック"/>
          <w:bCs w:val="0"/>
          <w:kern w:val="0"/>
          <w14:ligatures w14:val="none"/>
        </w:rPr>
        <w:t xml:space="preserve"> in the two colonization rates </w:t>
      </w:r>
      <w:r w:rsidR="00E205F7" w:rsidRPr="00790D6D">
        <w:rPr>
          <w:bCs w:val="0"/>
          <w:color w:val="000000" w:themeColor="text1"/>
          <w:szCs w:val="24"/>
        </w:rPr>
        <w:t>were separately corrected for multiple testing using the Benjamini–Hochberg method</w:t>
      </w:r>
      <w:r w:rsidR="00E205F7" w:rsidRPr="00790D6D">
        <w:rPr>
          <w:bCs w:val="0"/>
          <w:color w:val="000000" w:themeColor="text1"/>
          <w:szCs w:val="24"/>
        </w:rPr>
        <w:fldChar w:fldCharType="begin"/>
      </w:r>
      <w:r w:rsidR="00322F35">
        <w:rPr>
          <w:bCs w:val="0"/>
          <w:color w:val="000000" w:themeColor="text1"/>
          <w:szCs w:val="24"/>
        </w:rPr>
        <w:instrText xml:space="preserve"> ADDIN ZOTERO_ITEM CSL_CITATION {"citationID":"RSTrqIWg","properties":{"formattedCitation":"\\super 79\\nosupersub{}","plainCitation":"79","noteIndex":0},"citationItems":[{"id":1774,"uris":["http://zotero.org/users/13996173/items/RXX7NC4S"],"itemData":{"id":1774,"type":"article-journal","abstract":"The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(Methodological)","DOI":"10.1111/j.2517-6161.1995.tb02031.x","ISSN":"2517-6161","issue":"1","language":"en","license":"© 1995 Royal Statistical Society","note":"_eprint: https://onlinelibrary.wiley.com/doi/pdf/10.1111/j.2517-6161.1995.tb02031.x","page":"289-300","source":"Wiley Online Library","title":"Controlling the False Discovery Rate: A Practical and Powerful Approach to Multiple Testing","title-short":"Controlling the False Discovery Rate","URL":"https://onlinelibrary.wiley.com/doi/abs/10.1111/j.2517-6161.1995.tb02031.x","volume":"57","author":[{"family":"Benjamini","given":"Yoav"},{"family":"Hochberg","given":"Yosef"}],"accessed":{"date-parts":[["2025",2,5]]},"issued":{"date-parts":[["1995"]]}}}],"schema":"https://github.com/citation-style-language/schema/raw/master/csl-citation.json"} </w:instrText>
      </w:r>
      <w:r w:rsidR="00E205F7" w:rsidRPr="00790D6D">
        <w:rPr>
          <w:bCs w:val="0"/>
          <w:color w:val="000000" w:themeColor="text1"/>
          <w:szCs w:val="24"/>
        </w:rPr>
        <w:fldChar w:fldCharType="separate"/>
      </w:r>
      <w:r w:rsidR="00322F35" w:rsidRPr="00322F35">
        <w:rPr>
          <w:color w:val="000000"/>
          <w:kern w:val="0"/>
          <w:vertAlign w:val="superscript"/>
        </w:rPr>
        <w:t>79</w:t>
      </w:r>
      <w:r w:rsidR="00E205F7" w:rsidRPr="00790D6D">
        <w:rPr>
          <w:bCs w:val="0"/>
          <w:color w:val="000000" w:themeColor="text1"/>
          <w:szCs w:val="24"/>
        </w:rPr>
        <w:fldChar w:fldCharType="end"/>
      </w:r>
      <w:r w:rsidR="00E205F7" w:rsidRPr="00790D6D">
        <w:rPr>
          <w:bCs w:val="0"/>
          <w:color w:val="000000" w:themeColor="text1"/>
          <w:szCs w:val="24"/>
        </w:rPr>
        <w:t>.</w:t>
      </w:r>
      <w:r w:rsidR="004A200F">
        <w:rPr>
          <w:bCs w:val="0"/>
          <w:color w:val="000000" w:themeColor="text1"/>
          <w:szCs w:val="24"/>
        </w:rPr>
        <w:t xml:space="preserve"> </w:t>
      </w:r>
    </w:p>
    <w:p w14:paraId="1ABCAF14" w14:textId="77777777" w:rsidR="00FA4916" w:rsidRPr="00405E58" w:rsidRDefault="00FA4916" w:rsidP="00E20869">
      <w:pPr>
        <w:tabs>
          <w:tab w:val="left" w:pos="426"/>
          <w:tab w:val="left" w:pos="567"/>
        </w:tabs>
        <w:spacing w:beforeLines="70" w:before="250"/>
        <w:rPr>
          <w:b/>
          <w:bCs w:val="0"/>
          <w:szCs w:val="24"/>
        </w:rPr>
      </w:pPr>
    </w:p>
    <w:p w14:paraId="5FE1279B" w14:textId="3AC3633E" w:rsidR="00D06032" w:rsidRPr="00790D6D" w:rsidRDefault="006310F2" w:rsidP="0072095E">
      <w:pPr>
        <w:tabs>
          <w:tab w:val="left" w:pos="426"/>
          <w:tab w:val="left" w:pos="567"/>
        </w:tabs>
        <w:spacing w:beforeLines="70" w:before="250"/>
        <w:rPr>
          <w:bCs w:val="0"/>
          <w:color w:val="000000" w:themeColor="text1"/>
          <w:szCs w:val="24"/>
        </w:rPr>
      </w:pPr>
      <w:r w:rsidRPr="00790D6D">
        <w:rPr>
          <w:b/>
          <w:bCs w:val="0"/>
          <w:color w:val="000000" w:themeColor="text1"/>
          <w:szCs w:val="24"/>
        </w:rPr>
        <w:t xml:space="preserve">Data </w:t>
      </w:r>
      <w:r w:rsidR="00D06032" w:rsidRPr="00790D6D">
        <w:rPr>
          <w:b/>
          <w:bCs w:val="0"/>
          <w:color w:val="000000" w:themeColor="text1"/>
          <w:szCs w:val="24"/>
        </w:rPr>
        <w:t>Availability</w:t>
      </w:r>
      <w:r w:rsidRPr="00790D6D">
        <w:rPr>
          <w:b/>
          <w:bCs w:val="0"/>
          <w:color w:val="000000" w:themeColor="text1"/>
          <w:szCs w:val="24"/>
        </w:rPr>
        <w:t>.</w:t>
      </w:r>
      <w:r w:rsidR="00387A2B" w:rsidRPr="00790D6D">
        <w:rPr>
          <w:b/>
          <w:bCs w:val="0"/>
          <w:color w:val="000000" w:themeColor="text1"/>
          <w:szCs w:val="24"/>
        </w:rPr>
        <w:t xml:space="preserve"> </w:t>
      </w:r>
      <w:r w:rsidR="0072095E">
        <w:t>DNA sequence data have been deposited in the DNA Data Bank of Japan under accession numbers PRJDB17520 and PRJDB37499 and will be released upon publication. Source data are provided with this paper.</w:t>
      </w:r>
    </w:p>
    <w:p w14:paraId="2278DCBB" w14:textId="309B2E6B" w:rsidR="006310F2" w:rsidRPr="00790D6D" w:rsidRDefault="006310F2" w:rsidP="00E20869">
      <w:pPr>
        <w:tabs>
          <w:tab w:val="left" w:pos="426"/>
          <w:tab w:val="left" w:pos="567"/>
        </w:tabs>
        <w:spacing w:beforeLines="70" w:before="250"/>
        <w:rPr>
          <w:bCs w:val="0"/>
          <w:szCs w:val="24"/>
        </w:rPr>
      </w:pPr>
      <w:r w:rsidRPr="00790D6D">
        <w:rPr>
          <w:b/>
          <w:bCs w:val="0"/>
          <w:color w:val="000000" w:themeColor="text1"/>
          <w:szCs w:val="24"/>
        </w:rPr>
        <w:t xml:space="preserve">Code Availability. </w:t>
      </w:r>
      <w:r w:rsidRPr="00405E58">
        <w:rPr>
          <w:bCs w:val="0"/>
          <w:szCs w:val="24"/>
        </w:rPr>
        <w:t>The computer codes are available from the GitHub repository (</w:t>
      </w:r>
      <w:hyperlink r:id="rId11" w:history="1">
        <w:r w:rsidRPr="00453AE3">
          <w:rPr>
            <w:rStyle w:val="af6"/>
            <w:bCs w:val="0"/>
            <w:szCs w:val="24"/>
          </w:rPr>
          <w:t>https://github.com/ngchngch/Assembly_landscape_of_the_forest_root_microbiome</w:t>
        </w:r>
      </w:hyperlink>
      <w:r w:rsidRPr="00405E58">
        <w:rPr>
          <w:bCs w:val="0"/>
          <w:szCs w:val="24"/>
        </w:rPr>
        <w:t>).</w:t>
      </w:r>
    </w:p>
    <w:p w14:paraId="2C860DFA" w14:textId="590574CC" w:rsidR="00D06032" w:rsidRPr="00405E58" w:rsidRDefault="00D06032" w:rsidP="00E20869">
      <w:pPr>
        <w:tabs>
          <w:tab w:val="left" w:pos="426"/>
          <w:tab w:val="left" w:pos="567"/>
        </w:tabs>
        <w:spacing w:beforeLines="70" w:before="250"/>
        <w:rPr>
          <w:b/>
          <w:bCs w:val="0"/>
          <w:szCs w:val="24"/>
        </w:rPr>
      </w:pPr>
      <w:r w:rsidRPr="00405E58">
        <w:rPr>
          <w:b/>
          <w:bCs w:val="0"/>
          <w:szCs w:val="24"/>
        </w:rPr>
        <w:t>Competing interests</w:t>
      </w:r>
      <w:r w:rsidR="009437F5" w:rsidRPr="00405E58">
        <w:rPr>
          <w:b/>
          <w:bCs w:val="0"/>
          <w:szCs w:val="24"/>
        </w:rPr>
        <w:t xml:space="preserve">. </w:t>
      </w:r>
      <w:r w:rsidR="009437F5" w:rsidRPr="00405E58">
        <w:t xml:space="preserve">HT is the founder and director of Sunlit Seedlings Ltd. Other authors declare no competing interests. </w:t>
      </w:r>
    </w:p>
    <w:p w14:paraId="10385755" w14:textId="1F9C1CE8" w:rsidR="00D06032" w:rsidRPr="00405E58" w:rsidRDefault="00D06032" w:rsidP="00E20869">
      <w:pPr>
        <w:tabs>
          <w:tab w:val="left" w:pos="426"/>
          <w:tab w:val="left" w:pos="567"/>
        </w:tabs>
        <w:spacing w:beforeLines="70" w:before="250"/>
        <w:rPr>
          <w:szCs w:val="24"/>
        </w:rPr>
      </w:pPr>
      <w:r w:rsidRPr="00405E58">
        <w:rPr>
          <w:b/>
          <w:bCs w:val="0"/>
          <w:szCs w:val="24"/>
        </w:rPr>
        <w:t>Funding</w:t>
      </w:r>
      <w:r w:rsidR="009437F5" w:rsidRPr="00405E58">
        <w:rPr>
          <w:b/>
          <w:bCs w:val="0"/>
          <w:szCs w:val="24"/>
        </w:rPr>
        <w:t xml:space="preserve">. </w:t>
      </w:r>
      <w:r w:rsidRPr="00405E58">
        <w:rPr>
          <w:bCs w:val="0"/>
          <w:szCs w:val="24"/>
        </w:rPr>
        <w:t xml:space="preserve">This work was financially supported by JST FOREST </w:t>
      </w:r>
      <w:r w:rsidR="00886275" w:rsidRPr="00405E58">
        <w:rPr>
          <w:bCs w:val="0"/>
          <w:szCs w:val="24"/>
        </w:rPr>
        <w:t>(</w:t>
      </w:r>
      <w:r w:rsidRPr="00405E58">
        <w:rPr>
          <w:bCs w:val="0"/>
          <w:szCs w:val="24"/>
        </w:rPr>
        <w:t xml:space="preserve">JPMJFR2048), Human Frontier Science Program </w:t>
      </w:r>
      <w:r w:rsidR="00886275" w:rsidRPr="00405E58">
        <w:rPr>
          <w:bCs w:val="0"/>
          <w:szCs w:val="24"/>
        </w:rPr>
        <w:t>(</w:t>
      </w:r>
      <w:r w:rsidRPr="00405E58">
        <w:rPr>
          <w:bCs w:val="0"/>
          <w:szCs w:val="24"/>
        </w:rPr>
        <w:t>RGP0029/2019</w:t>
      </w:r>
      <w:r w:rsidR="00886275" w:rsidRPr="00405E58">
        <w:rPr>
          <w:bCs w:val="0"/>
          <w:szCs w:val="24"/>
        </w:rPr>
        <w:t>)</w:t>
      </w:r>
      <w:r w:rsidRPr="00405E58">
        <w:rPr>
          <w:bCs w:val="0"/>
          <w:szCs w:val="24"/>
        </w:rPr>
        <w:t xml:space="preserve">, and JST CREST </w:t>
      </w:r>
      <w:r w:rsidR="00886275" w:rsidRPr="00405E58">
        <w:rPr>
          <w:bCs w:val="0"/>
          <w:szCs w:val="24"/>
        </w:rPr>
        <w:t>(</w:t>
      </w:r>
      <w:r w:rsidRPr="00405E58">
        <w:rPr>
          <w:bCs w:val="0"/>
          <w:szCs w:val="24"/>
        </w:rPr>
        <w:t xml:space="preserve">JPMJCR23N5) to H.T. as well as by JSPS Research Fellowships for Young Scientists </w:t>
      </w:r>
      <w:r w:rsidR="00886275" w:rsidRPr="00405E58">
        <w:rPr>
          <w:bCs w:val="0"/>
          <w:szCs w:val="24"/>
        </w:rPr>
        <w:t>(</w:t>
      </w:r>
      <w:r w:rsidRPr="00405E58">
        <w:rPr>
          <w:bCs w:val="0"/>
          <w:szCs w:val="24"/>
        </w:rPr>
        <w:t>JP23KJ1380) to M.N</w:t>
      </w:r>
      <w:r w:rsidR="005003B2" w:rsidRPr="00405E58">
        <w:rPr>
          <w:bCs w:val="0"/>
          <w:szCs w:val="24"/>
        </w:rPr>
        <w:t xml:space="preserve"> and </w:t>
      </w:r>
      <w:r w:rsidR="005003B2" w:rsidRPr="00405E58">
        <w:rPr>
          <w:szCs w:val="24"/>
        </w:rPr>
        <w:t>JSPS KAKENHI (25K02036, 24K03127, 23K26933) to K.S.</w:t>
      </w:r>
    </w:p>
    <w:p w14:paraId="42E28948" w14:textId="52629127" w:rsidR="00D06032" w:rsidRPr="00405E58" w:rsidRDefault="00D06032" w:rsidP="00E20869">
      <w:pPr>
        <w:tabs>
          <w:tab w:val="left" w:pos="426"/>
          <w:tab w:val="left" w:pos="567"/>
        </w:tabs>
        <w:spacing w:beforeLines="70" w:before="250"/>
        <w:rPr>
          <w:b/>
          <w:bCs w:val="0"/>
          <w:szCs w:val="24"/>
        </w:rPr>
      </w:pPr>
      <w:r w:rsidRPr="00405E58">
        <w:rPr>
          <w:b/>
          <w:bCs w:val="0"/>
          <w:szCs w:val="24"/>
        </w:rPr>
        <w:t>Auth</w:t>
      </w:r>
      <w:r w:rsidR="008A2CD6" w:rsidRPr="00405E58">
        <w:rPr>
          <w:b/>
          <w:bCs w:val="0"/>
          <w:szCs w:val="24"/>
        </w:rPr>
        <w:t>o</w:t>
      </w:r>
      <w:r w:rsidRPr="00405E58">
        <w:rPr>
          <w:b/>
          <w:bCs w:val="0"/>
          <w:szCs w:val="24"/>
        </w:rPr>
        <w:t>rs’ contributions</w:t>
      </w:r>
      <w:r w:rsidR="005616BA" w:rsidRPr="00405E58">
        <w:rPr>
          <w:b/>
          <w:bCs w:val="0"/>
          <w:szCs w:val="24"/>
        </w:rPr>
        <w:t xml:space="preserve">. </w:t>
      </w:r>
      <w:r w:rsidRPr="00405E58">
        <w:rPr>
          <w:bCs w:val="0"/>
          <w:szCs w:val="24"/>
        </w:rPr>
        <w:t>MN</w:t>
      </w:r>
      <w:r w:rsidR="009449CB" w:rsidRPr="00405E58">
        <w:rPr>
          <w:bCs w:val="0"/>
          <w:szCs w:val="24"/>
        </w:rPr>
        <w:t xml:space="preserve">, KS, and </w:t>
      </w:r>
      <w:r w:rsidRPr="00405E58">
        <w:rPr>
          <w:bCs w:val="0"/>
          <w:szCs w:val="24"/>
        </w:rPr>
        <w:t xml:space="preserve">HT designed the </w:t>
      </w:r>
      <w:r w:rsidR="00CD4A07" w:rsidRPr="00405E58">
        <w:rPr>
          <w:bCs w:val="0"/>
          <w:szCs w:val="24"/>
        </w:rPr>
        <w:t xml:space="preserve">work. MN and HT </w:t>
      </w:r>
      <w:r w:rsidR="009449CB" w:rsidRPr="00405E58">
        <w:rPr>
          <w:bCs w:val="0"/>
          <w:szCs w:val="24"/>
        </w:rPr>
        <w:t>conducted</w:t>
      </w:r>
      <w:r w:rsidR="00CD4A07" w:rsidRPr="00405E58">
        <w:rPr>
          <w:bCs w:val="0"/>
          <w:szCs w:val="24"/>
        </w:rPr>
        <w:t xml:space="preserve"> fieldwork. </w:t>
      </w:r>
      <w:r w:rsidR="009449CB" w:rsidRPr="00405E58">
        <w:rPr>
          <w:bCs w:val="0"/>
          <w:szCs w:val="24"/>
        </w:rPr>
        <w:lastRenderedPageBreak/>
        <w:t>MN performed the molecular experiments</w:t>
      </w:r>
      <w:r w:rsidR="00D4269D" w:rsidRPr="00405E58">
        <w:rPr>
          <w:bCs w:val="0"/>
          <w:szCs w:val="24"/>
        </w:rPr>
        <w:t>. MN</w:t>
      </w:r>
      <w:r w:rsidR="00925032" w:rsidRPr="00405E58">
        <w:rPr>
          <w:bCs w:val="0"/>
          <w:szCs w:val="24"/>
        </w:rPr>
        <w:t xml:space="preserve"> </w:t>
      </w:r>
      <w:r w:rsidRPr="00405E58">
        <w:rPr>
          <w:bCs w:val="0"/>
          <w:szCs w:val="24"/>
        </w:rPr>
        <w:t>analyzed the data</w:t>
      </w:r>
      <w:r w:rsidR="009449CB" w:rsidRPr="00405E58">
        <w:rPr>
          <w:bCs w:val="0"/>
          <w:szCs w:val="24"/>
        </w:rPr>
        <w:t xml:space="preserve">. </w:t>
      </w:r>
      <w:r w:rsidR="00925032" w:rsidRPr="00405E58">
        <w:rPr>
          <w:bCs w:val="0"/>
          <w:szCs w:val="24"/>
        </w:rPr>
        <w:t xml:space="preserve">MN and HT </w:t>
      </w:r>
      <w:r w:rsidRPr="00405E58">
        <w:rPr>
          <w:bCs w:val="0"/>
          <w:szCs w:val="24"/>
        </w:rPr>
        <w:t>wrote the manuscript</w:t>
      </w:r>
      <w:r w:rsidR="00925032" w:rsidRPr="00405E58">
        <w:rPr>
          <w:bCs w:val="0"/>
          <w:szCs w:val="24"/>
        </w:rPr>
        <w:t xml:space="preserve"> with KS and HF. </w:t>
      </w:r>
      <w:r w:rsidR="005003B2" w:rsidRPr="00405E58">
        <w:rPr>
          <w:bCs w:val="0"/>
          <w:szCs w:val="24"/>
        </w:rPr>
        <w:t>Computation time was provided by the SuperComputer System,</w:t>
      </w:r>
      <w:r w:rsidR="005003B2" w:rsidRPr="00405E58">
        <w:rPr>
          <w:rFonts w:ascii="ＭＳ 明朝" w:eastAsia="ＭＳ 明朝" w:hAnsi="ＭＳ 明朝" w:cs="ＭＳ 明朝"/>
          <w:bCs w:val="0"/>
          <w:szCs w:val="24"/>
        </w:rPr>
        <w:t xml:space="preserve"> </w:t>
      </w:r>
      <w:r w:rsidR="005003B2" w:rsidRPr="00405E58">
        <w:rPr>
          <w:bCs w:val="0"/>
          <w:szCs w:val="24"/>
        </w:rPr>
        <w:t>Institute for Chemical Research, Kyoto University.</w:t>
      </w:r>
    </w:p>
    <w:p w14:paraId="70931E12" w14:textId="7238C26C" w:rsidR="00D06032" w:rsidRPr="00405E58" w:rsidRDefault="00D06032" w:rsidP="00E20869">
      <w:pPr>
        <w:tabs>
          <w:tab w:val="left" w:pos="426"/>
          <w:tab w:val="left" w:pos="567"/>
        </w:tabs>
        <w:spacing w:beforeLines="70" w:before="250"/>
        <w:rPr>
          <w:b/>
          <w:bCs w:val="0"/>
          <w:szCs w:val="24"/>
        </w:rPr>
      </w:pPr>
      <w:r w:rsidRPr="00405E58">
        <w:rPr>
          <w:b/>
          <w:bCs w:val="0"/>
          <w:szCs w:val="24"/>
        </w:rPr>
        <w:t>Acknowledgments</w:t>
      </w:r>
      <w:r w:rsidR="000553E3" w:rsidRPr="00405E58">
        <w:rPr>
          <w:b/>
          <w:bCs w:val="0"/>
          <w:szCs w:val="24"/>
        </w:rPr>
        <w:t xml:space="preserve">. </w:t>
      </w:r>
      <w:r w:rsidRPr="00405E58">
        <w:rPr>
          <w:bCs w:val="0"/>
          <w:szCs w:val="24"/>
        </w:rPr>
        <w:t xml:space="preserve">We thank Tanaka Kenta for his advice on fieldwork and reviewers for their helpful comments. We are also grateful to Sugadaira Research Station, Mountain Science Center, University of Tsukuba for the permission of the fieldwork. </w:t>
      </w:r>
    </w:p>
    <w:p w14:paraId="56F592AC" w14:textId="77777777" w:rsidR="00D06032" w:rsidRPr="00405E58" w:rsidRDefault="00D06032" w:rsidP="00E20869">
      <w:pPr>
        <w:tabs>
          <w:tab w:val="left" w:pos="426"/>
          <w:tab w:val="left" w:pos="567"/>
        </w:tabs>
        <w:spacing w:beforeLines="70" w:before="250"/>
        <w:rPr>
          <w:b/>
          <w:bCs w:val="0"/>
          <w:szCs w:val="24"/>
        </w:rPr>
      </w:pPr>
    </w:p>
    <w:p w14:paraId="2608AD2C" w14:textId="1FDA7186" w:rsidR="00D06032" w:rsidRPr="00405E58" w:rsidRDefault="00D06032" w:rsidP="00E20869">
      <w:pPr>
        <w:tabs>
          <w:tab w:val="left" w:pos="426"/>
          <w:tab w:val="left" w:pos="567"/>
        </w:tabs>
        <w:spacing w:beforeLines="70" w:before="250"/>
        <w:rPr>
          <w:szCs w:val="24"/>
        </w:rPr>
      </w:pPr>
      <w:r w:rsidRPr="00405E58">
        <w:rPr>
          <w:szCs w:val="24"/>
        </w:rPr>
        <w:t>ORCID</w:t>
      </w:r>
      <w:r w:rsidR="00D82660" w:rsidRPr="00405E58">
        <w:rPr>
          <w:szCs w:val="24"/>
        </w:rPr>
        <w:t>:</w:t>
      </w:r>
    </w:p>
    <w:p w14:paraId="35E83EE9" w14:textId="63258E46" w:rsidR="00D06032" w:rsidRPr="00405E58" w:rsidRDefault="00D06032" w:rsidP="00385FE0">
      <w:pPr>
        <w:tabs>
          <w:tab w:val="left" w:pos="567"/>
          <w:tab w:val="left" w:pos="2268"/>
        </w:tabs>
        <w:spacing w:beforeLines="70" w:before="250"/>
        <w:ind w:leftChars="100" w:left="240"/>
        <w:rPr>
          <w:b/>
          <w:bCs w:val="0"/>
          <w:szCs w:val="24"/>
        </w:rPr>
      </w:pPr>
      <w:r w:rsidRPr="00405E58">
        <w:rPr>
          <w:bCs w:val="0"/>
          <w:szCs w:val="24"/>
        </w:rPr>
        <w:t>Mikihito Noguchi</w:t>
      </w:r>
      <w:r w:rsidR="003C013C" w:rsidRPr="00405E58">
        <w:rPr>
          <w:bCs w:val="0"/>
          <w:szCs w:val="24"/>
        </w:rPr>
        <w:tab/>
      </w:r>
      <w:r w:rsidRPr="00405E58">
        <w:rPr>
          <w:bCs w:val="0"/>
          <w:szCs w:val="24"/>
        </w:rPr>
        <w:t>https://orcid.org/0009-0003-5732-994X</w:t>
      </w:r>
    </w:p>
    <w:p w14:paraId="29C246E4" w14:textId="71D6334F" w:rsidR="00D06032" w:rsidRPr="00405E58" w:rsidRDefault="00D06032" w:rsidP="00385FE0">
      <w:pPr>
        <w:tabs>
          <w:tab w:val="left" w:pos="567"/>
          <w:tab w:val="left" w:pos="2268"/>
        </w:tabs>
        <w:spacing w:beforeLines="70" w:before="250"/>
        <w:ind w:leftChars="100" w:left="240"/>
        <w:rPr>
          <w:b/>
          <w:bCs w:val="0"/>
          <w:szCs w:val="24"/>
        </w:rPr>
      </w:pPr>
      <w:r w:rsidRPr="00405E58">
        <w:rPr>
          <w:bCs w:val="0"/>
          <w:szCs w:val="24"/>
        </w:rPr>
        <w:t>Hirokazu Toju</w:t>
      </w:r>
      <w:r w:rsidR="003C013C" w:rsidRPr="00405E58">
        <w:rPr>
          <w:bCs w:val="0"/>
          <w:szCs w:val="24"/>
        </w:rPr>
        <w:tab/>
      </w:r>
      <w:r w:rsidRPr="00405E58">
        <w:rPr>
          <w:bCs w:val="0"/>
          <w:szCs w:val="24"/>
        </w:rPr>
        <w:t>https://orcid.org/0000-0002-3362-3285</w:t>
      </w:r>
    </w:p>
    <w:p w14:paraId="16A1D8B5" w14:textId="77777777" w:rsidR="005509D4" w:rsidRPr="00405E58" w:rsidRDefault="005509D4" w:rsidP="00E20869">
      <w:pPr>
        <w:tabs>
          <w:tab w:val="left" w:pos="426"/>
          <w:tab w:val="left" w:pos="567"/>
        </w:tabs>
        <w:autoSpaceDE w:val="0"/>
        <w:autoSpaceDN w:val="0"/>
        <w:spacing w:beforeLines="70" w:before="250"/>
      </w:pPr>
    </w:p>
    <w:p w14:paraId="5CF47780" w14:textId="7B738C80" w:rsidR="00C66927" w:rsidRDefault="005509D4" w:rsidP="00C66927">
      <w:pPr>
        <w:tabs>
          <w:tab w:val="left" w:pos="426"/>
          <w:tab w:val="left" w:pos="567"/>
        </w:tabs>
        <w:spacing w:beforeLines="70" w:before="250"/>
        <w:rPr>
          <w:b/>
          <w:bCs w:val="0"/>
          <w:sz w:val="28"/>
          <w:szCs w:val="28"/>
        </w:rPr>
      </w:pPr>
      <w:r w:rsidRPr="00405E58">
        <w:rPr>
          <w:b/>
          <w:bCs w:val="0"/>
          <w:sz w:val="28"/>
          <w:szCs w:val="28"/>
        </w:rPr>
        <w:t>Reference</w:t>
      </w:r>
      <w:r w:rsidR="00851051" w:rsidRPr="00405E58">
        <w:rPr>
          <w:b/>
          <w:bCs w:val="0"/>
          <w:sz w:val="28"/>
          <w:szCs w:val="28"/>
        </w:rPr>
        <w:t>s</w:t>
      </w:r>
    </w:p>
    <w:p w14:paraId="774BF730" w14:textId="3677BEE3" w:rsidR="00C66927" w:rsidRPr="00652853" w:rsidRDefault="00EE05E1" w:rsidP="00C66927">
      <w:pPr>
        <w:tabs>
          <w:tab w:val="left" w:pos="426"/>
          <w:tab w:val="left" w:pos="567"/>
        </w:tabs>
        <w:spacing w:beforeLines="70" w:before="250"/>
        <w:rPr>
          <w:kern w:val="0"/>
        </w:rPr>
      </w:pPr>
      <w:r>
        <w:rPr>
          <w:kern w:val="0"/>
        </w:rPr>
        <w:t xml:space="preserve"> </w:t>
      </w:r>
      <w:r w:rsidR="00C66927" w:rsidRPr="00405E58">
        <w:rPr>
          <w:kern w:val="0"/>
        </w:rPr>
        <w:br w:type="page"/>
      </w:r>
      <w:r w:rsidR="00C66927" w:rsidRPr="00405E58">
        <w:rPr>
          <w:b/>
          <w:bCs w:val="0"/>
          <w:sz w:val="28"/>
          <w:szCs w:val="28"/>
        </w:rPr>
        <w:lastRenderedPageBreak/>
        <w:t>Figure legends</w:t>
      </w:r>
    </w:p>
    <w:p w14:paraId="3856EF57" w14:textId="77777777" w:rsidR="00C66927" w:rsidRPr="00405E58" w:rsidRDefault="00C66927" w:rsidP="00C66927">
      <w:pPr>
        <w:tabs>
          <w:tab w:val="left" w:pos="426"/>
          <w:tab w:val="left" w:pos="567"/>
        </w:tabs>
        <w:spacing w:beforeLines="70" w:before="250"/>
        <w:rPr>
          <w:b/>
          <w:bCs w:val="0"/>
        </w:rPr>
      </w:pPr>
    </w:p>
    <w:p w14:paraId="5C3FDE06" w14:textId="586F06DB" w:rsidR="000D7315" w:rsidRDefault="00C66927" w:rsidP="00C66927">
      <w:pPr>
        <w:widowControl/>
        <w:spacing w:beforeLines="0" w:before="100" w:beforeAutospacing="1" w:after="100" w:afterAutospacing="1" w:line="240" w:lineRule="auto"/>
        <w:outlineLvl w:val="2"/>
        <w:rPr>
          <w:rFonts w:eastAsia="ＭＳ Ｐゴシック"/>
          <w:color w:val="000000" w:themeColor="text1"/>
          <w:kern w:val="0"/>
          <w:szCs w:val="24"/>
          <w14:ligatures w14:val="none"/>
        </w:rPr>
      </w:pPr>
      <w:r w:rsidRPr="00405E58">
        <w:rPr>
          <w:rFonts w:eastAsia="ＭＳ Ｐゴシック"/>
          <w:b/>
          <w:kern w:val="0"/>
          <w:szCs w:val="24"/>
          <w14:ligatures w14:val="none"/>
        </w:rPr>
        <w:t>Fig. 1 | Landscape representation of community assembly.</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a</w:t>
      </w:r>
      <w:r w:rsidRPr="00405E58">
        <w:rPr>
          <w:rFonts w:eastAsia="ＭＳ Ｐゴシック"/>
          <w:bCs w:val="0"/>
          <w:kern w:val="0"/>
          <w:szCs w:val="24"/>
          <w14:ligatures w14:val="none"/>
        </w:rPr>
        <w:t>)</w:t>
      </w:r>
      <w:r w:rsidRPr="00405E58">
        <w:rPr>
          <w:rFonts w:eastAsiaTheme="minorEastAsia"/>
          <w:b/>
          <w:szCs w:val="24"/>
        </w:rPr>
        <w:t xml:space="preserve"> </w:t>
      </w:r>
      <w:r w:rsidRPr="00405E58">
        <w:rPr>
          <w:rFonts w:eastAsiaTheme="minorEastAsia"/>
          <w:szCs w:val="24"/>
        </w:rPr>
        <w:t>Stability landscape concept and empirically reconstructed assembly landscapes</w:t>
      </w:r>
      <w:r w:rsidRPr="00405E58">
        <w:rPr>
          <w:rFonts w:eastAsia="ＭＳ Ｐゴシック"/>
          <w:bCs w:val="0"/>
          <w:kern w:val="0"/>
          <w:szCs w:val="24"/>
          <w14:ligatures w14:val="none"/>
        </w:rPr>
        <w:t xml:space="preserve">. </w:t>
      </w:r>
      <w:r w:rsidRPr="00405E58">
        <w:rPr>
          <w:rFonts w:eastAsiaTheme="minorEastAsia"/>
          <w:bCs w:val="0"/>
          <w:szCs w:val="24"/>
        </w:rPr>
        <w:t xml:space="preserve">The stability landscape concept illustrates the relationship between community structure and stability (left), whereas assembly landscapes, inferred from empirical data, describe the statistical relationship between community states and their probabilities of observation (right). Both convergence toward true attractors and </w:t>
      </w:r>
      <w:r w:rsidR="007C3F8D">
        <w:t xml:space="preserve">prolonged transients that can arise near so-called </w:t>
      </w:r>
      <w:r w:rsidR="004F5FCC">
        <w:t>"</w:t>
      </w:r>
      <w:r w:rsidR="007C3F8D">
        <w:t>ghost attractors</w:t>
      </w:r>
      <w:r w:rsidR="004F5FCC">
        <w:t>"</w:t>
      </w:r>
      <w:r w:rsidR="00645D36">
        <w:t xml:space="preserve"> </w:t>
      </w:r>
      <w:r w:rsidRPr="00405E58">
        <w:rPr>
          <w:rFonts w:eastAsiaTheme="minorEastAsia"/>
          <w:bCs w:val="0"/>
          <w:szCs w:val="24"/>
        </w:rPr>
        <w:t>on a conceptual stability landscape can result in clusters of observations in empirical datasets. In statistical analyses of assembly landscapes, assembly toward true attractors is represented by deep basins, while long transients around ghost attractors can be inferred as shallow basins.</w:t>
      </w:r>
      <w:r w:rsidRPr="00405E58">
        <w:rPr>
          <w:rFonts w:eastAsia="ＭＳ Ｐゴシック"/>
          <w:bCs w:val="0"/>
          <w:kern w:val="0"/>
          <w:szCs w:val="24"/>
          <w14:ligatures w14:val="none"/>
        </w:rPr>
        <w:t xml:space="preserve"> Assembly landscapes estimated by the statistical framework of energy landscape analysis (panels </w:t>
      </w:r>
      <w:r w:rsidRPr="00405E58">
        <w:rPr>
          <w:rFonts w:eastAsia="ＭＳ Ｐゴシック"/>
          <w:b/>
          <w:kern w:val="0"/>
          <w:szCs w:val="24"/>
          <w14:ligatures w14:val="none"/>
        </w:rPr>
        <w:t>b</w:t>
      </w:r>
      <w:r w:rsidR="00CD2603">
        <w:rPr>
          <w:rFonts w:eastAsia="ＭＳ Ｐゴシック"/>
          <w:bCs w:val="0"/>
          <w:kern w:val="0"/>
          <w:szCs w:val="24"/>
          <w14:ligatures w14:val="none"/>
        </w:rPr>
        <w:t>–</w:t>
      </w:r>
      <w:r w:rsidRPr="00405E58">
        <w:rPr>
          <w:rFonts w:eastAsia="ＭＳ Ｐゴシック"/>
          <w:b/>
          <w:kern w:val="0"/>
          <w:szCs w:val="24"/>
          <w14:ligatures w14:val="none"/>
        </w:rPr>
        <w:t>c</w:t>
      </w:r>
      <w:r w:rsidRPr="00405E58">
        <w:rPr>
          <w:rFonts w:eastAsia="ＭＳ Ｐゴシック"/>
          <w:bCs w:val="0"/>
          <w:kern w:val="0"/>
          <w:szCs w:val="24"/>
          <w14:ligatures w14:val="none"/>
        </w:rPr>
        <w:t xml:space="preserve">) are </w:t>
      </w:r>
      <w:r w:rsidR="00967806">
        <w:rPr>
          <w:rFonts w:eastAsia="ＭＳ Ｐゴシック"/>
          <w:bCs w:val="0"/>
          <w:kern w:val="0"/>
          <w:szCs w:val="24"/>
          <w14:ligatures w14:val="none"/>
        </w:rPr>
        <w:t>operationally represented</w:t>
      </w:r>
      <w:r w:rsidRPr="00405E58">
        <w:rPr>
          <w:rFonts w:eastAsia="ＭＳ Ｐゴシック"/>
          <w:bCs w:val="0"/>
          <w:kern w:val="0"/>
          <w:szCs w:val="24"/>
          <w14:ligatures w14:val="none"/>
        </w:rPr>
        <w:t xml:space="preserve"> as energy landscapes. (</w:t>
      </w:r>
      <w:r w:rsidRPr="00405E58">
        <w:rPr>
          <w:rFonts w:eastAsia="ＭＳ Ｐゴシック"/>
          <w:b/>
          <w:kern w:val="0"/>
          <w:szCs w:val="24"/>
          <w14:ligatures w14:val="none"/>
        </w:rPr>
        <w:t>b</w:t>
      </w:r>
      <w:r w:rsidRPr="00405E58">
        <w:rPr>
          <w:rFonts w:eastAsia="ＭＳ Ｐゴシック"/>
          <w:bCs w:val="0"/>
          <w:kern w:val="0"/>
          <w:szCs w:val="24"/>
          <w14:ligatures w14:val="none"/>
        </w:rPr>
        <w:t xml:space="preserve">) Energy landscape analysis. Based on the Ising model in statistical physics, the probability of observing a given community state (membership) can be expressed as a linear combination of effects from implicit (unobserved) factors, explicit (observed) factors, and </w:t>
      </w:r>
      <w:r w:rsidR="00645D36" w:rsidRPr="00645D36">
        <w:rPr>
          <w:rFonts w:eastAsia="ＭＳ Ｐゴシック"/>
          <w:kern w:val="0"/>
          <w:szCs w:val="24"/>
          <w14:ligatures w14:val="none"/>
        </w:rPr>
        <w:t>statistical dependencies among species/taxa</w:t>
      </w:r>
      <w:r w:rsidRPr="00405E58">
        <w:rPr>
          <w:rFonts w:eastAsia="ＭＳ Ｐゴシック"/>
          <w:bCs w:val="0"/>
          <w:kern w:val="0"/>
          <w:szCs w:val="24"/>
          <w14:ligatures w14:val="none"/>
        </w:rPr>
        <w:t>. The lower the "energy" index, the more probable the corresponding community state is. The landscape topography is assumed to change depending on background environmental conditions. (</w:t>
      </w:r>
      <w:r w:rsidRPr="00405E58">
        <w:rPr>
          <w:rFonts w:eastAsia="ＭＳ Ｐゴシック"/>
          <w:b/>
          <w:kern w:val="0"/>
          <w:szCs w:val="24"/>
          <w14:ligatures w14:val="none"/>
        </w:rPr>
        <w:t>c</w:t>
      </w:r>
      <w:r w:rsidRPr="00405E58">
        <w:rPr>
          <w:rFonts w:eastAsia="ＭＳ Ｐゴシック"/>
          <w:bCs w:val="0"/>
          <w:kern w:val="0"/>
          <w:szCs w:val="24"/>
          <w14:ligatures w14:val="none"/>
        </w:rPr>
        <w:t>) Topography of assembly landscapes. Based on the maximum-entropy fitting of the model parameters (</w:t>
      </w:r>
      <w:r w:rsidRPr="00405E58">
        <w:rPr>
          <w:rFonts w:eastAsia="ＭＳ Ｐゴシック"/>
          <w:b/>
          <w:kern w:val="0"/>
          <w:szCs w:val="24"/>
          <w14:ligatures w14:val="none"/>
        </w:rPr>
        <w:t>b</w:t>
      </w:r>
      <w:r w:rsidRPr="00405E58">
        <w:rPr>
          <w:rFonts w:eastAsia="ＭＳ Ｐゴシック"/>
          <w:bCs w:val="0"/>
          <w:kern w:val="0"/>
          <w:szCs w:val="24"/>
          <w14:ligatures w14:val="none"/>
        </w:rPr>
        <w:t xml:space="preserve">), the "energy" of each community state is inferred. The topography of the "energy landscape" </w:t>
      </w:r>
      <w:r w:rsidR="00BC64D5">
        <w:t>varies with background environmental conditions</w:t>
      </w:r>
      <w:r w:rsidRPr="00405E58">
        <w:rPr>
          <w:rFonts w:eastAsia="ＭＳ Ｐゴシック"/>
          <w:bCs w:val="0"/>
          <w:kern w:val="0"/>
          <w:szCs w:val="24"/>
          <w14:ligatures w14:val="none"/>
        </w:rPr>
        <w:t xml:space="preserve">. Community assembly is assumed to proceed toward basin bottoms within the "assembly graphs," in which community states that differ by the presence or absence of a single species are connected by </w:t>
      </w:r>
      <w:r w:rsidR="00C746FC">
        <w:rPr>
          <w:rFonts w:eastAsia="ＭＳ Ｐゴシック"/>
          <w:bCs w:val="0"/>
          <w:kern w:val="0"/>
          <w:szCs w:val="24"/>
          <w14:ligatures w14:val="none"/>
        </w:rPr>
        <w:t>a single transition</w:t>
      </w:r>
      <w:r w:rsidRPr="00405E58">
        <w:rPr>
          <w:rFonts w:eastAsia="ＭＳ Ｐゴシック"/>
          <w:bCs w:val="0"/>
          <w:kern w:val="0"/>
          <w:szCs w:val="24"/>
          <w14:ligatures w14:val="none"/>
        </w:rPr>
        <w:t>. (</w:t>
      </w:r>
      <w:r w:rsidRPr="00405E58">
        <w:rPr>
          <w:rFonts w:eastAsia="ＭＳ Ｐゴシック"/>
          <w:b/>
          <w:kern w:val="0"/>
          <w:szCs w:val="24"/>
          <w14:ligatures w14:val="none"/>
        </w:rPr>
        <w:t>d</w:t>
      </w:r>
      <w:r w:rsidR="00CD2603">
        <w:rPr>
          <w:rFonts w:eastAsia="ＭＳ Ｐゴシック"/>
          <w:bCs w:val="0"/>
          <w:kern w:val="0"/>
          <w:szCs w:val="24"/>
          <w14:ligatures w14:val="none"/>
        </w:rPr>
        <w:t>–</w:t>
      </w:r>
      <w:r w:rsidRPr="00405E58">
        <w:rPr>
          <w:rFonts w:eastAsia="ＭＳ Ｐゴシック"/>
          <w:b/>
          <w:kern w:val="0"/>
          <w:szCs w:val="24"/>
          <w14:ligatures w14:val="none"/>
        </w:rPr>
        <w:t>e</w:t>
      </w:r>
      <w:r w:rsidRPr="00405E58">
        <w:rPr>
          <w:rFonts w:eastAsia="ＭＳ Ｐゴシック"/>
          <w:bCs w:val="0"/>
          <w:kern w:val="0"/>
          <w:szCs w:val="24"/>
          <w14:ligatures w14:val="none"/>
        </w:rPr>
        <w:t xml:space="preserve">) Exploring keystones. Given that assembly landscapes </w:t>
      </w:r>
      <w:r w:rsidR="00645D36">
        <w:t>reflect community assembly rules</w:t>
      </w:r>
      <w:r w:rsidRPr="00405E58">
        <w:rPr>
          <w:rFonts w:eastAsia="ＭＳ Ｐゴシック"/>
          <w:bCs w:val="0"/>
          <w:kern w:val="0"/>
          <w:szCs w:val="24"/>
          <w14:ligatures w14:val="none"/>
        </w:rPr>
        <w:t xml:space="preserve">, “keystone </w:t>
      </w:r>
      <w:r w:rsidR="00F06F89">
        <w:rPr>
          <w:rFonts w:eastAsia="ＭＳ Ｐゴシック"/>
          <w:bCs w:val="0"/>
          <w:kern w:val="0"/>
          <w:szCs w:val="24"/>
          <w14:ligatures w14:val="none"/>
        </w:rPr>
        <w:t>taxa</w:t>
      </w:r>
      <w:r w:rsidRPr="00405E58">
        <w:rPr>
          <w:rFonts w:eastAsia="ＭＳ Ｐゴシック"/>
          <w:bCs w:val="0"/>
          <w:kern w:val="0"/>
          <w:szCs w:val="24"/>
          <w14:ligatures w14:val="none"/>
        </w:rPr>
        <w:t xml:space="preserve">” can be </w:t>
      </w:r>
      <w:r w:rsidR="00645D36">
        <w:rPr>
          <w:rFonts w:eastAsia="ＭＳ Ｐゴシック"/>
          <w:bCs w:val="0"/>
          <w:kern w:val="0"/>
          <w:szCs w:val="24"/>
          <w14:ligatures w14:val="none"/>
        </w:rPr>
        <w:t xml:space="preserve">operationally </w:t>
      </w:r>
      <w:r w:rsidRPr="00405E58">
        <w:rPr>
          <w:rFonts w:eastAsia="ＭＳ Ｐゴシック"/>
          <w:bCs w:val="0"/>
          <w:kern w:val="0"/>
          <w:szCs w:val="24"/>
          <w14:ligatures w14:val="none"/>
        </w:rPr>
        <w:t xml:space="preserve">defined as one whose changes in abundance </w:t>
      </w:r>
      <w:r w:rsidR="00A62E99">
        <w:rPr>
          <w:rFonts w:eastAsia="ＭＳ Ｐゴシック"/>
          <w:bCs w:val="0"/>
          <w:kern w:val="0"/>
          <w:szCs w:val="24"/>
          <w14:ligatures w14:val="none"/>
        </w:rPr>
        <w:t>induce</w:t>
      </w:r>
      <w:r w:rsidR="00660242">
        <w:rPr>
          <w:rFonts w:eastAsia="ＭＳ Ｐゴシック"/>
          <w:bCs w:val="0"/>
          <w:kern w:val="0"/>
          <w:szCs w:val="24"/>
          <w14:ligatures w14:val="none"/>
        </w:rPr>
        <w:t>s</w:t>
      </w:r>
      <w:r w:rsidR="00A62E99">
        <w:rPr>
          <w:rFonts w:eastAsia="ＭＳ Ｐゴシック"/>
          <w:bCs w:val="0"/>
          <w:kern w:val="0"/>
          <w:szCs w:val="24"/>
          <w14:ligatures w14:val="none"/>
        </w:rPr>
        <w:t xml:space="preserve"> substantial</w:t>
      </w:r>
      <w:r w:rsidRPr="00405E58">
        <w:rPr>
          <w:rFonts w:eastAsia="ＭＳ Ｐゴシック"/>
          <w:bCs w:val="0"/>
          <w:kern w:val="0"/>
          <w:szCs w:val="24"/>
          <w14:ligatures w14:val="none"/>
        </w:rPr>
        <w:t xml:space="preserve"> </w:t>
      </w:r>
      <w:r w:rsidR="00A62E99">
        <w:rPr>
          <w:rFonts w:eastAsia="ＭＳ Ｐゴシック"/>
          <w:bCs w:val="0"/>
          <w:kern w:val="0"/>
          <w:szCs w:val="24"/>
          <w14:ligatures w14:val="none"/>
        </w:rPr>
        <w:t>shifts in</w:t>
      </w:r>
      <w:r w:rsidRPr="00405E58">
        <w:rPr>
          <w:rFonts w:eastAsia="ＭＳ Ｐゴシック"/>
          <w:bCs w:val="0"/>
          <w:kern w:val="0"/>
          <w:szCs w:val="24"/>
          <w14:ligatures w14:val="none"/>
        </w:rPr>
        <w:t xml:space="preserve"> landscape architecture. The extent of the landscape reorganization is quantitatively evaluated in terms of changes in the composition and distribution of basin bottoms (</w:t>
      </w:r>
      <w:r w:rsidRPr="00405E58">
        <w:rPr>
          <w:rFonts w:eastAsia="ＭＳ Ｐゴシック"/>
          <w:bCs w:val="0"/>
          <w:i/>
          <w:iCs/>
          <w:kern w:val="0"/>
          <w:szCs w:val="24"/>
          <w14:ligatures w14:val="none"/>
        </w:rPr>
        <w:t>Δtopography</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d</w:t>
      </w:r>
      <w:r w:rsidRPr="00405E58">
        <w:rPr>
          <w:rFonts w:eastAsia="ＭＳ Ｐゴシック"/>
          <w:bCs w:val="0"/>
          <w:kern w:val="0"/>
          <w:szCs w:val="24"/>
          <w14:ligatures w14:val="none"/>
        </w:rPr>
        <w:t>) and changes in the evenness of basin distributions (</w:t>
      </w:r>
      <w:r w:rsidRPr="00405E58">
        <w:rPr>
          <w:rFonts w:eastAsia="ＭＳ Ｐゴシック"/>
          <w:bCs w:val="0"/>
          <w:i/>
          <w:iCs/>
          <w:kern w:val="0"/>
          <w:szCs w:val="24"/>
          <w14:ligatures w14:val="none"/>
        </w:rPr>
        <w:t>Δevenness</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e</w:t>
      </w:r>
      <w:r w:rsidRPr="00405E58">
        <w:rPr>
          <w:rFonts w:eastAsia="ＭＳ Ｐゴシック"/>
          <w:bCs w:val="0"/>
          <w:kern w:val="0"/>
          <w:szCs w:val="24"/>
          <w14:ligatures w14:val="none"/>
        </w:rPr>
        <w:t>) along the abundance gradient of a focal species/taxon. (</w:t>
      </w:r>
      <w:r w:rsidRPr="00405E58">
        <w:rPr>
          <w:rFonts w:eastAsia="ＭＳ Ｐゴシック"/>
          <w:b/>
          <w:kern w:val="0"/>
          <w:szCs w:val="24"/>
          <w14:ligatures w14:val="none"/>
        </w:rPr>
        <w:t>f</w:t>
      </w:r>
      <w:r w:rsidRPr="00405E58">
        <w:rPr>
          <w:rFonts w:eastAsia="ＭＳ Ｐゴシック"/>
          <w:bCs w:val="0"/>
          <w:kern w:val="0"/>
          <w:szCs w:val="24"/>
          <w14:ligatures w14:val="none"/>
        </w:rPr>
        <w:t>) Input data for the keystone exploration. The abundance information of a focal species is extracted from the original data matrix and used as an environmental factor in the statistical framework of energy landscape analysis (</w:t>
      </w:r>
      <w:r w:rsidRPr="00405E58">
        <w:rPr>
          <w:rFonts w:eastAsia="ＭＳ Ｐゴシック"/>
          <w:b/>
          <w:kern w:val="0"/>
          <w:szCs w:val="24"/>
          <w14:ligatures w14:val="none"/>
        </w:rPr>
        <w:t>b</w:t>
      </w:r>
      <w:r w:rsidRPr="00405E58">
        <w:rPr>
          <w:rFonts w:eastAsia="ＭＳ Ｐゴシック"/>
          <w:bCs w:val="0"/>
          <w:kern w:val="0"/>
          <w:szCs w:val="24"/>
          <w14:ligatures w14:val="none"/>
        </w:rPr>
        <w:t xml:space="preserve">). See </w:t>
      </w:r>
      <w:r w:rsidR="004F15F0" w:rsidRPr="004F15F0">
        <w:rPr>
          <w:rFonts w:eastAsia="ＭＳ Ｐゴシック"/>
          <w:bCs w:val="0"/>
          <w:kern w:val="0"/>
          <w:szCs w:val="24"/>
          <w:highlight w:val="magenta"/>
          <w14:ligatures w14:val="none"/>
        </w:rPr>
        <w:t>Supplementary</w:t>
      </w:r>
      <w:r w:rsidRPr="00405E58">
        <w:rPr>
          <w:rFonts w:eastAsia="ＭＳ Ｐゴシック"/>
          <w:bCs w:val="0"/>
          <w:kern w:val="0"/>
          <w:szCs w:val="24"/>
          <w14:ligatures w14:val="none"/>
        </w:rPr>
        <w:t xml:space="preserve"> Figure S</w:t>
      </w:r>
      <w:r w:rsidR="00717528">
        <w:rPr>
          <w:rFonts w:eastAsia="ＭＳ Ｐゴシック"/>
          <w:bCs w:val="0"/>
          <w:kern w:val="0"/>
          <w:szCs w:val="24"/>
          <w14:ligatures w14:val="none"/>
        </w:rPr>
        <w:t>9</w:t>
      </w:r>
      <w:r w:rsidRPr="00405E58">
        <w:rPr>
          <w:rFonts w:eastAsia="ＭＳ Ｐゴシック"/>
          <w:bCs w:val="0"/>
          <w:kern w:val="0"/>
          <w:szCs w:val="24"/>
          <w14:ligatures w14:val="none"/>
        </w:rPr>
        <w:t xml:space="preserve"> for details. (</w:t>
      </w:r>
      <w:r w:rsidRPr="00405E58">
        <w:rPr>
          <w:rFonts w:eastAsia="ＭＳ Ｐゴシック"/>
          <w:b/>
          <w:kern w:val="0"/>
          <w:szCs w:val="24"/>
          <w14:ligatures w14:val="none"/>
        </w:rPr>
        <w:t>g</w:t>
      </w:r>
      <w:r w:rsidRPr="00405E58">
        <w:rPr>
          <w:rFonts w:eastAsia="ＭＳ Ｐゴシック"/>
          <w:bCs w:val="0"/>
          <w:kern w:val="0"/>
          <w:szCs w:val="24"/>
          <w14:ligatures w14:val="none"/>
        </w:rPr>
        <w:t>) Calculating the keystone metrics. The dependence of energy landscape topography on the abundanc</w:t>
      </w:r>
      <w:r w:rsidRPr="00967806">
        <w:rPr>
          <w:rFonts w:eastAsia="ＭＳ Ｐゴシック"/>
          <w:bCs w:val="0"/>
          <w:color w:val="000000" w:themeColor="text1"/>
          <w:kern w:val="0"/>
          <w:szCs w:val="24"/>
          <w14:ligatures w14:val="none"/>
        </w:rPr>
        <w:t xml:space="preserve">e </w:t>
      </w:r>
      <w:r w:rsidR="008B7DD8" w:rsidRPr="00967806">
        <w:rPr>
          <w:rFonts w:eastAsia="ＭＳ Ｐゴシック"/>
          <w:bCs w:val="0"/>
          <w:color w:val="000000" w:themeColor="text1"/>
          <w:kern w:val="0"/>
          <w:szCs w:val="24"/>
          <w14:ligatures w14:val="none"/>
        </w:rPr>
        <w:t xml:space="preserve">(centered log ratio (CLR) transformed relative read counts) </w:t>
      </w:r>
      <w:r w:rsidRPr="00967806">
        <w:rPr>
          <w:rFonts w:eastAsia="ＭＳ Ｐゴシック"/>
          <w:bCs w:val="0"/>
          <w:color w:val="000000" w:themeColor="text1"/>
          <w:kern w:val="0"/>
          <w:szCs w:val="24"/>
          <w14:ligatures w14:val="none"/>
        </w:rPr>
        <w:t xml:space="preserve">of a focal species/taxon is inferred as illustrated in panel </w:t>
      </w:r>
      <w:r w:rsidRPr="00967806">
        <w:rPr>
          <w:rFonts w:eastAsia="ＭＳ Ｐゴシック"/>
          <w:b/>
          <w:color w:val="000000" w:themeColor="text1"/>
          <w:kern w:val="0"/>
          <w:szCs w:val="24"/>
          <w14:ligatures w14:val="none"/>
        </w:rPr>
        <w:t>e</w:t>
      </w:r>
      <w:r w:rsidRPr="00967806">
        <w:rPr>
          <w:rFonts w:eastAsia="ＭＳ Ｐゴシック"/>
          <w:bCs w:val="0"/>
          <w:color w:val="000000" w:themeColor="text1"/>
          <w:kern w:val="0"/>
          <w:szCs w:val="24"/>
          <w14:ligatures w14:val="none"/>
        </w:rPr>
        <w:t xml:space="preserve">. Changes in assembly landscape architecture are then evaluated by comparing the topography inferred in the absence of the focal species/taxon with that estimated under the assumption of an intermediate abundance level (the median abundance across samples in which the genus was present). Specifically, across 20,000 community assembly simulations on the inferred landscapes, </w:t>
      </w:r>
      <w:r w:rsidR="00660242">
        <w:rPr>
          <w:rFonts w:eastAsia="ＭＳ Ｐゴシック"/>
          <w:bCs w:val="0"/>
          <w:color w:val="000000" w:themeColor="text1"/>
          <w:kern w:val="0"/>
          <w:szCs w:val="24"/>
          <w14:ligatures w14:val="none"/>
        </w:rPr>
        <w:t xml:space="preserve">the </w:t>
      </w:r>
      <w:r w:rsidRPr="00967806">
        <w:rPr>
          <w:rFonts w:eastAsia="ＭＳ Ｐゴシック"/>
          <w:bCs w:val="0"/>
          <w:color w:val="000000" w:themeColor="text1"/>
          <w:kern w:val="0"/>
          <w:szCs w:val="24"/>
          <w14:ligatures w14:val="none"/>
        </w:rPr>
        <w:t xml:space="preserve">mean Jaccard distance </w:t>
      </w:r>
      <w:r w:rsidR="00660242">
        <w:rPr>
          <w:rFonts w:eastAsia="ＭＳ Ｐゴシック"/>
          <w:bCs w:val="0"/>
          <w:color w:val="000000" w:themeColor="text1"/>
          <w:kern w:val="0"/>
          <w:szCs w:val="24"/>
          <w14:ligatures w14:val="none"/>
        </w:rPr>
        <w:t>between</w:t>
      </w:r>
      <w:r w:rsidRPr="00967806">
        <w:rPr>
          <w:rFonts w:eastAsia="ＭＳ Ｐゴシック"/>
          <w:bCs w:val="0"/>
          <w:color w:val="000000" w:themeColor="text1"/>
          <w:kern w:val="0"/>
          <w:szCs w:val="24"/>
          <w14:ligatures w14:val="none"/>
        </w:rPr>
        <w:t xml:space="preserve"> </w:t>
      </w:r>
      <w:r w:rsidRPr="00967806">
        <w:rPr>
          <w:rFonts w:eastAsia="ＭＳ Ｐゴシック"/>
          <w:bCs w:val="0"/>
          <w:color w:val="000000" w:themeColor="text1"/>
          <w:kern w:val="0"/>
          <w:szCs w:val="24"/>
          <w14:ligatures w14:val="none"/>
        </w:rPr>
        <w:lastRenderedPageBreak/>
        <w:t xml:space="preserve">corresponding destinations (basin bottoms) </w:t>
      </w:r>
      <w:r w:rsidR="00660242">
        <w:rPr>
          <w:rFonts w:eastAsia="ＭＳ Ｐゴシック"/>
          <w:bCs w:val="0"/>
          <w:color w:val="000000" w:themeColor="text1"/>
          <w:kern w:val="0"/>
          <w:szCs w:val="24"/>
          <w14:ligatures w14:val="none"/>
        </w:rPr>
        <w:t xml:space="preserve">was </w:t>
      </w:r>
      <w:r w:rsidRPr="00967806">
        <w:rPr>
          <w:rFonts w:eastAsia="ＭＳ Ｐゴシック"/>
          <w:bCs w:val="0"/>
          <w:color w:val="000000" w:themeColor="text1"/>
          <w:kern w:val="0"/>
          <w:szCs w:val="24"/>
          <w14:ligatures w14:val="none"/>
        </w:rPr>
        <w:t>calculated (</w:t>
      </w:r>
      <w:r w:rsidRPr="00967806">
        <w:rPr>
          <w:rFonts w:eastAsia="ＭＳ Ｐゴシック"/>
          <w:bCs w:val="0"/>
          <w:i/>
          <w:iCs/>
          <w:color w:val="000000" w:themeColor="text1"/>
          <w:kern w:val="0"/>
          <w:szCs w:val="24"/>
          <w14:ligatures w14:val="none"/>
        </w:rPr>
        <w:t>Δtopography</w:t>
      </w:r>
      <w:r w:rsidRPr="00967806">
        <w:rPr>
          <w:rFonts w:eastAsia="ＭＳ Ｐゴシック"/>
          <w:bCs w:val="0"/>
          <w:color w:val="000000" w:themeColor="text1"/>
          <w:kern w:val="0"/>
          <w:szCs w:val="24"/>
          <w14:ligatures w14:val="none"/>
        </w:rPr>
        <w:t xml:space="preserve">; </w:t>
      </w:r>
      <w:r w:rsidRPr="00967806">
        <w:rPr>
          <w:rFonts w:eastAsia="ＭＳ Ｐゴシック"/>
          <w:b/>
          <w:color w:val="000000" w:themeColor="text1"/>
          <w:kern w:val="0"/>
          <w:szCs w:val="24"/>
          <w14:ligatures w14:val="none"/>
        </w:rPr>
        <w:t>d</w:t>
      </w:r>
      <w:r w:rsidRPr="00967806">
        <w:rPr>
          <w:rFonts w:eastAsia="ＭＳ Ｐゴシック"/>
          <w:bCs w:val="0"/>
          <w:color w:val="000000" w:themeColor="text1"/>
          <w:kern w:val="0"/>
          <w:szCs w:val="24"/>
          <w14:ligatures w14:val="none"/>
        </w:rPr>
        <w:t>). Likewise, changes in the evenness of basin distributions were calculated as the difference in Shannon entropy between the two landscapes under different abundance scenarios (</w:t>
      </w:r>
      <w:r w:rsidRPr="00967806">
        <w:rPr>
          <w:rFonts w:eastAsia="ＭＳ Ｐゴシック"/>
          <w:bCs w:val="0"/>
          <w:i/>
          <w:iCs/>
          <w:color w:val="000000" w:themeColor="text1"/>
          <w:kern w:val="0"/>
          <w:szCs w:val="24"/>
          <w14:ligatures w14:val="none"/>
        </w:rPr>
        <w:t>Δevenness</w:t>
      </w:r>
      <w:r w:rsidRPr="00967806">
        <w:rPr>
          <w:rFonts w:eastAsia="ＭＳ Ｐゴシック"/>
          <w:bCs w:val="0"/>
          <w:color w:val="000000" w:themeColor="text1"/>
          <w:kern w:val="0"/>
          <w:szCs w:val="24"/>
          <w14:ligatures w14:val="none"/>
        </w:rPr>
        <w:t xml:space="preserve">; </w:t>
      </w:r>
      <w:r w:rsidRPr="00967806">
        <w:rPr>
          <w:rFonts w:eastAsia="ＭＳ Ｐゴシック"/>
          <w:b/>
          <w:color w:val="000000" w:themeColor="text1"/>
          <w:kern w:val="0"/>
          <w:szCs w:val="24"/>
          <w14:ligatures w14:val="none"/>
        </w:rPr>
        <w:t>e</w:t>
      </w:r>
      <w:r w:rsidRPr="00967806">
        <w:rPr>
          <w:rFonts w:eastAsia="ＭＳ Ｐゴシック"/>
          <w:bCs w:val="0"/>
          <w:color w:val="000000" w:themeColor="text1"/>
          <w:kern w:val="0"/>
          <w:szCs w:val="24"/>
          <w14:ligatures w14:val="none"/>
        </w:rPr>
        <w:t>).</w:t>
      </w:r>
      <w:r w:rsidR="00F06F89" w:rsidRPr="00967806">
        <w:rPr>
          <w:rFonts w:eastAsia="ＭＳ Ｐゴシック"/>
          <w:bCs w:val="0"/>
          <w:color w:val="000000" w:themeColor="text1"/>
          <w:kern w:val="0"/>
          <w:szCs w:val="24"/>
          <w14:ligatures w14:val="none"/>
        </w:rPr>
        <w:t xml:space="preserve"> </w:t>
      </w:r>
      <w:r w:rsidR="000D7315" w:rsidRPr="000D7315">
        <w:rPr>
          <w:rFonts w:eastAsia="ＭＳ Ｐゴシック"/>
          <w:color w:val="000000" w:themeColor="text1"/>
          <w:kern w:val="0"/>
          <w:szCs w:val="24"/>
          <w14:ligatures w14:val="none"/>
        </w:rPr>
        <w:t xml:space="preserve">Based on comparison with randomized null model simulations, these two indices were standardized and their statistical significance was evaluated. Taxa exhibiting large and significant </w:t>
      </w:r>
      <w:r w:rsidR="000D7315" w:rsidRPr="00967806">
        <w:rPr>
          <w:rFonts w:eastAsia="ＭＳ Ｐゴシック"/>
          <w:bCs w:val="0"/>
          <w:i/>
          <w:iCs/>
          <w:color w:val="000000" w:themeColor="text1"/>
          <w:kern w:val="0"/>
          <w:szCs w:val="24"/>
          <w14:ligatures w14:val="none"/>
        </w:rPr>
        <w:t>Δtopography</w:t>
      </w:r>
      <w:r w:rsidR="000D7315" w:rsidRPr="00967806">
        <w:rPr>
          <w:rFonts w:eastAsia="ＭＳ Ｐゴシック"/>
          <w:bCs w:val="0"/>
          <w:color w:val="000000" w:themeColor="text1"/>
          <w:kern w:val="0"/>
          <w:szCs w:val="24"/>
          <w14:ligatures w14:val="none"/>
        </w:rPr>
        <w:t xml:space="preserve"> and/or </w:t>
      </w:r>
      <w:r w:rsidR="000D7315" w:rsidRPr="00967806">
        <w:rPr>
          <w:rFonts w:eastAsia="ＭＳ Ｐゴシック"/>
          <w:bCs w:val="0"/>
          <w:i/>
          <w:iCs/>
          <w:color w:val="000000" w:themeColor="text1"/>
          <w:kern w:val="0"/>
          <w:szCs w:val="24"/>
          <w14:ligatures w14:val="none"/>
        </w:rPr>
        <w:t>Δevenness</w:t>
      </w:r>
      <w:r w:rsidR="000D7315" w:rsidRPr="000D7315">
        <w:rPr>
          <w:rFonts w:eastAsia="ＭＳ Ｐゴシック"/>
          <w:color w:val="000000" w:themeColor="text1"/>
          <w:kern w:val="0"/>
          <w:szCs w:val="24"/>
          <w14:ligatures w14:val="none"/>
        </w:rPr>
        <w:t xml:space="preserve"> values are highlighted as representative candidates of ‘keystone taxa’, reflecting their strong influence on the topography of the inferred assembly landscape.</w:t>
      </w:r>
    </w:p>
    <w:p w14:paraId="030F3194" w14:textId="77777777" w:rsidR="00C66927" w:rsidRPr="00405E58" w:rsidRDefault="00C66927" w:rsidP="00C66927">
      <w:pPr>
        <w:widowControl/>
        <w:spacing w:beforeLines="0" w:before="0" w:line="240" w:lineRule="auto"/>
        <w:rPr>
          <w:rFonts w:eastAsia="ＭＳ Ｐゴシック"/>
          <w:bCs w:val="0"/>
          <w:kern w:val="0"/>
          <w:szCs w:val="24"/>
          <w14:ligatures w14:val="none"/>
        </w:rPr>
      </w:pPr>
    </w:p>
    <w:p w14:paraId="78EDABFE" w14:textId="50FAC9B2" w:rsidR="00C66927" w:rsidRPr="00405E58" w:rsidRDefault="00C66927" w:rsidP="00C66927">
      <w:pPr>
        <w:widowControl/>
        <w:spacing w:beforeLines="0" w:before="100" w:beforeAutospacing="1" w:after="100" w:afterAutospacing="1" w:line="240" w:lineRule="auto"/>
        <w:outlineLvl w:val="2"/>
        <w:rPr>
          <w:rFonts w:eastAsia="ＭＳ Ｐゴシック"/>
          <w:bCs w:val="0"/>
          <w:kern w:val="0"/>
          <w:szCs w:val="24"/>
          <w14:ligatures w14:val="none"/>
        </w:rPr>
      </w:pPr>
      <w:r w:rsidRPr="00405E58">
        <w:rPr>
          <w:rFonts w:eastAsia="ＭＳ Ｐゴシック"/>
          <w:b/>
          <w:kern w:val="0"/>
          <w:szCs w:val="24"/>
          <w14:ligatures w14:val="none"/>
        </w:rPr>
        <w:t xml:space="preserve">Fig. 2 | </w:t>
      </w:r>
      <w:r w:rsidR="00325769">
        <w:rPr>
          <w:rFonts w:eastAsia="ＭＳ Ｐゴシック"/>
          <w:b/>
          <w:kern w:val="0"/>
          <w:szCs w:val="24"/>
          <w14:ligatures w14:val="none"/>
        </w:rPr>
        <w:t>Assembly</w:t>
      </w:r>
      <w:r w:rsidRPr="00405E58">
        <w:rPr>
          <w:rFonts w:eastAsia="ＭＳ Ｐゴシック"/>
          <w:b/>
          <w:kern w:val="0"/>
          <w:szCs w:val="24"/>
          <w14:ligatures w14:val="none"/>
        </w:rPr>
        <w:t xml:space="preserve"> landscape</w:t>
      </w:r>
      <w:r w:rsidRPr="00405E58">
        <w:rPr>
          <w:rFonts w:eastAsia="ＭＳ Ｐゴシック" w:hint="eastAsia"/>
          <w:b/>
          <w:kern w:val="0"/>
          <w:szCs w:val="24"/>
          <w14:ligatures w14:val="none"/>
        </w:rPr>
        <w:t xml:space="preserve"> </w:t>
      </w:r>
      <w:r w:rsidRPr="00405E58">
        <w:rPr>
          <w:rFonts w:eastAsia="ＭＳ Ｐゴシック"/>
          <w:b/>
          <w:kern w:val="0"/>
          <w:szCs w:val="24"/>
          <w14:ligatures w14:val="none"/>
        </w:rPr>
        <w:t xml:space="preserve">analysis of </w:t>
      </w:r>
      <w:r w:rsidR="00325769">
        <w:rPr>
          <w:rFonts w:eastAsia="ＭＳ Ｐゴシック"/>
          <w:b/>
          <w:kern w:val="0"/>
          <w:szCs w:val="24"/>
          <w14:ligatures w14:val="none"/>
        </w:rPr>
        <w:t xml:space="preserve">the </w:t>
      </w:r>
      <w:r w:rsidRPr="00405E58">
        <w:rPr>
          <w:rFonts w:eastAsia="ＭＳ Ｐゴシック"/>
          <w:b/>
          <w:kern w:val="0"/>
          <w:szCs w:val="24"/>
          <w14:ligatures w14:val="none"/>
        </w:rPr>
        <w:t>root fungal community.</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a</w:t>
      </w:r>
      <w:r w:rsidRPr="00405E58">
        <w:rPr>
          <w:rFonts w:eastAsia="ＭＳ Ｐゴシック"/>
          <w:bCs w:val="0"/>
          <w:kern w:val="0"/>
          <w:szCs w:val="24"/>
          <w14:ligatures w14:val="none"/>
        </w:rPr>
        <w:t xml:space="preserve">) </w:t>
      </w:r>
      <w:r w:rsidRPr="00405E58">
        <w:rPr>
          <w:rFonts w:eastAsiaTheme="minorEastAsia"/>
          <w:bCs w:val="0"/>
          <w:szCs w:val="24"/>
        </w:rPr>
        <w:t xml:space="preserve">Family-level taxonomic compositions of fungi across 1,270 root-tip samples. </w:t>
      </w:r>
      <w:r w:rsidRPr="00405E58">
        <w:rPr>
          <w:rFonts w:eastAsia="ＭＳ Ｐゴシック"/>
          <w:bCs w:val="0"/>
          <w:kern w:val="0"/>
          <w:szCs w:val="24"/>
          <w14:ligatures w14:val="none"/>
        </w:rPr>
        <w:t>(</w:t>
      </w:r>
      <w:r w:rsidRPr="00405E58">
        <w:rPr>
          <w:rFonts w:eastAsia="ＭＳ Ｐゴシック"/>
          <w:b/>
          <w:kern w:val="0"/>
          <w:szCs w:val="24"/>
          <w14:ligatures w14:val="none"/>
        </w:rPr>
        <w:t>b</w:t>
      </w:r>
      <w:r w:rsidRPr="00405E58">
        <w:rPr>
          <w:rFonts w:eastAsia="ＭＳ Ｐゴシック"/>
          <w:bCs w:val="0"/>
          <w:kern w:val="0"/>
          <w:szCs w:val="24"/>
          <w14:ligatures w14:val="none"/>
        </w:rPr>
        <w:t xml:space="preserve">) </w:t>
      </w:r>
      <w:r w:rsidR="000240D7">
        <w:rPr>
          <w:rFonts w:eastAsia="ＭＳ Ｐゴシック"/>
          <w:bCs w:val="0"/>
          <w:kern w:val="0"/>
          <w:szCs w:val="24"/>
          <w14:ligatures w14:val="none"/>
        </w:rPr>
        <w:t>Assembly</w:t>
      </w:r>
      <w:r w:rsidRPr="00405E58">
        <w:rPr>
          <w:rFonts w:eastAsia="ＭＳ Ｐゴシック"/>
          <w:bCs w:val="0"/>
          <w:kern w:val="0"/>
          <w:szCs w:val="24"/>
          <w14:ligatures w14:val="none"/>
        </w:rPr>
        <w:t xml:space="preserve"> landscapes </w:t>
      </w:r>
      <w:r w:rsidR="000240D7">
        <w:rPr>
          <w:rFonts w:eastAsia="ＭＳ Ｐゴシック"/>
          <w:bCs w:val="0"/>
          <w:kern w:val="0"/>
          <w:szCs w:val="24"/>
          <w14:ligatures w14:val="none"/>
        </w:rPr>
        <w:t>reconstructed under different host-plant backgrounds.</w:t>
      </w:r>
      <w:r w:rsidRPr="00405E58">
        <w:rPr>
          <w:rFonts w:eastAsia="ＭＳ Ｐゴシック"/>
          <w:bCs w:val="0"/>
          <w:kern w:val="0"/>
          <w:szCs w:val="24"/>
          <w14:ligatures w14:val="none"/>
        </w:rPr>
        <w:t xml:space="preserve"> </w:t>
      </w:r>
      <w:r w:rsidR="000240D7">
        <w:t xml:space="preserve">Energy landscape analysis was applied to binarized family-level fungal community data, with host-plant identity included as an explicit environmental variable (Fig. 1b). Basin bottoms (squares), intermediate states (circles), and lowest-energy transition pathways (thick lines) are visualized on a principal coordinate analysis (PCoA) surface representing community-state relationships. Pathways and intermediate states associated with basins inferred under other host backgrounds are shown as thin lines and small circles. Disconnectivity graphs illustrate relative basin depths in the reconstructed assembly landscapes. Landscapes reconstructed under other host backgrounds are shown in </w:t>
      </w:r>
      <w:r w:rsidR="004F15F0" w:rsidRPr="004F15F0">
        <w:rPr>
          <w:highlight w:val="magenta"/>
        </w:rPr>
        <w:t>Supplementary</w:t>
      </w:r>
      <w:r w:rsidR="000240D7">
        <w:t xml:space="preserve"> Fig. S</w:t>
      </w:r>
      <w:r w:rsidR="00717528">
        <w:t>1</w:t>
      </w:r>
      <w:r w:rsidR="00A37906">
        <w:t>3</w:t>
      </w:r>
      <w:r w:rsidR="000240D7">
        <w:t>.</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c</w:t>
      </w:r>
      <w:r w:rsidRPr="00405E58">
        <w:rPr>
          <w:rFonts w:eastAsia="ＭＳ Ｐゴシック"/>
          <w:bCs w:val="0"/>
          <w:kern w:val="0"/>
          <w:szCs w:val="24"/>
          <w14:ligatures w14:val="none"/>
        </w:rPr>
        <w:t xml:space="preserve">) </w:t>
      </w:r>
      <w:r w:rsidR="00E83FE8">
        <w:t>Community composition of basin bottoms. The seven basin bottoms identified across six host-plant backgrounds are shown with a dendrogram representing similarity in taxonomic membership. Depending on the presence or absence of Glomeraceae and Russulaceae, basins are tentatively categorized as “arbuscular mycorrhizal” or “ectomycorrhizal.” The repertoire of basins detected under each host-plant background is shown in the right panel.</w:t>
      </w:r>
    </w:p>
    <w:p w14:paraId="50EC1614" w14:textId="77777777" w:rsidR="00C66927" w:rsidRPr="00405E58" w:rsidRDefault="00C66927" w:rsidP="00C66927">
      <w:pPr>
        <w:widowControl/>
        <w:spacing w:beforeLines="0" w:before="0" w:line="240" w:lineRule="auto"/>
        <w:rPr>
          <w:rFonts w:eastAsia="ＭＳ Ｐゴシック"/>
          <w:bCs w:val="0"/>
          <w:kern w:val="0"/>
          <w:szCs w:val="24"/>
          <w14:ligatures w14:val="none"/>
        </w:rPr>
      </w:pPr>
    </w:p>
    <w:p w14:paraId="0C17CFC4" w14:textId="2EADB965" w:rsidR="00C66927" w:rsidRPr="00405E58" w:rsidRDefault="00C66927" w:rsidP="00C66927">
      <w:pPr>
        <w:widowControl/>
        <w:spacing w:beforeLines="0" w:before="100" w:beforeAutospacing="1" w:after="100" w:afterAutospacing="1" w:line="240" w:lineRule="auto"/>
        <w:outlineLvl w:val="2"/>
        <w:rPr>
          <w:rFonts w:eastAsia="ＭＳ Ｐゴシック"/>
          <w:bCs w:val="0"/>
          <w:kern w:val="0"/>
          <w:szCs w:val="24"/>
          <w14:ligatures w14:val="none"/>
        </w:rPr>
      </w:pPr>
      <w:r w:rsidRPr="00405E58">
        <w:rPr>
          <w:rFonts w:eastAsia="ＭＳ Ｐゴシック"/>
          <w:b/>
          <w:kern w:val="0"/>
          <w:szCs w:val="24"/>
          <w14:ligatures w14:val="none"/>
        </w:rPr>
        <w:t xml:space="preserve">Fig. 3 | </w:t>
      </w:r>
      <w:r w:rsidR="009819AB">
        <w:rPr>
          <w:rFonts w:eastAsia="ＭＳ Ｐゴシック"/>
          <w:b/>
          <w:kern w:val="0"/>
          <w:szCs w:val="24"/>
          <w14:ligatures w14:val="none"/>
        </w:rPr>
        <w:t>Assembly</w:t>
      </w:r>
      <w:r w:rsidRPr="00405E58">
        <w:rPr>
          <w:rFonts w:eastAsia="ＭＳ Ｐゴシック"/>
          <w:b/>
          <w:kern w:val="0"/>
          <w:szCs w:val="24"/>
          <w14:ligatures w14:val="none"/>
        </w:rPr>
        <w:t xml:space="preserve"> landscape analysis of </w:t>
      </w:r>
      <w:r w:rsidR="001E33DE">
        <w:rPr>
          <w:rFonts w:eastAsia="ＭＳ Ｐゴシック"/>
          <w:b/>
          <w:kern w:val="0"/>
          <w:szCs w:val="24"/>
          <w14:ligatures w14:val="none"/>
        </w:rPr>
        <w:t xml:space="preserve">the </w:t>
      </w:r>
      <w:r w:rsidRPr="00405E58">
        <w:rPr>
          <w:rFonts w:eastAsia="ＭＳ Ｐゴシック"/>
          <w:b/>
          <w:kern w:val="0"/>
          <w:szCs w:val="24"/>
          <w14:ligatures w14:val="none"/>
        </w:rPr>
        <w:t>root prokaryote community.</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a</w:t>
      </w:r>
      <w:r w:rsidRPr="00405E58">
        <w:rPr>
          <w:rFonts w:eastAsia="ＭＳ Ｐゴシック"/>
          <w:bCs w:val="0"/>
          <w:kern w:val="0"/>
          <w:szCs w:val="24"/>
          <w14:ligatures w14:val="none"/>
        </w:rPr>
        <w:t xml:space="preserve">) </w:t>
      </w:r>
      <w:r w:rsidRPr="00405E58">
        <w:rPr>
          <w:rFonts w:eastAsiaTheme="minorEastAsia"/>
          <w:bCs w:val="0"/>
          <w:szCs w:val="24"/>
        </w:rPr>
        <w:t xml:space="preserve">Family-level taxonomic compositions of prokaryotes across 1,270 root-tip samples. </w:t>
      </w:r>
      <w:r w:rsidRPr="00405E58">
        <w:rPr>
          <w:rFonts w:eastAsia="ＭＳ Ｐゴシック"/>
          <w:bCs w:val="0"/>
          <w:kern w:val="0"/>
          <w:szCs w:val="24"/>
          <w14:ligatures w14:val="none"/>
        </w:rPr>
        <w:t>(</w:t>
      </w:r>
      <w:r w:rsidRPr="00405E58">
        <w:rPr>
          <w:rFonts w:eastAsia="ＭＳ Ｐゴシック"/>
          <w:b/>
          <w:kern w:val="0"/>
          <w:szCs w:val="24"/>
          <w14:ligatures w14:val="none"/>
        </w:rPr>
        <w:t>b</w:t>
      </w:r>
      <w:r w:rsidRPr="00405E58">
        <w:rPr>
          <w:rFonts w:eastAsia="ＭＳ Ｐゴシック"/>
          <w:bCs w:val="0"/>
          <w:kern w:val="0"/>
          <w:szCs w:val="24"/>
          <w14:ligatures w14:val="none"/>
        </w:rPr>
        <w:t xml:space="preserve">) </w:t>
      </w:r>
      <w:r w:rsidR="001E33DE">
        <w:t xml:space="preserve">Assembly landscapes reconstructed under different host-plant backgrounds. Energy landscape analysis was applied to binarized family-level taxonomic composition data of root-associated prokaryotes, with host-plant identity included as an explicit environmental variable in the statistical model (Fig. 1b). Basin bottoms (squares), intermediate states (circles), and lowest-energy transition pathways between them (thick lines) are visualized on a principal coordinate analysis (PCoA) surface representing community-state relationships. Pathways and intermediate states associated with basins inferred under other host-plant backgrounds are shown as thin lines and small circles. Disconnectivity graphs illustrate the relative depths of basins within the reconstructed assembly landscapes. Landscapes reconstructed under other host-plant backgrounds are shown in </w:t>
      </w:r>
      <w:r w:rsidR="004F15F0" w:rsidRPr="004F15F0">
        <w:rPr>
          <w:highlight w:val="magenta"/>
        </w:rPr>
        <w:t>Supplementary</w:t>
      </w:r>
      <w:r w:rsidR="001E33DE">
        <w:t xml:space="preserve"> Fig. S1</w:t>
      </w:r>
      <w:r w:rsidR="00A37906">
        <w:t>4</w:t>
      </w:r>
      <w:r w:rsidR="001E33DE">
        <w:t>.</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c</w:t>
      </w:r>
      <w:r w:rsidRPr="00405E58">
        <w:rPr>
          <w:rFonts w:eastAsia="ＭＳ Ｐゴシック"/>
          <w:bCs w:val="0"/>
          <w:kern w:val="0"/>
          <w:szCs w:val="24"/>
          <w14:ligatures w14:val="none"/>
        </w:rPr>
        <w:t xml:space="preserve">) </w:t>
      </w:r>
      <w:r w:rsidR="001E33DE">
        <w:t xml:space="preserve">Community composition of basin bottoms. The 24 basin bottoms identified across the six host-plant </w:t>
      </w:r>
      <w:r w:rsidR="001E33DE">
        <w:lastRenderedPageBreak/>
        <w:t>backgrounds are shown together with a dendrogram representing similarity in taxonomic membership. The basins are tentatively grouped into three categories: Group I, consisting mainly of commonly observed taxa; Group II, characterized by additional Pseudomonadota families; and Group III, characterized by additional Actinomycetota families. The repertoire of basin bottoms detected under each host-plant background is shown in the right panel.</w:t>
      </w:r>
    </w:p>
    <w:p w14:paraId="088A4528" w14:textId="77777777" w:rsidR="00C66927" w:rsidRPr="00405E58" w:rsidRDefault="00C66927" w:rsidP="00C66927">
      <w:pPr>
        <w:widowControl/>
        <w:spacing w:beforeLines="0" w:before="0" w:line="240" w:lineRule="auto"/>
        <w:rPr>
          <w:rFonts w:eastAsiaTheme="minorEastAsia"/>
          <w:bCs w:val="0"/>
          <w:szCs w:val="24"/>
        </w:rPr>
      </w:pPr>
    </w:p>
    <w:p w14:paraId="3B8BD6CA" w14:textId="20B6A4E2" w:rsidR="00C66927" w:rsidRPr="00405E58" w:rsidRDefault="00C66927" w:rsidP="00C66927">
      <w:pPr>
        <w:widowControl/>
        <w:spacing w:beforeLines="0" w:before="100" w:beforeAutospacing="1" w:after="100" w:afterAutospacing="1" w:line="240" w:lineRule="auto"/>
        <w:outlineLvl w:val="2"/>
        <w:rPr>
          <w:rFonts w:eastAsia="ＭＳ Ｐゴシック"/>
          <w:bCs w:val="0"/>
          <w:kern w:val="0"/>
          <w:szCs w:val="24"/>
          <w14:ligatures w14:val="none"/>
        </w:rPr>
      </w:pPr>
      <w:r w:rsidRPr="00405E58">
        <w:rPr>
          <w:rFonts w:eastAsia="ＭＳ Ｐゴシック"/>
          <w:b/>
          <w:kern w:val="0"/>
          <w:szCs w:val="24"/>
          <w14:ligatures w14:val="none"/>
        </w:rPr>
        <w:t xml:space="preserve">Fig. 4 | Highlighting </w:t>
      </w:r>
      <w:r w:rsidR="00503C3C">
        <w:rPr>
          <w:rFonts w:eastAsia="ＭＳ Ｐゴシック"/>
          <w:b/>
          <w:kern w:val="0"/>
          <w:szCs w:val="24"/>
          <w14:ligatures w14:val="none"/>
        </w:rPr>
        <w:t>candidate</w:t>
      </w:r>
      <w:r w:rsidRPr="00405E58">
        <w:rPr>
          <w:rFonts w:eastAsia="ＭＳ Ｐゴシック"/>
          <w:b/>
          <w:kern w:val="0"/>
          <w:szCs w:val="24"/>
          <w14:ligatures w14:val="none"/>
        </w:rPr>
        <w:t xml:space="preserve"> keystone</w:t>
      </w:r>
      <w:r w:rsidR="00503C3C">
        <w:rPr>
          <w:rFonts w:eastAsia="ＭＳ Ｐゴシック"/>
          <w:b/>
          <w:kern w:val="0"/>
          <w:szCs w:val="24"/>
          <w14:ligatures w14:val="none"/>
        </w:rPr>
        <w:t xml:space="preserve"> taxa</w:t>
      </w:r>
      <w:r w:rsidRPr="00405E58">
        <w:rPr>
          <w:rFonts w:eastAsia="ＭＳ Ｐゴシック"/>
          <w:b/>
          <w:kern w:val="0"/>
          <w:szCs w:val="24"/>
          <w14:ligatures w14:val="none"/>
        </w:rPr>
        <w:t>.</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a</w:t>
      </w:r>
      <w:r w:rsidRPr="00405E58">
        <w:rPr>
          <w:rFonts w:eastAsia="ＭＳ Ｐゴシック"/>
          <w:bCs w:val="0"/>
          <w:kern w:val="0"/>
          <w:szCs w:val="24"/>
          <w14:ligatures w14:val="none"/>
        </w:rPr>
        <w:t xml:space="preserve">) Histograms of potential impacts on fungal community assembly. The </w:t>
      </w:r>
      <w:r w:rsidRPr="00405E58">
        <w:rPr>
          <w:rFonts w:eastAsia="ＭＳ Ｐゴシック"/>
          <w:bCs w:val="0"/>
          <w:i/>
          <w:iCs/>
          <w:kern w:val="0"/>
          <w:szCs w:val="24"/>
          <w14:ligatures w14:val="none"/>
        </w:rPr>
        <w:t>Δtopography</w:t>
      </w:r>
      <w:r w:rsidRPr="00405E58">
        <w:rPr>
          <w:rFonts w:eastAsia="ＭＳ Ｐゴシック"/>
          <w:bCs w:val="0"/>
          <w:kern w:val="0"/>
          <w:szCs w:val="24"/>
          <w14:ligatures w14:val="none"/>
        </w:rPr>
        <w:t xml:space="preserve"> and </w:t>
      </w:r>
      <w:r w:rsidRPr="00405E58">
        <w:rPr>
          <w:rFonts w:eastAsia="ＭＳ Ｐゴシック"/>
          <w:bCs w:val="0"/>
          <w:i/>
          <w:iCs/>
          <w:kern w:val="0"/>
          <w:szCs w:val="24"/>
          <w14:ligatures w14:val="none"/>
        </w:rPr>
        <w:t>Δevenness</w:t>
      </w:r>
      <w:r w:rsidRPr="00405E58">
        <w:rPr>
          <w:rFonts w:eastAsia="ＭＳ Ｐゴシック"/>
          <w:bCs w:val="0"/>
          <w:kern w:val="0"/>
          <w:szCs w:val="24"/>
          <w14:ligatures w14:val="none"/>
        </w:rPr>
        <w:t xml:space="preserve"> indices </w:t>
      </w:r>
      <w:r w:rsidR="00DB4250">
        <w:rPr>
          <w:rFonts w:eastAsia="ＭＳ Ｐゴシック"/>
          <w:bCs w:val="0"/>
          <w:kern w:val="0"/>
          <w:szCs w:val="24"/>
          <w14:ligatures w14:val="none"/>
        </w:rPr>
        <w:t xml:space="preserve">respectively </w:t>
      </w:r>
      <w:r w:rsidR="00B24FD7">
        <w:t xml:space="preserve">quantify changes in the overall topography and evenness of assembly landscape architecture along the abundance gradient of a focal genus (Fig. 1d–g). </w:t>
      </w:r>
      <w:r w:rsidR="00B24FD7" w:rsidRPr="00B24FD7">
        <w:rPr>
          <w:i/>
          <w:iCs/>
        </w:rPr>
        <w:t>Z</w:t>
      </w:r>
      <w:r w:rsidR="00B24FD7">
        <w:t>-standardized values</w:t>
      </w:r>
      <w:r w:rsidRPr="00405E58">
        <w:rPr>
          <w:rFonts w:eastAsia="ＭＳ Ｐゴシック"/>
          <w:bCs w:val="0"/>
          <w:kern w:val="0"/>
          <w:szCs w:val="24"/>
          <w14:ligatures w14:val="none"/>
        </w:rPr>
        <w:t xml:space="preserve"> of </w:t>
      </w:r>
      <w:r w:rsidRPr="00405E58">
        <w:rPr>
          <w:rFonts w:eastAsia="ＭＳ Ｐゴシック"/>
          <w:bCs w:val="0"/>
          <w:i/>
          <w:iCs/>
          <w:kern w:val="0"/>
          <w:szCs w:val="24"/>
          <w14:ligatures w14:val="none"/>
        </w:rPr>
        <w:t>Δtopography</w:t>
      </w:r>
      <w:r w:rsidRPr="00405E58">
        <w:rPr>
          <w:rFonts w:eastAsia="ＭＳ Ｐゴシック"/>
          <w:bCs w:val="0"/>
          <w:kern w:val="0"/>
          <w:szCs w:val="24"/>
          <w14:ligatures w14:val="none"/>
        </w:rPr>
        <w:t xml:space="preserve"> and </w:t>
      </w:r>
      <w:r w:rsidRPr="00405E58">
        <w:rPr>
          <w:rFonts w:eastAsia="ＭＳ Ｐゴシック"/>
          <w:bCs w:val="0"/>
          <w:i/>
          <w:iCs/>
          <w:kern w:val="0"/>
          <w:szCs w:val="24"/>
          <w14:ligatures w14:val="none"/>
        </w:rPr>
        <w:t>Δevenness</w:t>
      </w:r>
      <w:r w:rsidRPr="00405E58">
        <w:rPr>
          <w:rFonts w:eastAsia="ＭＳ Ｐゴシック"/>
          <w:bCs w:val="0"/>
          <w:kern w:val="0"/>
          <w:szCs w:val="24"/>
          <w14:ligatures w14:val="none"/>
        </w:rPr>
        <w:t xml:space="preserve"> </w:t>
      </w:r>
      <w:r w:rsidR="003E3F71">
        <w:t>were calculated based on randomization analyses in which the abundance of the focal genus was shuffled within root samples of the same host-plant background (10,000 permutations). Results are shown separately for each host-plant background.</w:t>
      </w:r>
      <w:r w:rsidR="003E3F71" w:rsidRPr="00405E58">
        <w:rPr>
          <w:rFonts w:eastAsia="ＭＳ Ｐゴシック"/>
          <w:bCs w:val="0"/>
          <w:kern w:val="0"/>
          <w:szCs w:val="24"/>
          <w14:ligatures w14:val="none"/>
        </w:rPr>
        <w:t xml:space="preserve"> </w:t>
      </w:r>
      <w:r w:rsidRPr="00405E58">
        <w:rPr>
          <w:rFonts w:eastAsia="ＭＳ Ｐゴシック"/>
          <w:bCs w:val="0"/>
          <w:kern w:val="0"/>
          <w:szCs w:val="24"/>
          <w14:ligatures w14:val="none"/>
        </w:rPr>
        <w:t>(</w:t>
      </w:r>
      <w:r w:rsidRPr="00405E58">
        <w:rPr>
          <w:rFonts w:eastAsia="ＭＳ Ｐゴシック"/>
          <w:b/>
          <w:kern w:val="0"/>
          <w:szCs w:val="24"/>
          <w14:ligatures w14:val="none"/>
        </w:rPr>
        <w:t>b</w:t>
      </w:r>
      <w:r w:rsidRPr="00405E58">
        <w:rPr>
          <w:rFonts w:eastAsia="ＭＳ Ｐゴシック"/>
          <w:bCs w:val="0"/>
          <w:kern w:val="0"/>
          <w:szCs w:val="24"/>
          <w14:ligatures w14:val="none"/>
        </w:rPr>
        <w:t xml:space="preserve">) </w:t>
      </w:r>
      <w:r w:rsidR="003E3F71" w:rsidRPr="003E3F71">
        <w:rPr>
          <w:rFonts w:eastAsia="ＭＳ Ｐゴシック"/>
          <w:kern w:val="0"/>
          <w:szCs w:val="24"/>
          <w14:ligatures w14:val="none"/>
        </w:rPr>
        <w:t xml:space="preserve">Taxa showing strong potential impacts on fungal assembly landscapes. </w:t>
      </w:r>
      <w:r w:rsidRPr="00405E58">
        <w:rPr>
          <w:rFonts w:eastAsia="ＭＳ Ｐゴシック"/>
          <w:bCs w:val="0"/>
          <w:kern w:val="0"/>
          <w:szCs w:val="24"/>
          <w14:ligatures w14:val="none"/>
        </w:rPr>
        <w:t xml:space="preserve">On the two-dimensional surface defined by </w:t>
      </w:r>
      <w:r w:rsidRPr="00405E58">
        <w:rPr>
          <w:rFonts w:eastAsia="ＭＳ Ｐゴシック"/>
          <w:bCs w:val="0"/>
          <w:i/>
          <w:iCs/>
          <w:kern w:val="0"/>
          <w:szCs w:val="24"/>
          <w14:ligatures w14:val="none"/>
        </w:rPr>
        <w:t>Δtopography</w:t>
      </w:r>
      <w:r w:rsidRPr="00405E58">
        <w:rPr>
          <w:rFonts w:eastAsia="ＭＳ Ｐゴシック"/>
          <w:bCs w:val="0"/>
          <w:kern w:val="0"/>
          <w:szCs w:val="24"/>
          <w14:ligatures w14:val="none"/>
        </w:rPr>
        <w:t xml:space="preserve"> and </w:t>
      </w:r>
      <w:r w:rsidRPr="00405E58">
        <w:rPr>
          <w:rFonts w:eastAsia="ＭＳ Ｐゴシック"/>
          <w:bCs w:val="0"/>
          <w:i/>
          <w:iCs/>
          <w:kern w:val="0"/>
          <w:szCs w:val="24"/>
          <w14:ligatures w14:val="none"/>
        </w:rPr>
        <w:t>Δevenness</w:t>
      </w:r>
      <w:r w:rsidRPr="00405E58">
        <w:rPr>
          <w:rFonts w:eastAsia="ＭＳ Ｐゴシック"/>
          <w:bCs w:val="0"/>
          <w:kern w:val="0"/>
          <w:szCs w:val="24"/>
          <w14:ligatures w14:val="none"/>
        </w:rPr>
        <w:t xml:space="preserve">, </w:t>
      </w:r>
      <w:r w:rsidR="00CE6899">
        <w:t>microbial genera whose abundance changes were inferred to substantially reorganize the assembly landscape architecture of root-associated fungal communities are indicated.</w:t>
      </w:r>
      <w:r w:rsidR="00CE6899" w:rsidRPr="00405E58">
        <w:rPr>
          <w:rFonts w:eastAsia="ＭＳ Ｐゴシック"/>
          <w:bCs w:val="0"/>
          <w:kern w:val="0"/>
          <w:szCs w:val="24"/>
          <w14:ligatures w14:val="none"/>
        </w:rPr>
        <w:t xml:space="preserve"> </w:t>
      </w:r>
      <w:r w:rsidRPr="00405E58">
        <w:rPr>
          <w:rFonts w:eastAsia="ＭＳ Ｐゴシック"/>
          <w:bCs w:val="0"/>
          <w:kern w:val="0"/>
          <w:szCs w:val="24"/>
          <w14:ligatures w14:val="none"/>
        </w:rPr>
        <w:t>(</w:t>
      </w:r>
      <w:r w:rsidRPr="00405E58">
        <w:rPr>
          <w:rFonts w:eastAsia="ＭＳ Ｐゴシック"/>
          <w:b/>
          <w:kern w:val="0"/>
          <w:szCs w:val="24"/>
          <w14:ligatures w14:val="none"/>
        </w:rPr>
        <w:t>c</w:t>
      </w:r>
      <w:r w:rsidRPr="00405E58">
        <w:rPr>
          <w:rFonts w:eastAsia="ＭＳ Ｐゴシック"/>
          <w:bCs w:val="0"/>
          <w:kern w:val="0"/>
          <w:szCs w:val="24"/>
          <w14:ligatures w14:val="none"/>
        </w:rPr>
        <w:t>) Histograms of potential impacts on prokaryotic community assembly. (</w:t>
      </w:r>
      <w:r w:rsidRPr="00405E58">
        <w:rPr>
          <w:rFonts w:eastAsia="ＭＳ Ｐゴシック"/>
          <w:b/>
          <w:kern w:val="0"/>
          <w:szCs w:val="24"/>
          <w14:ligatures w14:val="none"/>
        </w:rPr>
        <w:t>d</w:t>
      </w:r>
      <w:r w:rsidRPr="00405E58">
        <w:rPr>
          <w:rFonts w:eastAsia="ＭＳ Ｐゴシック"/>
          <w:bCs w:val="0"/>
          <w:kern w:val="0"/>
          <w:szCs w:val="24"/>
          <w14:ligatures w14:val="none"/>
        </w:rPr>
        <w:t xml:space="preserve">) </w:t>
      </w:r>
      <w:r w:rsidR="00B32996" w:rsidRPr="00B32996">
        <w:rPr>
          <w:rFonts w:eastAsia="ＭＳ Ｐゴシック"/>
          <w:kern w:val="0"/>
          <w:szCs w:val="24"/>
          <w14:ligatures w14:val="none"/>
        </w:rPr>
        <w:t>Taxa showing strong potential impacts on prokaryotic assembly landscapes.</w:t>
      </w:r>
    </w:p>
    <w:p w14:paraId="7EBBD341" w14:textId="77777777" w:rsidR="00C66927" w:rsidRPr="00405E58" w:rsidRDefault="00C66927" w:rsidP="00C66927">
      <w:pPr>
        <w:widowControl/>
        <w:spacing w:beforeLines="0" w:before="0" w:line="240" w:lineRule="auto"/>
        <w:rPr>
          <w:rFonts w:eastAsiaTheme="minorEastAsia"/>
          <w:bCs w:val="0"/>
          <w:szCs w:val="24"/>
        </w:rPr>
      </w:pPr>
    </w:p>
    <w:p w14:paraId="06A45695" w14:textId="69432A04" w:rsidR="00C66927" w:rsidRPr="00405E58" w:rsidRDefault="00C66927" w:rsidP="00C66927">
      <w:pPr>
        <w:widowControl/>
        <w:spacing w:beforeLines="0" w:before="0" w:line="240" w:lineRule="auto"/>
        <w:rPr>
          <w:rFonts w:eastAsiaTheme="minorEastAsia"/>
          <w:bCs w:val="0"/>
          <w:szCs w:val="24"/>
        </w:rPr>
      </w:pPr>
      <w:r w:rsidRPr="00405E58">
        <w:rPr>
          <w:rFonts w:eastAsiaTheme="minorEastAsia"/>
          <w:b/>
          <w:szCs w:val="24"/>
        </w:rPr>
        <w:t>Fig. 5 |</w:t>
      </w:r>
      <w:r w:rsidRPr="00405E58">
        <w:rPr>
          <w:rFonts w:eastAsiaTheme="minorEastAsia"/>
          <w:bCs w:val="0"/>
          <w:szCs w:val="24"/>
        </w:rPr>
        <w:t xml:space="preserve"> </w:t>
      </w:r>
      <w:r w:rsidRPr="00405E58">
        <w:rPr>
          <w:rFonts w:eastAsiaTheme="minorEastAsia"/>
          <w:b/>
          <w:szCs w:val="24"/>
        </w:rPr>
        <w:t xml:space="preserve">Fungal </w:t>
      </w:r>
      <w:r w:rsidR="00B71DD6">
        <w:rPr>
          <w:rFonts w:eastAsiaTheme="minorEastAsia"/>
          <w:b/>
          <w:szCs w:val="24"/>
        </w:rPr>
        <w:t>assembly</w:t>
      </w:r>
      <w:r w:rsidRPr="00405E58">
        <w:rPr>
          <w:rFonts w:eastAsiaTheme="minorEastAsia"/>
          <w:b/>
          <w:szCs w:val="24"/>
        </w:rPr>
        <w:t xml:space="preserve"> landscape reorganization. </w:t>
      </w:r>
      <w:r w:rsidR="00301B49">
        <w:t>Changes in the frequency distribution of fungal assembly landscape basins are shown along the abundance gradient of microbial genera highlighted in Figure 4b</w:t>
      </w:r>
      <w:r w:rsidRPr="00405E58">
        <w:rPr>
          <w:rFonts w:eastAsiaTheme="minorEastAsia"/>
          <w:bCs w:val="0"/>
          <w:szCs w:val="24"/>
        </w:rPr>
        <w:t xml:space="preserve"> </w:t>
      </w:r>
      <w:r w:rsidR="00847A51">
        <w:rPr>
          <w:rFonts w:eastAsiaTheme="minorEastAsia"/>
          <w:bCs w:val="0"/>
          <w:szCs w:val="24"/>
        </w:rPr>
        <w:t>[</w:t>
      </w:r>
      <w:r w:rsidRPr="00405E58">
        <w:rPr>
          <w:rFonts w:eastAsiaTheme="minorEastAsia"/>
          <w:bCs w:val="0"/>
          <w:i/>
          <w:iCs/>
          <w:szCs w:val="24"/>
        </w:rPr>
        <w:t>Oidiodendron</w:t>
      </w:r>
      <w:r w:rsidRPr="00405E58">
        <w:rPr>
          <w:rFonts w:eastAsiaTheme="minorEastAsia"/>
          <w:bCs w:val="0"/>
          <w:szCs w:val="24"/>
        </w:rPr>
        <w:t xml:space="preserve"> in </w:t>
      </w:r>
      <w:r w:rsidRPr="00405E58">
        <w:rPr>
          <w:rFonts w:eastAsiaTheme="minorEastAsia"/>
          <w:bCs w:val="0"/>
          <w:i/>
          <w:iCs/>
          <w:szCs w:val="24"/>
        </w:rPr>
        <w:t>Acer</w:t>
      </w:r>
      <w:r w:rsidRPr="00405E58">
        <w:rPr>
          <w:rFonts w:eastAsiaTheme="minorEastAsia"/>
          <w:bCs w:val="0"/>
          <w:szCs w:val="24"/>
        </w:rPr>
        <w:t xml:space="preserve"> roots </w:t>
      </w:r>
      <w:r w:rsidR="00847A51">
        <w:rPr>
          <w:rFonts w:eastAsiaTheme="minorEastAsia"/>
          <w:bCs w:val="0"/>
          <w:szCs w:val="24"/>
        </w:rPr>
        <w:t>(</w:t>
      </w:r>
      <w:r w:rsidRPr="00405E58">
        <w:rPr>
          <w:rFonts w:eastAsiaTheme="minorEastAsia"/>
          <w:b/>
          <w:szCs w:val="24"/>
        </w:rPr>
        <w:t>a</w:t>
      </w:r>
      <w:r w:rsidRPr="00405E58">
        <w:rPr>
          <w:rFonts w:eastAsiaTheme="minorEastAsia"/>
          <w:bCs w:val="0"/>
          <w:szCs w:val="24"/>
        </w:rPr>
        <w:t>–</w:t>
      </w:r>
      <w:r w:rsidRPr="00405E58">
        <w:rPr>
          <w:rFonts w:eastAsiaTheme="minorEastAsia"/>
          <w:b/>
          <w:szCs w:val="24"/>
        </w:rPr>
        <w:t>e</w:t>
      </w:r>
      <w:r w:rsidR="00847A51">
        <w:rPr>
          <w:rFonts w:eastAsiaTheme="minorEastAsia"/>
          <w:bCs w:val="0"/>
          <w:szCs w:val="24"/>
        </w:rPr>
        <w:t>)</w:t>
      </w:r>
      <w:r w:rsidRPr="00405E58">
        <w:rPr>
          <w:rFonts w:eastAsiaTheme="minorEastAsia"/>
          <w:bCs w:val="0"/>
          <w:szCs w:val="24"/>
        </w:rPr>
        <w:t xml:space="preserve"> and </w:t>
      </w:r>
      <w:r w:rsidRPr="00405E58">
        <w:rPr>
          <w:rFonts w:eastAsiaTheme="minorEastAsia"/>
          <w:bCs w:val="0"/>
          <w:i/>
          <w:iCs/>
          <w:szCs w:val="24"/>
        </w:rPr>
        <w:t>Cladophialophora</w:t>
      </w:r>
      <w:r w:rsidRPr="00405E58">
        <w:rPr>
          <w:rFonts w:eastAsiaTheme="minorEastAsia"/>
          <w:bCs w:val="0"/>
          <w:szCs w:val="24"/>
        </w:rPr>
        <w:t xml:space="preserve"> in </w:t>
      </w:r>
      <w:r w:rsidRPr="00405E58">
        <w:rPr>
          <w:rFonts w:eastAsiaTheme="minorEastAsia"/>
          <w:bCs w:val="0"/>
          <w:i/>
          <w:iCs/>
          <w:szCs w:val="24"/>
        </w:rPr>
        <w:t>Populus</w:t>
      </w:r>
      <w:r w:rsidRPr="00405E58">
        <w:rPr>
          <w:rFonts w:eastAsiaTheme="minorEastAsia"/>
          <w:bCs w:val="0"/>
          <w:szCs w:val="24"/>
        </w:rPr>
        <w:t xml:space="preserve"> roots </w:t>
      </w:r>
      <w:r w:rsidR="00847A51">
        <w:rPr>
          <w:rFonts w:eastAsiaTheme="minorEastAsia"/>
          <w:bCs w:val="0"/>
          <w:szCs w:val="24"/>
        </w:rPr>
        <w:t>(</w:t>
      </w:r>
      <w:r w:rsidRPr="00405E58">
        <w:rPr>
          <w:rFonts w:eastAsiaTheme="minorEastAsia"/>
          <w:b/>
          <w:szCs w:val="24"/>
        </w:rPr>
        <w:t>f</w:t>
      </w:r>
      <w:r w:rsidRPr="00405E58">
        <w:rPr>
          <w:rFonts w:eastAsiaTheme="minorEastAsia"/>
          <w:bCs w:val="0"/>
          <w:szCs w:val="24"/>
        </w:rPr>
        <w:t>–</w:t>
      </w:r>
      <w:r w:rsidRPr="00405E58">
        <w:rPr>
          <w:rFonts w:eastAsiaTheme="minorEastAsia"/>
          <w:b/>
          <w:szCs w:val="24"/>
        </w:rPr>
        <w:t>j</w:t>
      </w:r>
      <w:r w:rsidRPr="00405E58">
        <w:rPr>
          <w:rFonts w:eastAsiaTheme="minorEastAsia"/>
          <w:bCs w:val="0"/>
          <w:szCs w:val="24"/>
        </w:rPr>
        <w:t>)</w:t>
      </w:r>
      <w:r w:rsidR="00847A51">
        <w:rPr>
          <w:rFonts w:eastAsiaTheme="minorEastAsia"/>
          <w:bCs w:val="0"/>
          <w:szCs w:val="24"/>
        </w:rPr>
        <w:t>]</w:t>
      </w:r>
      <w:r w:rsidRPr="00405E58">
        <w:rPr>
          <w:rFonts w:eastAsiaTheme="minorEastAsia"/>
          <w:bCs w:val="0"/>
          <w:szCs w:val="24"/>
        </w:rPr>
        <w:t xml:space="preserve">. </w:t>
      </w:r>
      <w:r w:rsidR="00301B49" w:rsidRPr="00301B49">
        <w:rPr>
          <w:rFonts w:eastAsiaTheme="minorEastAsia"/>
          <w:szCs w:val="24"/>
        </w:rPr>
        <w:t>Frequencies were evaluated through 20,000 simulations of community assembly from randomly generated initial states under 32 abundance conditions ranging from absence to the maximum observed abundance in each host background.</w:t>
      </w:r>
      <w:r w:rsidR="00301B49" w:rsidRPr="00301B49">
        <w:rPr>
          <w:rFonts w:eastAsiaTheme="minorEastAsia"/>
          <w:bCs w:val="0"/>
          <w:szCs w:val="24"/>
        </w:rPr>
        <w:t xml:space="preserve"> </w:t>
      </w:r>
      <w:r w:rsidRPr="00405E58">
        <w:rPr>
          <w:rFonts w:eastAsiaTheme="minorEastAsia"/>
          <w:bCs w:val="0"/>
          <w:szCs w:val="24"/>
        </w:rPr>
        <w:t>(</w:t>
      </w:r>
      <w:r w:rsidRPr="00405E58">
        <w:rPr>
          <w:rFonts w:eastAsiaTheme="minorEastAsia"/>
          <w:b/>
          <w:szCs w:val="24"/>
        </w:rPr>
        <w:t>a</w:t>
      </w:r>
      <w:r w:rsidRPr="00405E58">
        <w:rPr>
          <w:rFonts w:eastAsiaTheme="minorEastAsia"/>
          <w:bCs w:val="0"/>
          <w:szCs w:val="24"/>
        </w:rPr>
        <w:t>,</w:t>
      </w:r>
      <w:r w:rsidRPr="00405E58">
        <w:rPr>
          <w:rFonts w:eastAsiaTheme="minorEastAsia"/>
          <w:b/>
          <w:szCs w:val="24"/>
        </w:rPr>
        <w:t>f</w:t>
      </w:r>
      <w:r w:rsidRPr="00405E58">
        <w:rPr>
          <w:rFonts w:eastAsiaTheme="minorEastAsia"/>
          <w:bCs w:val="0"/>
          <w:szCs w:val="24"/>
        </w:rPr>
        <w:t xml:space="preserve">) </w:t>
      </w:r>
      <w:r w:rsidR="00301B49" w:rsidRPr="00301B49">
        <w:rPr>
          <w:rFonts w:eastAsiaTheme="minorEastAsia"/>
          <w:szCs w:val="24"/>
        </w:rPr>
        <w:t xml:space="preserve">Shifts of basin bottoms along the abundance gradient. Basin bottoms detected at three representative abundance levels within the 32 equally spaced relative abundance steps—absence (step 1), intermediate abundance (step 16), and maximum abundance (step 32)—are shown as circles, together with the states detected in Fig. 2c on the PCoA plane (see </w:t>
      </w:r>
      <w:r w:rsidR="004F15F0" w:rsidRPr="004F15F0">
        <w:rPr>
          <w:rFonts w:eastAsiaTheme="minorEastAsia"/>
          <w:szCs w:val="24"/>
          <w:highlight w:val="magenta"/>
        </w:rPr>
        <w:t>Supplementary</w:t>
      </w:r>
      <w:r w:rsidR="00301B49" w:rsidRPr="00301B49">
        <w:rPr>
          <w:rFonts w:eastAsiaTheme="minorEastAsia"/>
          <w:szCs w:val="24"/>
        </w:rPr>
        <w:t xml:space="preserve"> Fig. S</w:t>
      </w:r>
      <w:r w:rsidR="00A37906">
        <w:rPr>
          <w:rFonts w:eastAsiaTheme="minorEastAsia"/>
          <w:szCs w:val="24"/>
        </w:rPr>
        <w:t>43</w:t>
      </w:r>
      <w:r w:rsidR="00301B49" w:rsidRPr="00301B49">
        <w:rPr>
          <w:rFonts w:eastAsiaTheme="minorEastAsia"/>
          <w:szCs w:val="24"/>
        </w:rPr>
        <w:t>a). The two most frequently observed states under each condition are labeled with their IDs.</w:t>
      </w:r>
      <w:r w:rsidRPr="00405E58">
        <w:rPr>
          <w:rFonts w:eastAsiaTheme="minorEastAsia"/>
          <w:bCs w:val="0"/>
          <w:szCs w:val="24"/>
        </w:rPr>
        <w:t xml:space="preserve"> (</w:t>
      </w:r>
      <w:r w:rsidRPr="00405E58">
        <w:rPr>
          <w:rFonts w:eastAsiaTheme="minorEastAsia"/>
          <w:b/>
          <w:szCs w:val="24"/>
        </w:rPr>
        <w:t>b</w:t>
      </w:r>
      <w:r w:rsidRPr="00405E58">
        <w:rPr>
          <w:rFonts w:eastAsiaTheme="minorEastAsia"/>
          <w:bCs w:val="0"/>
          <w:szCs w:val="24"/>
        </w:rPr>
        <w:t>,</w:t>
      </w:r>
      <w:r w:rsidRPr="00405E58">
        <w:rPr>
          <w:rFonts w:eastAsiaTheme="minorEastAsia"/>
          <w:b/>
          <w:szCs w:val="24"/>
        </w:rPr>
        <w:t>g</w:t>
      </w:r>
      <w:r w:rsidRPr="00405E58">
        <w:rPr>
          <w:rFonts w:eastAsiaTheme="minorEastAsia"/>
          <w:bCs w:val="0"/>
          <w:szCs w:val="24"/>
        </w:rPr>
        <w:t xml:space="preserve">) </w:t>
      </w:r>
      <w:r w:rsidR="00301B49" w:rsidRPr="00301B49">
        <w:rPr>
          <w:rFonts w:eastAsiaTheme="minorEastAsia"/>
          <w:szCs w:val="24"/>
        </w:rPr>
        <w:t xml:space="preserve">Changes in basin evenness. Shannon entropy of basin frequencies is shown along the abundance axis </w:t>
      </w:r>
      <w:r w:rsidR="00301B49">
        <w:rPr>
          <w:rFonts w:eastAsiaTheme="minorEastAsia"/>
          <w:szCs w:val="24"/>
        </w:rPr>
        <w:t>[</w:t>
      </w:r>
      <w:r w:rsidR="00301B49" w:rsidRPr="00301B49">
        <w:rPr>
          <w:rFonts w:eastAsiaTheme="minorEastAsia"/>
          <w:szCs w:val="24"/>
        </w:rPr>
        <w:t>centered log ratio (CLR)-transformed relative read counts of the focal genus</w:t>
      </w:r>
      <w:r w:rsidR="00301B49">
        <w:rPr>
          <w:rFonts w:eastAsiaTheme="minorEastAsia"/>
          <w:szCs w:val="24"/>
        </w:rPr>
        <w:t>]</w:t>
      </w:r>
      <w:r w:rsidR="00301B49" w:rsidRPr="00301B49">
        <w:rPr>
          <w:rFonts w:eastAsiaTheme="minorEastAsia"/>
          <w:szCs w:val="24"/>
        </w:rPr>
        <w:t>.</w:t>
      </w:r>
      <w:r w:rsidR="00301B49" w:rsidRPr="00301B49">
        <w:rPr>
          <w:rFonts w:eastAsiaTheme="minorEastAsia"/>
          <w:bCs w:val="0"/>
          <w:szCs w:val="24"/>
        </w:rPr>
        <w:t xml:space="preserve"> </w:t>
      </w:r>
      <w:r w:rsidRPr="00405E58">
        <w:rPr>
          <w:rFonts w:eastAsiaTheme="minorEastAsia"/>
          <w:bCs w:val="0"/>
          <w:szCs w:val="24"/>
        </w:rPr>
        <w:t>(</w:t>
      </w:r>
      <w:r w:rsidRPr="00405E58">
        <w:rPr>
          <w:rFonts w:eastAsiaTheme="minorEastAsia"/>
          <w:b/>
          <w:szCs w:val="24"/>
        </w:rPr>
        <w:t>c</w:t>
      </w:r>
      <w:r w:rsidRPr="00405E58">
        <w:rPr>
          <w:rFonts w:eastAsiaTheme="minorEastAsia"/>
          <w:bCs w:val="0"/>
          <w:szCs w:val="24"/>
        </w:rPr>
        <w:t>,</w:t>
      </w:r>
      <w:r w:rsidRPr="00405E58">
        <w:rPr>
          <w:rFonts w:eastAsiaTheme="minorEastAsia"/>
          <w:b/>
          <w:szCs w:val="24"/>
        </w:rPr>
        <w:t>h</w:t>
      </w:r>
      <w:r w:rsidRPr="00405E58">
        <w:rPr>
          <w:rFonts w:eastAsiaTheme="minorEastAsia"/>
          <w:bCs w:val="0"/>
          <w:szCs w:val="24"/>
        </w:rPr>
        <w:t xml:space="preserve">) </w:t>
      </w:r>
      <w:r w:rsidR="00417165" w:rsidRPr="00417165">
        <w:rPr>
          <w:rFonts w:eastAsiaTheme="minorEastAsia"/>
          <w:szCs w:val="24"/>
        </w:rPr>
        <w:t xml:space="preserve">Flow diagrams of community assembly destinations. Each bar plot depicts frequencies of basin bottoms under the corresponding abundance condition. Basin bottoms reached from the same initial community state across adjacent abundance steps are connected by bands. Colors represent community compositional similarity based on Jaccard distance, with more similar compositions shown in more similar colors (see Fig. 2c; </w:t>
      </w:r>
      <w:r w:rsidR="004F15F0" w:rsidRPr="004F15F0">
        <w:rPr>
          <w:rFonts w:eastAsiaTheme="minorEastAsia"/>
          <w:szCs w:val="24"/>
          <w:highlight w:val="magenta"/>
        </w:rPr>
        <w:t>Supplementary</w:t>
      </w:r>
      <w:r w:rsidR="00417165" w:rsidRPr="00417165">
        <w:rPr>
          <w:rFonts w:eastAsiaTheme="minorEastAsia"/>
          <w:szCs w:val="24"/>
        </w:rPr>
        <w:t xml:space="preserve"> Fig. S</w:t>
      </w:r>
      <w:r w:rsidR="00717528">
        <w:rPr>
          <w:rFonts w:eastAsiaTheme="minorEastAsia"/>
          <w:szCs w:val="24"/>
        </w:rPr>
        <w:t>44</w:t>
      </w:r>
      <w:r w:rsidR="00417165" w:rsidRPr="00417165">
        <w:rPr>
          <w:rFonts w:eastAsiaTheme="minorEastAsia"/>
          <w:szCs w:val="24"/>
        </w:rPr>
        <w:t>).</w:t>
      </w:r>
      <w:r w:rsidRPr="00405E58">
        <w:rPr>
          <w:rFonts w:eastAsiaTheme="minorEastAsia"/>
          <w:bCs w:val="0"/>
          <w:szCs w:val="24"/>
        </w:rPr>
        <w:t xml:space="preserve"> (</w:t>
      </w:r>
      <w:r w:rsidRPr="00405E58">
        <w:rPr>
          <w:rFonts w:eastAsiaTheme="minorEastAsia"/>
          <w:b/>
          <w:szCs w:val="24"/>
        </w:rPr>
        <w:t>d</w:t>
      </w:r>
      <w:r w:rsidRPr="00405E58">
        <w:rPr>
          <w:rFonts w:eastAsiaTheme="minorEastAsia"/>
          <w:bCs w:val="0"/>
          <w:szCs w:val="24"/>
        </w:rPr>
        <w:t>,</w:t>
      </w:r>
      <w:r w:rsidR="00880BB5" w:rsidRPr="00405E58">
        <w:rPr>
          <w:rFonts w:eastAsiaTheme="minorEastAsia"/>
          <w:b/>
          <w:szCs w:val="24"/>
        </w:rPr>
        <w:t>i</w:t>
      </w:r>
      <w:r w:rsidRPr="00405E58">
        <w:rPr>
          <w:rFonts w:eastAsiaTheme="minorEastAsia"/>
          <w:bCs w:val="0"/>
          <w:szCs w:val="24"/>
        </w:rPr>
        <w:t xml:space="preserve">) </w:t>
      </w:r>
      <w:r w:rsidR="00417165">
        <w:t>Histograms of CLR-transformed relative read counts of the focal genera in the respective host plants.</w:t>
      </w:r>
      <w:r w:rsidRPr="00405E58">
        <w:rPr>
          <w:rFonts w:eastAsiaTheme="minorEastAsia"/>
          <w:bCs w:val="0"/>
          <w:szCs w:val="24"/>
        </w:rPr>
        <w:t xml:space="preserve"> </w:t>
      </w:r>
      <w:r w:rsidRPr="00405E58">
        <w:rPr>
          <w:rFonts w:eastAsiaTheme="minorEastAsia"/>
          <w:bCs w:val="0"/>
          <w:szCs w:val="24"/>
        </w:rPr>
        <w:lastRenderedPageBreak/>
        <w:t>(</w:t>
      </w:r>
      <w:r w:rsidRPr="00405E58">
        <w:rPr>
          <w:rFonts w:eastAsiaTheme="minorEastAsia"/>
          <w:b/>
          <w:szCs w:val="24"/>
        </w:rPr>
        <w:t>e</w:t>
      </w:r>
      <w:r w:rsidRPr="00405E58">
        <w:rPr>
          <w:rFonts w:eastAsiaTheme="minorEastAsia"/>
          <w:bCs w:val="0"/>
          <w:szCs w:val="24"/>
        </w:rPr>
        <w:t>,</w:t>
      </w:r>
      <w:r w:rsidR="00880BB5" w:rsidRPr="00405E58">
        <w:rPr>
          <w:rFonts w:eastAsiaTheme="minorEastAsia"/>
          <w:b/>
          <w:szCs w:val="24"/>
        </w:rPr>
        <w:t>j</w:t>
      </w:r>
      <w:r w:rsidRPr="00405E58">
        <w:rPr>
          <w:rFonts w:eastAsiaTheme="minorEastAsia"/>
          <w:bCs w:val="0"/>
          <w:szCs w:val="24"/>
        </w:rPr>
        <w:t xml:space="preserve">) </w:t>
      </w:r>
      <w:r w:rsidR="00417165" w:rsidRPr="00417165">
        <w:rPr>
          <w:rFonts w:eastAsiaTheme="minorEastAsia"/>
          <w:szCs w:val="24"/>
        </w:rPr>
        <w:t xml:space="preserve">Family-level compositions of frequently detected basin bottoms. Fungal families are colored according to functional guilds: green, arbuscular mycorrhizal; red, ectomycorrhizal; blue, potentially endophytic; black, families with multiple or other functional attributes. Results for other highlighted fungal and prokaryotic genera are provided in </w:t>
      </w:r>
      <w:r w:rsidR="004F15F0" w:rsidRPr="004F15F0">
        <w:rPr>
          <w:rFonts w:eastAsiaTheme="minorEastAsia"/>
          <w:szCs w:val="24"/>
          <w:highlight w:val="magenta"/>
        </w:rPr>
        <w:t>Supplementary</w:t>
      </w:r>
      <w:r w:rsidR="00417165" w:rsidRPr="00417165">
        <w:rPr>
          <w:rFonts w:eastAsiaTheme="minorEastAsia"/>
          <w:szCs w:val="24"/>
        </w:rPr>
        <w:t xml:space="preserve"> Figures S</w:t>
      </w:r>
      <w:r w:rsidR="00A37906">
        <w:rPr>
          <w:rFonts w:eastAsiaTheme="minorEastAsia"/>
          <w:szCs w:val="24"/>
        </w:rPr>
        <w:t>19</w:t>
      </w:r>
      <w:r w:rsidR="00417165" w:rsidRPr="00417165">
        <w:rPr>
          <w:rFonts w:eastAsiaTheme="minorEastAsia"/>
          <w:szCs w:val="24"/>
        </w:rPr>
        <w:t xml:space="preserve"> and S2</w:t>
      </w:r>
      <w:r w:rsidR="00A37906">
        <w:rPr>
          <w:rFonts w:eastAsiaTheme="minorEastAsia"/>
          <w:szCs w:val="24"/>
        </w:rPr>
        <w:t>0</w:t>
      </w:r>
      <w:r w:rsidR="00417165" w:rsidRPr="00417165">
        <w:rPr>
          <w:rFonts w:eastAsiaTheme="minorEastAsia"/>
          <w:szCs w:val="24"/>
        </w:rPr>
        <w:t>.</w:t>
      </w:r>
    </w:p>
    <w:p w14:paraId="699A503E" w14:textId="77777777" w:rsidR="00C66927" w:rsidRPr="00405E58" w:rsidRDefault="00C66927" w:rsidP="00C66927">
      <w:pPr>
        <w:widowControl/>
        <w:spacing w:beforeLines="0" w:before="100" w:beforeAutospacing="1" w:after="100" w:afterAutospacing="1" w:line="240" w:lineRule="auto"/>
        <w:rPr>
          <w:rFonts w:eastAsia="ＭＳ Ｐゴシック"/>
          <w:b/>
          <w:kern w:val="0"/>
          <w:szCs w:val="24"/>
          <w14:ligatures w14:val="none"/>
        </w:rPr>
      </w:pPr>
    </w:p>
    <w:p w14:paraId="60054A9D" w14:textId="2BA86723" w:rsidR="00C66927" w:rsidRPr="009F5C4A" w:rsidRDefault="00C66927" w:rsidP="00C66927">
      <w:pPr>
        <w:widowControl/>
        <w:spacing w:beforeLines="0" w:before="100" w:beforeAutospacing="1" w:after="100" w:afterAutospacing="1" w:line="240" w:lineRule="auto"/>
        <w:rPr>
          <w:rFonts w:eastAsia="ＭＳ Ｐゴシック"/>
          <w:bCs w:val="0"/>
          <w:kern w:val="0"/>
          <w:szCs w:val="24"/>
          <w14:ligatures w14:val="none"/>
        </w:rPr>
      </w:pPr>
      <w:r w:rsidRPr="00405E58">
        <w:rPr>
          <w:rFonts w:eastAsia="ＭＳ Ｐゴシック"/>
          <w:b/>
          <w:kern w:val="0"/>
          <w:szCs w:val="24"/>
          <w14:ligatures w14:val="none"/>
        </w:rPr>
        <w:t>Fig. 6 |</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 xml:space="preserve">Prokaryotic </w:t>
      </w:r>
      <w:r w:rsidR="00B509CA">
        <w:rPr>
          <w:rFonts w:eastAsia="ＭＳ Ｐゴシック"/>
          <w:b/>
          <w:kern w:val="0"/>
          <w:szCs w:val="24"/>
          <w14:ligatures w14:val="none"/>
        </w:rPr>
        <w:t>assembly</w:t>
      </w:r>
      <w:r w:rsidRPr="00405E58">
        <w:rPr>
          <w:rFonts w:eastAsia="ＭＳ Ｐゴシック"/>
          <w:b/>
          <w:kern w:val="0"/>
          <w:szCs w:val="24"/>
          <w14:ligatures w14:val="none"/>
        </w:rPr>
        <w:t xml:space="preserve"> landscape reorganization. </w:t>
      </w:r>
      <w:r w:rsidR="00CA2FFA" w:rsidRPr="00CA2FFA">
        <w:rPr>
          <w:rFonts w:eastAsia="ＭＳ Ｐゴシック"/>
          <w:kern w:val="0"/>
          <w:szCs w:val="24"/>
          <w14:ligatures w14:val="none"/>
        </w:rPr>
        <w:t>Changes in the frequency distribution of prokaryotic assembly landscape basins are shown along the abundance gradient of microbial genera highlighted in Fig</w:t>
      </w:r>
      <w:r w:rsidR="00CA2FFA">
        <w:rPr>
          <w:rFonts w:eastAsia="ＭＳ Ｐゴシック"/>
          <w:kern w:val="0"/>
          <w:szCs w:val="24"/>
          <w14:ligatures w14:val="none"/>
        </w:rPr>
        <w:t>ure</w:t>
      </w:r>
      <w:r w:rsidR="00CA2FFA" w:rsidRPr="00CA2FFA">
        <w:rPr>
          <w:rFonts w:eastAsia="ＭＳ Ｐゴシック"/>
          <w:kern w:val="0"/>
          <w:szCs w:val="24"/>
          <w14:ligatures w14:val="none"/>
        </w:rPr>
        <w:t xml:space="preserve"> 4d</w:t>
      </w:r>
      <w:r w:rsidRPr="00405E58">
        <w:rPr>
          <w:rFonts w:eastAsia="ＭＳ Ｐゴシック"/>
          <w:bCs w:val="0"/>
          <w:kern w:val="0"/>
          <w:szCs w:val="24"/>
          <w14:ligatures w14:val="none"/>
        </w:rPr>
        <w:t xml:space="preserve"> </w:t>
      </w:r>
      <w:r w:rsidR="00847A51">
        <w:rPr>
          <w:rFonts w:eastAsia="ＭＳ Ｐゴシック"/>
          <w:bCs w:val="0"/>
          <w:kern w:val="0"/>
          <w:szCs w:val="24"/>
          <w14:ligatures w14:val="none"/>
        </w:rPr>
        <w:t>[</w:t>
      </w:r>
      <w:r w:rsidR="0074754C" w:rsidRPr="00405E58">
        <w:rPr>
          <w:rFonts w:eastAsia="ＭＳ Ｐゴシック"/>
          <w:bCs w:val="0"/>
          <w:i/>
          <w:iCs/>
          <w:kern w:val="0"/>
          <w:szCs w:val="24"/>
          <w14:ligatures w14:val="none"/>
        </w:rPr>
        <w:t>Ca.</w:t>
      </w:r>
      <w:r w:rsidRPr="00405E58">
        <w:rPr>
          <w:rFonts w:eastAsia="ＭＳ Ｐゴシック"/>
          <w:bCs w:val="0"/>
          <w:kern w:val="0"/>
          <w:szCs w:val="24"/>
          <w14:ligatures w14:val="none"/>
        </w:rPr>
        <w:t xml:space="preserve"> </w:t>
      </w:r>
      <w:r w:rsidRPr="00405E58">
        <w:rPr>
          <w:rFonts w:eastAsia="ＭＳ Ｐゴシック"/>
          <w:bCs w:val="0"/>
          <w:i/>
          <w:iCs/>
          <w:kern w:val="0"/>
          <w:szCs w:val="24"/>
          <w14:ligatures w14:val="none"/>
        </w:rPr>
        <w:t>Udaeobacter</w:t>
      </w:r>
      <w:r w:rsidRPr="00405E58">
        <w:rPr>
          <w:rFonts w:eastAsia="ＭＳ Ｐゴシック"/>
          <w:bCs w:val="0"/>
          <w:kern w:val="0"/>
          <w:szCs w:val="24"/>
          <w14:ligatures w14:val="none"/>
        </w:rPr>
        <w:t xml:space="preserve"> in </w:t>
      </w:r>
      <w:r w:rsidRPr="00405E58">
        <w:rPr>
          <w:rFonts w:eastAsia="ＭＳ Ｐゴシック"/>
          <w:bCs w:val="0"/>
          <w:i/>
          <w:iCs/>
          <w:kern w:val="0"/>
          <w:szCs w:val="24"/>
          <w14:ligatures w14:val="none"/>
        </w:rPr>
        <w:t>Juglans</w:t>
      </w:r>
      <w:r w:rsidRPr="00405E58">
        <w:rPr>
          <w:rFonts w:eastAsia="ＭＳ Ｐゴシック"/>
          <w:bCs w:val="0"/>
          <w:kern w:val="0"/>
          <w:szCs w:val="24"/>
          <w14:ligatures w14:val="none"/>
        </w:rPr>
        <w:t xml:space="preserve"> roots </w:t>
      </w:r>
      <w:r w:rsidR="00847A51">
        <w:rPr>
          <w:rFonts w:eastAsia="ＭＳ Ｐゴシック"/>
          <w:bCs w:val="0"/>
          <w:kern w:val="0"/>
          <w:szCs w:val="24"/>
          <w14:ligatures w14:val="none"/>
        </w:rPr>
        <w:t>(</w:t>
      </w:r>
      <w:r w:rsidRPr="00405E58">
        <w:rPr>
          <w:rFonts w:eastAsia="ＭＳ Ｐゴシック"/>
          <w:b/>
          <w:kern w:val="0"/>
          <w:szCs w:val="24"/>
          <w14:ligatures w14:val="none"/>
        </w:rPr>
        <w:t>a</w:t>
      </w:r>
      <w:r w:rsidRPr="00405E58">
        <w:rPr>
          <w:rFonts w:eastAsia="ＭＳ Ｐゴシック"/>
          <w:bCs w:val="0"/>
          <w:kern w:val="0"/>
          <w:szCs w:val="24"/>
          <w14:ligatures w14:val="none"/>
        </w:rPr>
        <w:t>–</w:t>
      </w:r>
      <w:r w:rsidRPr="00405E58">
        <w:rPr>
          <w:rFonts w:eastAsia="ＭＳ Ｐゴシック"/>
          <w:b/>
          <w:kern w:val="0"/>
          <w:szCs w:val="24"/>
          <w14:ligatures w14:val="none"/>
        </w:rPr>
        <w:t>e</w:t>
      </w:r>
      <w:r w:rsidR="00847A51">
        <w:rPr>
          <w:rFonts w:eastAsia="ＭＳ Ｐゴシック"/>
          <w:bCs w:val="0"/>
          <w:kern w:val="0"/>
          <w:szCs w:val="24"/>
          <w14:ligatures w14:val="none"/>
        </w:rPr>
        <w:t>)</w:t>
      </w:r>
      <w:r w:rsidRPr="00405E58">
        <w:rPr>
          <w:rFonts w:eastAsia="ＭＳ Ｐゴシック"/>
          <w:bCs w:val="0"/>
          <w:kern w:val="0"/>
          <w:szCs w:val="24"/>
          <w14:ligatures w14:val="none"/>
        </w:rPr>
        <w:t xml:space="preserve"> and </w:t>
      </w:r>
      <w:r w:rsidRPr="00405E58">
        <w:rPr>
          <w:rFonts w:eastAsia="ＭＳ Ｐゴシック"/>
          <w:bCs w:val="0"/>
          <w:i/>
          <w:iCs/>
          <w:kern w:val="0"/>
          <w:szCs w:val="24"/>
          <w14:ligatures w14:val="none"/>
        </w:rPr>
        <w:t>Meliniomyces</w:t>
      </w:r>
      <w:r w:rsidRPr="00405E58">
        <w:rPr>
          <w:rFonts w:eastAsia="ＭＳ Ｐゴシック"/>
          <w:bCs w:val="0"/>
          <w:kern w:val="0"/>
          <w:szCs w:val="24"/>
          <w14:ligatures w14:val="none"/>
        </w:rPr>
        <w:t xml:space="preserve"> in </w:t>
      </w:r>
      <w:r w:rsidRPr="00405E58">
        <w:rPr>
          <w:rFonts w:eastAsia="ＭＳ Ｐゴシック"/>
          <w:bCs w:val="0"/>
          <w:i/>
          <w:iCs/>
          <w:kern w:val="0"/>
          <w:szCs w:val="24"/>
          <w14:ligatures w14:val="none"/>
        </w:rPr>
        <w:t>Pinus</w:t>
      </w:r>
      <w:r w:rsidRPr="00405E58">
        <w:rPr>
          <w:rFonts w:eastAsia="ＭＳ Ｐゴシック"/>
          <w:bCs w:val="0"/>
          <w:kern w:val="0"/>
          <w:szCs w:val="24"/>
          <w14:ligatures w14:val="none"/>
        </w:rPr>
        <w:t xml:space="preserve"> roots </w:t>
      </w:r>
      <w:r w:rsidR="00847A51">
        <w:rPr>
          <w:rFonts w:eastAsia="ＭＳ Ｐゴシック"/>
          <w:bCs w:val="0"/>
          <w:kern w:val="0"/>
          <w:szCs w:val="24"/>
          <w14:ligatures w14:val="none"/>
        </w:rPr>
        <w:t>(</w:t>
      </w:r>
      <w:r w:rsidRPr="00405E58">
        <w:rPr>
          <w:rFonts w:eastAsia="ＭＳ Ｐゴシック"/>
          <w:b/>
          <w:kern w:val="0"/>
          <w:szCs w:val="24"/>
          <w14:ligatures w14:val="none"/>
        </w:rPr>
        <w:t>f</w:t>
      </w:r>
      <w:r w:rsidRPr="00405E58">
        <w:rPr>
          <w:rFonts w:eastAsia="ＭＳ Ｐゴシック"/>
          <w:bCs w:val="0"/>
          <w:kern w:val="0"/>
          <w:szCs w:val="24"/>
          <w14:ligatures w14:val="none"/>
        </w:rPr>
        <w:t>–</w:t>
      </w:r>
      <w:r w:rsidR="00880BB5" w:rsidRPr="00405E58">
        <w:rPr>
          <w:rFonts w:eastAsia="ＭＳ Ｐゴシック"/>
          <w:b/>
          <w:kern w:val="0"/>
          <w:szCs w:val="24"/>
          <w14:ligatures w14:val="none"/>
        </w:rPr>
        <w:t>j</w:t>
      </w:r>
      <w:r w:rsidR="00847A51">
        <w:rPr>
          <w:rFonts w:eastAsia="ＭＳ Ｐゴシック"/>
          <w:bCs w:val="0"/>
          <w:kern w:val="0"/>
          <w:szCs w:val="24"/>
          <w14:ligatures w14:val="none"/>
        </w:rPr>
        <w:t>)]</w:t>
      </w:r>
      <w:r w:rsidRPr="00405E58">
        <w:rPr>
          <w:rFonts w:eastAsia="ＭＳ Ｐゴシック"/>
          <w:bCs w:val="0"/>
          <w:kern w:val="0"/>
          <w:szCs w:val="24"/>
          <w14:ligatures w14:val="none"/>
        </w:rPr>
        <w:t xml:space="preserve">. </w:t>
      </w:r>
      <w:r w:rsidR="00CA2FFA" w:rsidRPr="00CA2FFA">
        <w:rPr>
          <w:rFonts w:eastAsia="ＭＳ Ｐゴシック"/>
          <w:kern w:val="0"/>
          <w:szCs w:val="24"/>
          <w14:ligatures w14:val="none"/>
        </w:rPr>
        <w:t>Frequencies were evaluated through 20,000 simulations of community assembly from randomly generated initial states under 32 abundance conditions ranging from absence to the maximum observed abundance in each host background.</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a</w:t>
      </w:r>
      <w:r w:rsidRPr="00405E58">
        <w:rPr>
          <w:rFonts w:eastAsia="ＭＳ Ｐゴシック"/>
          <w:bCs w:val="0"/>
          <w:kern w:val="0"/>
          <w:szCs w:val="24"/>
          <w14:ligatures w14:val="none"/>
        </w:rPr>
        <w:t>,</w:t>
      </w:r>
      <w:r w:rsidRPr="00405E58">
        <w:rPr>
          <w:rFonts w:eastAsia="ＭＳ Ｐゴシック"/>
          <w:b/>
          <w:kern w:val="0"/>
          <w:szCs w:val="24"/>
          <w14:ligatures w14:val="none"/>
        </w:rPr>
        <w:t>f</w:t>
      </w:r>
      <w:r w:rsidRPr="00405E58">
        <w:rPr>
          <w:rFonts w:eastAsia="ＭＳ Ｐゴシック"/>
          <w:bCs w:val="0"/>
          <w:kern w:val="0"/>
          <w:szCs w:val="24"/>
          <w14:ligatures w14:val="none"/>
        </w:rPr>
        <w:t xml:space="preserve">) </w:t>
      </w:r>
      <w:r w:rsidR="00CA2FFA" w:rsidRPr="00CA2FFA">
        <w:rPr>
          <w:rFonts w:eastAsia="ＭＳ Ｐゴシック"/>
          <w:kern w:val="0"/>
          <w:szCs w:val="24"/>
          <w14:ligatures w14:val="none"/>
        </w:rPr>
        <w:t xml:space="preserve">Shifts of basin bottoms along the abundance gradient. Basin bottoms detected at three representative abundance levels within the 32 equally spaced relative abundance steps—absence (step 1), intermediate abundance (step 16), and maximum abundance (step 32)—are shown as circles, together with the states detected in Fig. 3c on the PCoA plane (see </w:t>
      </w:r>
      <w:r w:rsidR="004F15F0" w:rsidRPr="004F15F0">
        <w:rPr>
          <w:rFonts w:eastAsia="ＭＳ Ｐゴシック"/>
          <w:kern w:val="0"/>
          <w:szCs w:val="24"/>
          <w:highlight w:val="magenta"/>
          <w14:ligatures w14:val="none"/>
        </w:rPr>
        <w:t>Supplementary</w:t>
      </w:r>
      <w:r w:rsidR="00CA2FFA" w:rsidRPr="00CA2FFA">
        <w:rPr>
          <w:rFonts w:eastAsia="ＭＳ Ｐゴシック"/>
          <w:kern w:val="0"/>
          <w:szCs w:val="24"/>
          <w14:ligatures w14:val="none"/>
        </w:rPr>
        <w:t xml:space="preserve"> Fig. S</w:t>
      </w:r>
      <w:r w:rsidR="00A37906">
        <w:rPr>
          <w:rFonts w:eastAsia="ＭＳ Ｐゴシック"/>
          <w:kern w:val="0"/>
          <w:szCs w:val="24"/>
          <w14:ligatures w14:val="none"/>
        </w:rPr>
        <w:t>43</w:t>
      </w:r>
      <w:r w:rsidR="00CA2FFA" w:rsidRPr="00CA2FFA">
        <w:rPr>
          <w:rFonts w:eastAsia="ＭＳ Ｐゴシック"/>
          <w:kern w:val="0"/>
          <w:szCs w:val="24"/>
          <w14:ligatures w14:val="none"/>
        </w:rPr>
        <w:t>b). The two most frequently observed states under each condition are labeled with their IDs.</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b</w:t>
      </w:r>
      <w:r w:rsidRPr="00405E58">
        <w:rPr>
          <w:rFonts w:eastAsia="ＭＳ Ｐゴシック"/>
          <w:bCs w:val="0"/>
          <w:kern w:val="0"/>
          <w:szCs w:val="24"/>
          <w14:ligatures w14:val="none"/>
        </w:rPr>
        <w:t>,</w:t>
      </w:r>
      <w:r w:rsidRPr="00405E58">
        <w:rPr>
          <w:rFonts w:eastAsia="ＭＳ Ｐゴシック"/>
          <w:b/>
          <w:kern w:val="0"/>
          <w:szCs w:val="24"/>
          <w14:ligatures w14:val="none"/>
        </w:rPr>
        <w:t>g</w:t>
      </w:r>
      <w:r w:rsidRPr="00405E58">
        <w:rPr>
          <w:rFonts w:eastAsia="ＭＳ Ｐゴシック"/>
          <w:bCs w:val="0"/>
          <w:kern w:val="0"/>
          <w:szCs w:val="24"/>
          <w14:ligatures w14:val="none"/>
        </w:rPr>
        <w:t xml:space="preserve">) </w:t>
      </w:r>
      <w:r w:rsidR="00CA2FFA" w:rsidRPr="00CA2FFA">
        <w:rPr>
          <w:rFonts w:eastAsia="ＭＳ Ｐゴシック"/>
          <w:kern w:val="0"/>
          <w:szCs w:val="24"/>
          <w14:ligatures w14:val="none"/>
        </w:rPr>
        <w:t xml:space="preserve">Changes in basin evenness. Shannon entropy of basin frequencies is shown along the abundance axis </w:t>
      </w:r>
      <w:r w:rsidR="00CA2FFA">
        <w:rPr>
          <w:rFonts w:eastAsia="ＭＳ Ｐゴシック"/>
          <w:kern w:val="0"/>
          <w:szCs w:val="24"/>
          <w14:ligatures w14:val="none"/>
        </w:rPr>
        <w:t>[</w:t>
      </w:r>
      <w:r w:rsidR="00CA2FFA" w:rsidRPr="00CA2FFA">
        <w:rPr>
          <w:rFonts w:eastAsia="ＭＳ Ｐゴシック"/>
          <w:kern w:val="0"/>
          <w:szCs w:val="24"/>
          <w14:ligatures w14:val="none"/>
        </w:rPr>
        <w:t>centered log ratio (CLR)-transformed relative read counts of the focal genus</w:t>
      </w:r>
      <w:r w:rsidR="00CA2FFA">
        <w:rPr>
          <w:rFonts w:eastAsia="ＭＳ Ｐゴシック"/>
          <w:kern w:val="0"/>
          <w:szCs w:val="24"/>
          <w14:ligatures w14:val="none"/>
        </w:rPr>
        <w:t>]</w:t>
      </w:r>
      <w:r w:rsidR="00CA2FFA" w:rsidRPr="00CA2FFA">
        <w:rPr>
          <w:rFonts w:eastAsia="ＭＳ Ｐゴシック"/>
          <w:kern w:val="0"/>
          <w:szCs w:val="24"/>
          <w14:ligatures w14:val="none"/>
        </w:rPr>
        <w:t>.</w:t>
      </w:r>
      <w:r w:rsidR="00CA2FFA" w:rsidRPr="00CA2FFA">
        <w:rPr>
          <w:rFonts w:eastAsia="ＭＳ Ｐゴシック"/>
          <w:bCs w:val="0"/>
          <w:kern w:val="0"/>
          <w:szCs w:val="24"/>
          <w14:ligatures w14:val="none"/>
        </w:rPr>
        <w:t xml:space="preserve"> </w:t>
      </w:r>
      <w:r w:rsidRPr="00405E58">
        <w:rPr>
          <w:rFonts w:eastAsia="ＭＳ Ｐゴシック"/>
          <w:bCs w:val="0"/>
          <w:kern w:val="0"/>
          <w:szCs w:val="24"/>
          <w14:ligatures w14:val="none"/>
        </w:rPr>
        <w:t>(</w:t>
      </w:r>
      <w:r w:rsidRPr="00405E58">
        <w:rPr>
          <w:rFonts w:eastAsia="ＭＳ Ｐゴシック"/>
          <w:b/>
          <w:kern w:val="0"/>
          <w:szCs w:val="24"/>
          <w14:ligatures w14:val="none"/>
        </w:rPr>
        <w:t>c</w:t>
      </w:r>
      <w:r w:rsidRPr="00405E58">
        <w:rPr>
          <w:rFonts w:eastAsia="ＭＳ Ｐゴシック"/>
          <w:bCs w:val="0"/>
          <w:kern w:val="0"/>
          <w:szCs w:val="24"/>
          <w14:ligatures w14:val="none"/>
        </w:rPr>
        <w:t>,</w:t>
      </w:r>
      <w:r w:rsidRPr="00405E58">
        <w:rPr>
          <w:rFonts w:eastAsia="ＭＳ Ｐゴシック"/>
          <w:b/>
          <w:kern w:val="0"/>
          <w:szCs w:val="24"/>
          <w14:ligatures w14:val="none"/>
        </w:rPr>
        <w:t>h</w:t>
      </w:r>
      <w:r w:rsidRPr="00405E58">
        <w:rPr>
          <w:rFonts w:eastAsia="ＭＳ Ｐゴシック"/>
          <w:bCs w:val="0"/>
          <w:kern w:val="0"/>
          <w:szCs w:val="24"/>
          <w14:ligatures w14:val="none"/>
        </w:rPr>
        <w:t xml:space="preserve">) </w:t>
      </w:r>
      <w:r w:rsidR="00CA2FFA" w:rsidRPr="00CA2FFA">
        <w:rPr>
          <w:rFonts w:eastAsia="ＭＳ Ｐゴシック"/>
          <w:kern w:val="0"/>
          <w:szCs w:val="24"/>
          <w14:ligatures w14:val="none"/>
        </w:rPr>
        <w:t xml:space="preserve">Flow diagrams of community assembly destinations. Each bar plot depicts frequencies of basin bottoms under the corresponding abundance condition. Basin bottoms reached from the same initial community state across adjacent abundance steps are connected by bands. Colors represent community compositional similarity based on Jaccard distance, with more similar compositions shown in more similar colors (see Fig. 3c; </w:t>
      </w:r>
      <w:r w:rsidR="004F15F0" w:rsidRPr="004F15F0">
        <w:rPr>
          <w:rFonts w:eastAsia="ＭＳ Ｐゴシック"/>
          <w:kern w:val="0"/>
          <w:szCs w:val="24"/>
          <w:highlight w:val="magenta"/>
          <w14:ligatures w14:val="none"/>
        </w:rPr>
        <w:t>Supplementary</w:t>
      </w:r>
      <w:r w:rsidR="00CA2FFA" w:rsidRPr="00CA2FFA">
        <w:rPr>
          <w:rFonts w:eastAsia="ＭＳ Ｐゴシック"/>
          <w:kern w:val="0"/>
          <w:szCs w:val="24"/>
          <w14:ligatures w14:val="none"/>
        </w:rPr>
        <w:t xml:space="preserve"> Fig. S</w:t>
      </w:r>
      <w:r w:rsidR="00717528">
        <w:rPr>
          <w:rFonts w:eastAsia="ＭＳ Ｐゴシック"/>
          <w:kern w:val="0"/>
          <w:szCs w:val="24"/>
          <w14:ligatures w14:val="none"/>
        </w:rPr>
        <w:t>45</w:t>
      </w:r>
      <w:r w:rsidR="00CA2FFA" w:rsidRPr="00CA2FFA">
        <w:rPr>
          <w:rFonts w:eastAsia="ＭＳ Ｐゴシック"/>
          <w:kern w:val="0"/>
          <w:szCs w:val="24"/>
          <w14:ligatures w14:val="none"/>
        </w:rPr>
        <w:t>).</w:t>
      </w:r>
      <w:r w:rsidR="00CA2FFA" w:rsidRPr="00CA2FFA">
        <w:rPr>
          <w:rFonts w:eastAsia="ＭＳ Ｐゴシック"/>
          <w:bCs w:val="0"/>
          <w:kern w:val="0"/>
          <w:szCs w:val="24"/>
          <w14:ligatures w14:val="none"/>
        </w:rPr>
        <w:t xml:space="preserve"> </w:t>
      </w:r>
      <w:r w:rsidRPr="00405E58">
        <w:rPr>
          <w:rFonts w:eastAsia="ＭＳ Ｐゴシック"/>
          <w:bCs w:val="0"/>
          <w:kern w:val="0"/>
          <w:szCs w:val="24"/>
          <w14:ligatures w14:val="none"/>
        </w:rPr>
        <w:t>(</w:t>
      </w:r>
      <w:r w:rsidRPr="00405E58">
        <w:rPr>
          <w:rFonts w:eastAsia="ＭＳ Ｐゴシック"/>
          <w:b/>
          <w:kern w:val="0"/>
          <w:szCs w:val="24"/>
          <w14:ligatures w14:val="none"/>
        </w:rPr>
        <w:t>d</w:t>
      </w:r>
      <w:r w:rsidRPr="00405E58">
        <w:rPr>
          <w:rFonts w:eastAsia="ＭＳ Ｐゴシック"/>
          <w:bCs w:val="0"/>
          <w:kern w:val="0"/>
          <w:szCs w:val="24"/>
          <w14:ligatures w14:val="none"/>
        </w:rPr>
        <w:t>,</w:t>
      </w:r>
      <w:r w:rsidR="00880BB5" w:rsidRPr="00405E58">
        <w:rPr>
          <w:rFonts w:eastAsia="ＭＳ Ｐゴシック"/>
          <w:b/>
          <w:kern w:val="0"/>
          <w:szCs w:val="24"/>
          <w14:ligatures w14:val="none"/>
        </w:rPr>
        <w:t>i</w:t>
      </w:r>
      <w:r w:rsidRPr="00405E58">
        <w:rPr>
          <w:rFonts w:eastAsia="ＭＳ Ｐゴシック"/>
          <w:bCs w:val="0"/>
          <w:kern w:val="0"/>
          <w:szCs w:val="24"/>
          <w14:ligatures w14:val="none"/>
        </w:rPr>
        <w:t xml:space="preserve">) </w:t>
      </w:r>
      <w:r w:rsidR="00CA2FFA" w:rsidRPr="00CA2FFA">
        <w:rPr>
          <w:rFonts w:eastAsia="ＭＳ Ｐゴシック"/>
          <w:kern w:val="0"/>
          <w:szCs w:val="24"/>
          <w14:ligatures w14:val="none"/>
        </w:rPr>
        <w:t>Histograms of CLR-transformed relative read counts of the focal genera in the respective host plants.</w:t>
      </w:r>
      <w:r w:rsidRPr="00405E58">
        <w:rPr>
          <w:rFonts w:eastAsia="ＭＳ Ｐゴシック"/>
          <w:bCs w:val="0"/>
          <w:kern w:val="0"/>
          <w:szCs w:val="24"/>
          <w14:ligatures w14:val="none"/>
        </w:rPr>
        <w:t xml:space="preserve"> (</w:t>
      </w:r>
      <w:r w:rsidRPr="00405E58">
        <w:rPr>
          <w:rFonts w:eastAsia="ＭＳ Ｐゴシック"/>
          <w:b/>
          <w:kern w:val="0"/>
          <w:szCs w:val="24"/>
          <w14:ligatures w14:val="none"/>
        </w:rPr>
        <w:t>e</w:t>
      </w:r>
      <w:r w:rsidRPr="00405E58">
        <w:rPr>
          <w:rFonts w:eastAsia="ＭＳ Ｐゴシック"/>
          <w:bCs w:val="0"/>
          <w:kern w:val="0"/>
          <w:szCs w:val="24"/>
          <w14:ligatures w14:val="none"/>
        </w:rPr>
        <w:t>,</w:t>
      </w:r>
      <w:r w:rsidR="00880BB5" w:rsidRPr="00405E58">
        <w:rPr>
          <w:rFonts w:eastAsia="ＭＳ Ｐゴシック"/>
          <w:b/>
          <w:kern w:val="0"/>
          <w:szCs w:val="24"/>
          <w14:ligatures w14:val="none"/>
        </w:rPr>
        <w:t>j</w:t>
      </w:r>
      <w:r w:rsidRPr="00405E58">
        <w:rPr>
          <w:rFonts w:eastAsia="ＭＳ Ｐゴシック"/>
          <w:bCs w:val="0"/>
          <w:kern w:val="0"/>
          <w:szCs w:val="24"/>
          <w14:ligatures w14:val="none"/>
        </w:rPr>
        <w:t xml:space="preserve">) </w:t>
      </w:r>
      <w:r w:rsidR="00CA2FFA" w:rsidRPr="00CA2FFA">
        <w:rPr>
          <w:rFonts w:eastAsia="ＭＳ Ｐゴシック"/>
          <w:kern w:val="0"/>
          <w:szCs w:val="24"/>
          <w14:ligatures w14:val="none"/>
        </w:rPr>
        <w:t xml:space="preserve">Family-level compositions of frequently detected basin bottoms. Prokaryotic families are colored according to phylum-level taxonomy: green, Actinomycetota; blue, Pseudomonadota; black, other phyla. Results for other highlighted fungal and prokaryotic genera are provided in </w:t>
      </w:r>
      <w:r w:rsidR="004F15F0" w:rsidRPr="004F15F0">
        <w:rPr>
          <w:rFonts w:eastAsia="ＭＳ Ｐゴシック"/>
          <w:kern w:val="0"/>
          <w:szCs w:val="24"/>
          <w:highlight w:val="magenta"/>
          <w14:ligatures w14:val="none"/>
        </w:rPr>
        <w:t>Supplementary</w:t>
      </w:r>
      <w:r w:rsidR="00CA2FFA" w:rsidRPr="00CA2FFA">
        <w:rPr>
          <w:rFonts w:eastAsia="ＭＳ Ｐゴシック"/>
          <w:kern w:val="0"/>
          <w:szCs w:val="24"/>
          <w14:ligatures w14:val="none"/>
        </w:rPr>
        <w:t xml:space="preserve"> Figures S2</w:t>
      </w:r>
      <w:r w:rsidR="00A37906">
        <w:rPr>
          <w:rFonts w:eastAsia="ＭＳ Ｐゴシック"/>
          <w:kern w:val="0"/>
          <w:szCs w:val="24"/>
          <w14:ligatures w14:val="none"/>
        </w:rPr>
        <w:t>1</w:t>
      </w:r>
      <w:r w:rsidR="00CA2FFA" w:rsidRPr="00CA2FFA">
        <w:rPr>
          <w:rFonts w:eastAsia="ＭＳ Ｐゴシック"/>
          <w:kern w:val="0"/>
          <w:szCs w:val="24"/>
          <w14:ligatures w14:val="none"/>
        </w:rPr>
        <w:t xml:space="preserve"> and S2</w:t>
      </w:r>
      <w:r w:rsidR="00A37906">
        <w:rPr>
          <w:rFonts w:eastAsia="ＭＳ Ｐゴシック"/>
          <w:kern w:val="0"/>
          <w:szCs w:val="24"/>
          <w14:ligatures w14:val="none"/>
        </w:rPr>
        <w:t>2</w:t>
      </w:r>
      <w:r w:rsidR="00CA2FFA" w:rsidRPr="00CA2FFA">
        <w:rPr>
          <w:rFonts w:eastAsia="ＭＳ Ｐゴシック"/>
          <w:kern w:val="0"/>
          <w:szCs w:val="24"/>
          <w14:ligatures w14:val="none"/>
        </w:rPr>
        <w:t>.</w:t>
      </w:r>
    </w:p>
    <w:p w14:paraId="62EE3A37" w14:textId="460C5F0C" w:rsidR="005509D4" w:rsidRDefault="005509D4" w:rsidP="00E20869">
      <w:pPr>
        <w:tabs>
          <w:tab w:val="left" w:pos="426"/>
          <w:tab w:val="left" w:pos="567"/>
        </w:tabs>
        <w:spacing w:beforeLines="70" w:before="250"/>
        <w:rPr>
          <w:b/>
          <w:bCs w:val="0"/>
        </w:rPr>
      </w:pPr>
    </w:p>
    <w:p w14:paraId="66628CFE" w14:textId="6CDD412F" w:rsidR="000C638B" w:rsidRPr="00B956C2" w:rsidRDefault="000C638B" w:rsidP="00805A3B">
      <w:pPr>
        <w:widowControl/>
        <w:tabs>
          <w:tab w:val="left" w:pos="426"/>
        </w:tabs>
        <w:spacing w:before="179" w:beforeAutospacing="1" w:after="100" w:afterAutospacing="1"/>
        <w:outlineLvl w:val="3"/>
        <w:rPr>
          <w:rFonts w:eastAsia="ＭＳ Ｐゴシック"/>
          <w:bCs w:val="0"/>
          <w:kern w:val="0"/>
          <w:szCs w:val="24"/>
          <w14:ligatures w14:val="none"/>
        </w:rPr>
      </w:pPr>
      <w:r w:rsidRPr="00405E58">
        <w:rPr>
          <w:rFonts w:eastAsia="ＭＳ Ｐゴシック"/>
          <w:b/>
          <w:kern w:val="0"/>
          <w:szCs w:val="24"/>
          <w14:ligatures w14:val="none"/>
        </w:rPr>
        <w:t xml:space="preserve">Fig. </w:t>
      </w:r>
      <w:r>
        <w:rPr>
          <w:rFonts w:eastAsia="ＭＳ Ｐゴシック"/>
          <w:b/>
          <w:kern w:val="0"/>
          <w:szCs w:val="24"/>
          <w14:ligatures w14:val="none"/>
        </w:rPr>
        <w:t>7</w:t>
      </w:r>
      <w:r w:rsidRPr="00405E58">
        <w:rPr>
          <w:rFonts w:eastAsia="ＭＳ Ｐゴシック"/>
          <w:b/>
          <w:kern w:val="0"/>
          <w:szCs w:val="24"/>
          <w14:ligatures w14:val="none"/>
        </w:rPr>
        <w:t xml:space="preserve"> |</w:t>
      </w:r>
      <w:r w:rsidRPr="00405E58">
        <w:rPr>
          <w:rFonts w:eastAsia="ＭＳ Ｐゴシック"/>
          <w:bCs w:val="0"/>
          <w:kern w:val="0"/>
          <w:szCs w:val="24"/>
          <w14:ligatures w14:val="none"/>
        </w:rPr>
        <w:t xml:space="preserve"> </w:t>
      </w:r>
      <w:r w:rsidR="00592EDB">
        <w:rPr>
          <w:rFonts w:eastAsia="ＭＳ Ｐゴシック"/>
          <w:b/>
          <w:bCs w:val="0"/>
          <w:kern w:val="0"/>
          <w14:ligatures w14:val="none"/>
        </w:rPr>
        <w:t>Ecolog</w:t>
      </w:r>
      <w:r w:rsidR="00D83C37">
        <w:rPr>
          <w:rFonts w:eastAsia="ＭＳ Ｐゴシック"/>
          <w:b/>
          <w:bCs w:val="0"/>
          <w:kern w:val="0"/>
          <w14:ligatures w14:val="none"/>
        </w:rPr>
        <w:t>ical associations</w:t>
      </w:r>
      <w:r w:rsidR="00592EDB">
        <w:rPr>
          <w:rFonts w:eastAsia="ＭＳ Ｐゴシック"/>
          <w:b/>
          <w:bCs w:val="0"/>
          <w:kern w:val="0"/>
          <w14:ligatures w14:val="none"/>
        </w:rPr>
        <w:t xml:space="preserve"> of candidate keystone genera </w:t>
      </w:r>
      <w:r w:rsidR="00D83C37">
        <w:rPr>
          <w:rFonts w:eastAsia="ＭＳ Ｐゴシック"/>
          <w:b/>
          <w:bCs w:val="0"/>
          <w:kern w:val="0"/>
          <w14:ligatures w14:val="none"/>
        </w:rPr>
        <w:t>across</w:t>
      </w:r>
      <w:r w:rsidR="00592EDB">
        <w:rPr>
          <w:rFonts w:eastAsia="ＭＳ Ｐゴシック"/>
          <w:b/>
          <w:bCs w:val="0"/>
          <w:kern w:val="0"/>
          <w14:ligatures w14:val="none"/>
        </w:rPr>
        <w:t xml:space="preserve"> European forests</w:t>
      </w:r>
      <w:r w:rsidR="003E5C7D">
        <w:rPr>
          <w:rFonts w:eastAsia="ＭＳ Ｐゴシック"/>
          <w:b/>
          <w:kern w:val="0"/>
          <w:szCs w:val="24"/>
          <w14:ligatures w14:val="none"/>
        </w:rPr>
        <w:t xml:space="preserve">. </w:t>
      </w:r>
      <w:r w:rsidR="00592EDB">
        <w:rPr>
          <w:rFonts w:eastAsia="ＭＳ Ｐゴシック"/>
          <w:bCs w:val="0"/>
          <w:kern w:val="0"/>
          <w:szCs w:val="24"/>
          <w14:ligatures w14:val="none"/>
        </w:rPr>
        <w:t>T</w:t>
      </w:r>
      <w:r w:rsidR="003E5C7D">
        <w:rPr>
          <w:rFonts w:eastAsia="ＭＳ Ｐゴシック"/>
          <w:bCs w:val="0"/>
          <w:kern w:val="0"/>
          <w:szCs w:val="24"/>
          <w14:ligatures w14:val="none"/>
        </w:rPr>
        <w:t xml:space="preserve">he </w:t>
      </w:r>
      <w:r w:rsidR="00976234">
        <w:rPr>
          <w:rFonts w:eastAsia="ＭＳ Ｐゴシック"/>
          <w:bCs w:val="0"/>
          <w:kern w:val="0"/>
          <w:szCs w:val="24"/>
          <w14:ligatures w14:val="none"/>
        </w:rPr>
        <w:t>ecological relevance</w:t>
      </w:r>
      <w:r w:rsidR="00584B3C">
        <w:rPr>
          <w:rFonts w:eastAsia="ＭＳ Ｐゴシック"/>
          <w:bCs w:val="0"/>
          <w:kern w:val="0"/>
          <w:szCs w:val="24"/>
          <w14:ligatures w14:val="none"/>
        </w:rPr>
        <w:t xml:space="preserve"> of the </w:t>
      </w:r>
      <w:r w:rsidR="000D3CB4">
        <w:rPr>
          <w:rFonts w:eastAsia="ＭＳ Ｐゴシック"/>
          <w:bCs w:val="0"/>
          <w:kern w:val="0"/>
          <w:szCs w:val="24"/>
          <w14:ligatures w14:val="none"/>
        </w:rPr>
        <w:t xml:space="preserve">candidate </w:t>
      </w:r>
      <w:r w:rsidR="003E5C7D">
        <w:rPr>
          <w:rFonts w:eastAsia="ＭＳ Ｐゴシック"/>
          <w:bCs w:val="0"/>
          <w:kern w:val="0"/>
          <w:szCs w:val="24"/>
          <w14:ligatures w14:val="none"/>
        </w:rPr>
        <w:t xml:space="preserve">keystone </w:t>
      </w:r>
      <w:r w:rsidR="000D3CB4">
        <w:rPr>
          <w:rFonts w:eastAsia="ＭＳ Ｐゴシック"/>
          <w:bCs w:val="0"/>
          <w:kern w:val="0"/>
          <w:szCs w:val="24"/>
          <w14:ligatures w14:val="none"/>
        </w:rPr>
        <w:t xml:space="preserve">genera </w:t>
      </w:r>
      <w:r w:rsidR="0036457F">
        <w:rPr>
          <w:rFonts w:eastAsia="ＭＳ Ｐゴシック"/>
          <w:bCs w:val="0"/>
          <w:kern w:val="0"/>
          <w:szCs w:val="24"/>
          <w14:ligatures w14:val="none"/>
        </w:rPr>
        <w:t>highlighted</w:t>
      </w:r>
      <w:r w:rsidR="00C70D24">
        <w:rPr>
          <w:rFonts w:eastAsia="ＭＳ Ｐゴシック"/>
          <w:bCs w:val="0"/>
          <w:kern w:val="0"/>
          <w:szCs w:val="24"/>
          <w14:ligatures w14:val="none"/>
        </w:rPr>
        <w:t xml:space="preserve"> in the </w:t>
      </w:r>
      <w:r w:rsidR="0036457F">
        <w:rPr>
          <w:rFonts w:eastAsia="ＭＳ Ｐゴシック"/>
          <w:bCs w:val="0"/>
          <w:kern w:val="0"/>
          <w:szCs w:val="24"/>
          <w14:ligatures w14:val="none"/>
        </w:rPr>
        <w:t xml:space="preserve">assembly landscape analysis </w:t>
      </w:r>
      <w:r w:rsidR="00995BD4">
        <w:rPr>
          <w:rFonts w:eastAsia="ＭＳ Ｐゴシック"/>
          <w:bCs w:val="0"/>
          <w:kern w:val="0"/>
          <w:szCs w:val="24"/>
          <w14:ligatures w14:val="none"/>
        </w:rPr>
        <w:t xml:space="preserve">of the </w:t>
      </w:r>
      <w:r w:rsidR="00B34CAC">
        <w:rPr>
          <w:rFonts w:eastAsia="ＭＳ Ｐゴシック"/>
          <w:bCs w:val="0"/>
          <w:kern w:val="0"/>
          <w:szCs w:val="24"/>
          <w14:ligatures w14:val="none"/>
        </w:rPr>
        <w:t xml:space="preserve">cool-temperate forest </w:t>
      </w:r>
      <w:r w:rsidR="00976234">
        <w:rPr>
          <w:rFonts w:eastAsia="ＭＳ Ｐゴシック"/>
          <w:bCs w:val="0"/>
          <w:kern w:val="0"/>
          <w:szCs w:val="24"/>
          <w14:ligatures w14:val="none"/>
        </w:rPr>
        <w:t>from</w:t>
      </w:r>
      <w:r w:rsidR="00B34CAC">
        <w:rPr>
          <w:rFonts w:eastAsia="ＭＳ Ｐゴシック"/>
          <w:bCs w:val="0"/>
          <w:kern w:val="0"/>
          <w:szCs w:val="24"/>
          <w14:ligatures w14:val="none"/>
        </w:rPr>
        <w:t xml:space="preserve"> Japan </w:t>
      </w:r>
      <w:r w:rsidR="00A84E6B">
        <w:rPr>
          <w:rFonts w:eastAsia="ＭＳ Ｐゴシック"/>
          <w:bCs w:val="0"/>
          <w:kern w:val="0"/>
          <w:szCs w:val="24"/>
          <w14:ligatures w14:val="none"/>
        </w:rPr>
        <w:t>(</w:t>
      </w:r>
      <w:r w:rsidR="00472D28">
        <w:rPr>
          <w:rFonts w:eastAsia="ＭＳ Ｐゴシック"/>
          <w:bCs w:val="0"/>
          <w:kern w:val="0"/>
          <w:szCs w:val="24"/>
          <w14:ligatures w14:val="none"/>
        </w:rPr>
        <w:t xml:space="preserve">genera with the highest </w:t>
      </w:r>
      <w:r w:rsidR="00472D28" w:rsidRPr="00405E58">
        <w:rPr>
          <w:rFonts w:eastAsia="ＭＳ Ｐゴシック"/>
          <w:bCs w:val="0"/>
          <w:i/>
          <w:iCs/>
          <w:kern w:val="0"/>
          <w:szCs w:val="24"/>
          <w14:ligatures w14:val="none"/>
        </w:rPr>
        <w:t>Δtopography</w:t>
      </w:r>
      <w:r w:rsidR="00472D28">
        <w:rPr>
          <w:rFonts w:eastAsia="ＭＳ Ｐゴシック"/>
          <w:bCs w:val="0"/>
          <w:kern w:val="0"/>
          <w:szCs w:val="24"/>
          <w14:ligatures w14:val="none"/>
        </w:rPr>
        <w:t xml:space="preserve"> values </w:t>
      </w:r>
      <w:r w:rsidR="00591FBD">
        <w:rPr>
          <w:rFonts w:eastAsia="ＭＳ Ｐゴシック"/>
          <w:bCs w:val="0"/>
          <w:kern w:val="0"/>
          <w:szCs w:val="24"/>
          <w14:ligatures w14:val="none"/>
        </w:rPr>
        <w:t>within each host-plant background</w:t>
      </w:r>
      <w:r w:rsidR="00F41AE0">
        <w:rPr>
          <w:rFonts w:eastAsia="ＭＳ Ｐゴシック"/>
          <w:bCs w:val="0"/>
          <w:kern w:val="0"/>
          <w:szCs w:val="24"/>
          <w14:ligatures w14:val="none"/>
        </w:rPr>
        <w:t xml:space="preserve"> in</w:t>
      </w:r>
      <w:r w:rsidR="00472D28">
        <w:rPr>
          <w:rFonts w:eastAsia="ＭＳ Ｐゴシック"/>
          <w:bCs w:val="0"/>
          <w:kern w:val="0"/>
          <w:szCs w:val="24"/>
          <w14:ligatures w14:val="none"/>
        </w:rPr>
        <w:t xml:space="preserve"> </w:t>
      </w:r>
      <w:r w:rsidR="00A84E6B">
        <w:rPr>
          <w:rFonts w:eastAsia="ＭＳ Ｐゴシック"/>
          <w:bCs w:val="0"/>
          <w:kern w:val="0"/>
          <w:szCs w:val="24"/>
          <w14:ligatures w14:val="none"/>
        </w:rPr>
        <w:t xml:space="preserve">Fig. 4b) </w:t>
      </w:r>
      <w:r w:rsidR="00D0016E">
        <w:rPr>
          <w:rFonts w:eastAsia="ＭＳ Ｐゴシック"/>
          <w:bCs w:val="0"/>
          <w:kern w:val="0"/>
          <w:szCs w:val="24"/>
          <w14:ligatures w14:val="none"/>
        </w:rPr>
        <w:t>was</w:t>
      </w:r>
      <w:r w:rsidR="003E5C7D">
        <w:rPr>
          <w:rFonts w:eastAsia="ＭＳ Ｐゴシック"/>
          <w:bCs w:val="0"/>
          <w:kern w:val="0"/>
          <w:szCs w:val="24"/>
          <w14:ligatures w14:val="none"/>
        </w:rPr>
        <w:t xml:space="preserve"> </w:t>
      </w:r>
      <w:r w:rsidR="009F4879">
        <w:rPr>
          <w:rFonts w:eastAsia="ＭＳ Ｐゴシック"/>
          <w:bCs w:val="0"/>
          <w:kern w:val="0"/>
          <w:szCs w:val="24"/>
          <w14:ligatures w14:val="none"/>
        </w:rPr>
        <w:t>evaluated</w:t>
      </w:r>
      <w:r w:rsidR="003E5C7D">
        <w:rPr>
          <w:rFonts w:eastAsia="ＭＳ Ｐゴシック"/>
          <w:bCs w:val="0"/>
          <w:kern w:val="0"/>
          <w:szCs w:val="24"/>
          <w14:ligatures w14:val="none"/>
        </w:rPr>
        <w:t xml:space="preserve"> </w:t>
      </w:r>
      <w:r w:rsidR="00C357ED">
        <w:rPr>
          <w:rFonts w:eastAsia="ＭＳ Ｐゴシック"/>
          <w:bCs w:val="0"/>
          <w:kern w:val="0"/>
          <w:szCs w:val="24"/>
          <w14:ligatures w14:val="none"/>
        </w:rPr>
        <w:t xml:space="preserve">by compiling a </w:t>
      </w:r>
      <w:r w:rsidR="00805A3B">
        <w:rPr>
          <w:rFonts w:eastAsia="ＭＳ Ｐゴシック"/>
          <w:bCs w:val="0"/>
          <w:kern w:val="0"/>
          <w:szCs w:val="24"/>
          <w14:ligatures w14:val="none"/>
        </w:rPr>
        <w:t>root microbiome dataset collected across Europe</w:t>
      </w:r>
      <w:r w:rsidR="008B5887">
        <w:rPr>
          <w:rFonts w:eastAsia="ＭＳ Ｐゴシック"/>
          <w:bCs w:val="0"/>
          <w:kern w:val="0"/>
          <w14:ligatures w14:val="none"/>
        </w:rPr>
        <w:fldChar w:fldCharType="begin"/>
      </w:r>
      <w:r w:rsidR="008B1653">
        <w:rPr>
          <w:rFonts w:eastAsia="ＭＳ Ｐゴシック"/>
          <w:bCs w:val="0"/>
          <w:kern w:val="0"/>
          <w14:ligatures w14:val="none"/>
        </w:rPr>
        <w:instrText xml:space="preserve"> ADDIN ZOTERO_ITEM CSL_CITATION {"citationID":"Fmx4kQyP","properties":{"formattedCitation":"\\super 36\\nosupersub{}","plainCitation":"36","noteIndex":0},"citationItems":[{"id":804,"uris":["http://zotero.org/users/13996173/items/XC6TJA6I"],"itemData":{"id":804,"type":"article-journal","abstract":"Trees interact with a multitude of microbes through their roots and root symbionts such as mycorrhizal fungi and root endophytes. Here, we explore the role of fungal root symbionts as predictors of the soil and root-associated microbiomes of widespread broad-leaved trees across a European latitudinal gradient. Our results suggest that, alongside factors such as climate, soil, and vegetation properties, root colonization by ectomycorrhizal, arbuscular mycorrhizal, and dark septate endophytic fungi also shapes tree-associated microbiomes. Notably, the structure of root and soil microbiomes across our sites is more strongly and consistently associated with dark septate endophyte colonization than with mycorrhizal colonization and many abiotic factors. Root colonization by dark septate endophytes also has a consistent negative association with the relative abundance and diversity of nutrient cycling genes. Our study not only indicates that root-symbiotic interactions are an important factor structuring soil communities and functions in forest ecosystems, but also that the hitherto less studied dark septate endophytes are likely to be central players in these interactions.","container-title":"Nature Communications","DOI":"10.1038/s41467-023-44172-4","ISSN":"2041-1723","issue":"1","journalAbbreviation":"Nat Commun","language":"en","license":"2024 The Author(s)","note":"publisher: Nature Publishing Group","page":"159","source":"www-nature-com.kyoto-u.idm.oclc.org","title":"Pervasive associations between dark septate endophytic fungi with tree root and soil microbiomes across Europe","URL":"https://www-nature-com.kyoto-u.idm.oclc.org/articles/s41467-023-44172-4","volume":"15","author":[{"family":"Netherway","given":"Tarquin"},{"family":"Bengtsson","given":"Jan"},{"family":"Buegger","given":"Franz"},{"family":"Fritscher","given":"Joachim"},{"family":"Oja","given":"Jane"},{"family":"Pritsch","given":"Karin"},{"family":"Hildebrand","given":"Falk"},{"family":"Krab","given":"Eveline J."},{"family":"Bahram","given":"Mohammad"}],"accessed":{"date-parts":[["2024",7,7]]},"issued":{"date-parts":[["2024",1,2]]}}}],"schema":"https://github.com/citation-style-language/schema/raw/master/csl-citation.json"} </w:instrText>
      </w:r>
      <w:r w:rsidR="008B5887">
        <w:rPr>
          <w:rFonts w:eastAsia="ＭＳ Ｐゴシック"/>
          <w:bCs w:val="0"/>
          <w:kern w:val="0"/>
          <w14:ligatures w14:val="none"/>
        </w:rPr>
        <w:fldChar w:fldCharType="separate"/>
      </w:r>
      <w:r w:rsidR="008B5887" w:rsidRPr="0099493C">
        <w:rPr>
          <w:kern w:val="0"/>
          <w:vertAlign w:val="superscript"/>
        </w:rPr>
        <w:t>36</w:t>
      </w:r>
      <w:r w:rsidR="008B5887">
        <w:rPr>
          <w:rFonts w:eastAsia="ＭＳ Ｐゴシック"/>
          <w:bCs w:val="0"/>
          <w:kern w:val="0"/>
          <w14:ligatures w14:val="none"/>
        </w:rPr>
        <w:fldChar w:fldCharType="end"/>
      </w:r>
      <w:r w:rsidR="00805A3B">
        <w:rPr>
          <w:rFonts w:eastAsia="ＭＳ Ｐゴシック"/>
          <w:bCs w:val="0"/>
          <w:kern w:val="0"/>
          <w:szCs w:val="24"/>
          <w14:ligatures w14:val="none"/>
        </w:rPr>
        <w:t xml:space="preserve">. </w:t>
      </w:r>
      <w:r w:rsidR="00847A51">
        <w:rPr>
          <w:rFonts w:eastAsia="ＭＳ Ｐゴシック"/>
          <w:bCs w:val="0"/>
          <w:kern w:val="0"/>
          <w:szCs w:val="24"/>
          <w14:ligatures w14:val="none"/>
        </w:rPr>
        <w:t>(</w:t>
      </w:r>
      <w:r w:rsidR="00A36147" w:rsidRPr="00A36147">
        <w:rPr>
          <w:rFonts w:eastAsia="ＭＳ Ｐゴシック"/>
          <w:b/>
          <w:kern w:val="0"/>
          <w:szCs w:val="24"/>
          <w14:ligatures w14:val="none"/>
        </w:rPr>
        <w:t>a</w:t>
      </w:r>
      <w:r w:rsidR="00A36147">
        <w:rPr>
          <w:rFonts w:eastAsia="ＭＳ Ｐゴシック"/>
          <w:bCs w:val="0"/>
          <w:kern w:val="0"/>
          <w:szCs w:val="24"/>
          <w14:ligatures w14:val="none"/>
        </w:rPr>
        <w:t xml:space="preserve">) </w:t>
      </w:r>
      <w:r w:rsidR="00CF09EA">
        <w:rPr>
          <w:rFonts w:eastAsia="ＭＳ Ｐゴシック"/>
          <w:bCs w:val="0"/>
          <w:kern w:val="0"/>
          <w:szCs w:val="24"/>
          <w14:ligatures w14:val="none"/>
        </w:rPr>
        <w:t>Associations with</w:t>
      </w:r>
      <w:r w:rsidR="00DC41AD">
        <w:rPr>
          <w:rFonts w:eastAsia="ＭＳ Ｐゴシック"/>
          <w:bCs w:val="0"/>
          <w:kern w:val="0"/>
          <w:szCs w:val="24"/>
          <w14:ligatures w14:val="none"/>
        </w:rPr>
        <w:t xml:space="preserve"> </w:t>
      </w:r>
      <w:r w:rsidR="00F67D3E">
        <w:rPr>
          <w:rFonts w:eastAsia="ＭＳ Ｐゴシック"/>
          <w:bCs w:val="0"/>
          <w:kern w:val="0"/>
          <w:szCs w:val="24"/>
          <w14:ligatures w14:val="none"/>
        </w:rPr>
        <w:t xml:space="preserve">arbuscular mycorrhizal symbiosis. </w:t>
      </w:r>
      <w:r w:rsidR="00D77953">
        <w:rPr>
          <w:rFonts w:eastAsia="ＭＳ Ｐゴシック"/>
          <w:bCs w:val="0"/>
          <w:kern w:val="0"/>
          <w:szCs w:val="24"/>
          <w14:ligatures w14:val="none"/>
        </w:rPr>
        <w:t xml:space="preserve">For each </w:t>
      </w:r>
      <w:r w:rsidR="003E55C9">
        <w:rPr>
          <w:rFonts w:eastAsia="ＭＳ Ｐゴシック"/>
          <w:bCs w:val="0"/>
          <w:kern w:val="0"/>
          <w:szCs w:val="24"/>
          <w14:ligatures w14:val="none"/>
        </w:rPr>
        <w:t xml:space="preserve">target </w:t>
      </w:r>
      <w:r w:rsidR="00CF2FF8">
        <w:rPr>
          <w:rFonts w:eastAsia="ＭＳ Ｐゴシック"/>
          <w:bCs w:val="0"/>
          <w:kern w:val="0"/>
          <w:szCs w:val="24"/>
          <w14:ligatures w14:val="none"/>
        </w:rPr>
        <w:t>genus</w:t>
      </w:r>
      <w:r w:rsidR="003E55C9">
        <w:rPr>
          <w:rFonts w:eastAsia="ＭＳ Ｐゴシック"/>
          <w:bCs w:val="0"/>
          <w:kern w:val="0"/>
          <w:szCs w:val="24"/>
          <w14:ligatures w14:val="none"/>
        </w:rPr>
        <w:t xml:space="preserve">, </w:t>
      </w:r>
      <w:r w:rsidR="006C6DBC">
        <w:rPr>
          <w:rFonts w:eastAsia="ＭＳ Ｐゴシック"/>
          <w:bCs w:val="0"/>
          <w:kern w:val="0"/>
          <w:szCs w:val="24"/>
          <w14:ligatures w14:val="none"/>
        </w:rPr>
        <w:t xml:space="preserve">its </w:t>
      </w:r>
      <w:r w:rsidR="00145ED4">
        <w:rPr>
          <w:rFonts w:eastAsia="ＭＳ Ｐゴシック"/>
          <w:bCs w:val="0"/>
          <w:kern w:val="0"/>
          <w:szCs w:val="24"/>
          <w14:ligatures w14:val="none"/>
        </w:rPr>
        <w:t>relationship with</w:t>
      </w:r>
      <w:r w:rsidR="00AB2A34">
        <w:rPr>
          <w:rFonts w:eastAsia="ＭＳ Ｐゴシック"/>
          <w:bCs w:val="0"/>
          <w:kern w:val="0"/>
          <w:szCs w:val="24"/>
          <w14:ligatures w14:val="none"/>
        </w:rPr>
        <w:t xml:space="preserve"> </w:t>
      </w:r>
      <w:r w:rsidR="004631D8">
        <w:rPr>
          <w:rFonts w:eastAsia="ＭＳ Ｐゴシック"/>
          <w:bCs w:val="0"/>
          <w:kern w:val="0"/>
          <w:szCs w:val="24"/>
          <w14:ligatures w14:val="none"/>
        </w:rPr>
        <w:t>the root colonization rate of arbuscular mycorrhizal fungi</w:t>
      </w:r>
      <w:r w:rsidR="00B6238F">
        <w:rPr>
          <w:rFonts w:eastAsia="ＭＳ Ｐゴシック"/>
          <w:bCs w:val="0"/>
          <w:kern w:val="0"/>
          <w:szCs w:val="24"/>
          <w14:ligatures w14:val="none"/>
        </w:rPr>
        <w:t xml:space="preserve"> </w:t>
      </w:r>
      <w:r w:rsidR="009E5B09">
        <w:rPr>
          <w:rFonts w:eastAsia="ＭＳ Ｐゴシック"/>
          <w:bCs w:val="0"/>
          <w:kern w:val="0"/>
          <w:szCs w:val="24"/>
          <w14:ligatures w14:val="none"/>
        </w:rPr>
        <w:t>was</w:t>
      </w:r>
      <w:r w:rsidR="00AA6CE2">
        <w:rPr>
          <w:rFonts w:eastAsia="ＭＳ Ｐゴシック"/>
          <w:bCs w:val="0"/>
          <w:kern w:val="0"/>
          <w:szCs w:val="24"/>
          <w14:ligatures w14:val="none"/>
        </w:rPr>
        <w:t xml:space="preserve"> </w:t>
      </w:r>
      <w:r w:rsidR="00D15F58">
        <w:rPr>
          <w:rFonts w:eastAsia="ＭＳ Ｐゴシック"/>
          <w:bCs w:val="0"/>
          <w:kern w:val="0"/>
          <w:szCs w:val="24"/>
          <w14:ligatures w14:val="none"/>
        </w:rPr>
        <w:t xml:space="preserve">evaluated </w:t>
      </w:r>
      <w:r w:rsidR="001039BD">
        <w:rPr>
          <w:rFonts w:eastAsia="ＭＳ Ｐゴシック"/>
          <w:bCs w:val="0"/>
          <w:kern w:val="0"/>
          <w:szCs w:val="24"/>
          <w14:ligatures w14:val="none"/>
        </w:rPr>
        <w:t xml:space="preserve">in a </w:t>
      </w:r>
      <w:r w:rsidR="009E5B09">
        <w:rPr>
          <w:rFonts w:eastAsia="ＭＳ Ｐゴシック"/>
          <w:bCs w:val="0"/>
          <w:kern w:val="0"/>
          <w:szCs w:val="24"/>
          <w14:ligatures w14:val="none"/>
        </w:rPr>
        <w:t>generalized linear mixed model</w:t>
      </w:r>
      <w:r w:rsidR="00A50C2A">
        <w:rPr>
          <w:rFonts w:eastAsia="ＭＳ Ｐゴシック"/>
          <w:bCs w:val="0"/>
          <w:kern w:val="0"/>
          <w:szCs w:val="24"/>
          <w14:ligatures w14:val="none"/>
        </w:rPr>
        <w:t xml:space="preserve"> (</w:t>
      </w:r>
      <w:r w:rsidR="00FF360B">
        <w:rPr>
          <w:rFonts w:eastAsia="ＭＳ Ｐゴシック"/>
          <w:bCs w:val="0"/>
          <w:kern w:val="0"/>
          <w:szCs w:val="24"/>
          <w14:ligatures w14:val="none"/>
        </w:rPr>
        <w:t xml:space="preserve">GLMM; </w:t>
      </w:r>
      <w:r w:rsidR="00A50C2A" w:rsidRPr="00A50C2A">
        <w:rPr>
          <w:rFonts w:eastAsia="ＭＳ Ｐゴシック"/>
          <w:bCs w:val="0"/>
          <w:i/>
          <w:iCs/>
          <w:kern w:val="0"/>
          <w:szCs w:val="24"/>
          <w14:ligatures w14:val="none"/>
        </w:rPr>
        <w:t>N</w:t>
      </w:r>
      <w:r w:rsidR="00A50C2A">
        <w:rPr>
          <w:rFonts w:eastAsia="ＭＳ Ｐゴシック"/>
          <w:bCs w:val="0"/>
          <w:kern w:val="0"/>
          <w:szCs w:val="24"/>
          <w14:ligatures w14:val="none"/>
        </w:rPr>
        <w:t xml:space="preserve"> = 219)</w:t>
      </w:r>
      <w:r w:rsidR="00577E50">
        <w:rPr>
          <w:rFonts w:eastAsia="ＭＳ Ｐゴシック"/>
          <w:bCs w:val="0"/>
          <w:kern w:val="0"/>
          <w:szCs w:val="24"/>
          <w14:ligatures w14:val="none"/>
        </w:rPr>
        <w:t xml:space="preserve">. </w:t>
      </w:r>
      <w:r w:rsidR="00245BE0">
        <w:rPr>
          <w:rFonts w:eastAsia="ＭＳ Ｐゴシック"/>
          <w:bCs w:val="0"/>
          <w:kern w:val="0"/>
          <w:szCs w:val="24"/>
          <w14:ligatures w14:val="none"/>
        </w:rPr>
        <w:t xml:space="preserve">Positive and negative values </w:t>
      </w:r>
      <w:r w:rsidR="001D194B">
        <w:rPr>
          <w:rFonts w:eastAsia="ＭＳ Ｐゴシック"/>
          <w:bCs w:val="0"/>
          <w:kern w:val="0"/>
          <w:szCs w:val="24"/>
          <w14:ligatures w14:val="none"/>
        </w:rPr>
        <w:t xml:space="preserve">of the </w:t>
      </w:r>
      <w:r w:rsidR="008D6254">
        <w:rPr>
          <w:rFonts w:eastAsia="ＭＳ Ｐゴシック"/>
          <w:bCs w:val="0"/>
          <w:kern w:val="0"/>
          <w:szCs w:val="24"/>
          <w14:ligatures w14:val="none"/>
        </w:rPr>
        <w:t xml:space="preserve">standardized </w:t>
      </w:r>
      <w:r w:rsidR="008D6254">
        <w:rPr>
          <w:rFonts w:eastAsia="ＭＳ Ｐゴシック"/>
          <w:bCs w:val="0"/>
          <w:kern w:val="0"/>
          <w:szCs w:val="24"/>
          <w14:ligatures w14:val="none"/>
        </w:rPr>
        <w:lastRenderedPageBreak/>
        <w:t xml:space="preserve">regression coefficients </w:t>
      </w:r>
      <w:r w:rsidR="00FF59BC">
        <w:rPr>
          <w:rFonts w:eastAsia="ＭＳ Ｐゴシック"/>
          <w:bCs w:val="0"/>
          <w:kern w:val="0"/>
          <w:szCs w:val="24"/>
          <w14:ligatures w14:val="none"/>
        </w:rPr>
        <w:t xml:space="preserve">indicate positive and negative associations with arbuscular </w:t>
      </w:r>
      <w:r w:rsidR="00A34395">
        <w:rPr>
          <w:rFonts w:eastAsia="ＭＳ Ｐゴシック"/>
          <w:bCs w:val="0"/>
          <w:kern w:val="0"/>
          <w:szCs w:val="24"/>
          <w14:ligatures w14:val="none"/>
        </w:rPr>
        <w:t>mycorrhizal colonization rate</w:t>
      </w:r>
      <w:r w:rsidR="00245BE0">
        <w:rPr>
          <w:rFonts w:eastAsia="ＭＳ Ｐゴシック"/>
          <w:bCs w:val="0"/>
          <w:kern w:val="0"/>
          <w:szCs w:val="24"/>
          <w14:ligatures w14:val="none"/>
        </w:rPr>
        <w:t>, respectively</w:t>
      </w:r>
      <w:r w:rsidR="001321B8">
        <w:rPr>
          <w:rFonts w:eastAsia="ＭＳ Ｐゴシック"/>
          <w:bCs w:val="0"/>
          <w:kern w:val="0"/>
          <w:szCs w:val="24"/>
          <w14:ligatures w14:val="none"/>
        </w:rPr>
        <w:t xml:space="preserve"> (e</w:t>
      </w:r>
      <w:r w:rsidR="003E41FD">
        <w:rPr>
          <w:rFonts w:eastAsia="ＭＳ Ｐゴシック"/>
          <w:bCs w:val="0"/>
          <w:kern w:val="0"/>
          <w:szCs w:val="24"/>
          <w14:ligatures w14:val="none"/>
        </w:rPr>
        <w:t>rror bar</w:t>
      </w:r>
      <w:r w:rsidR="00F72B7A">
        <w:rPr>
          <w:rFonts w:eastAsia="ＭＳ Ｐゴシック"/>
          <w:bCs w:val="0"/>
          <w:kern w:val="0"/>
          <w:szCs w:val="24"/>
          <w14:ligatures w14:val="none"/>
        </w:rPr>
        <w:t>s represent</w:t>
      </w:r>
      <w:r w:rsidR="001321B8">
        <w:rPr>
          <w:rFonts w:eastAsia="ＭＳ Ｐゴシック"/>
          <w:bCs w:val="0"/>
          <w:kern w:val="0"/>
          <w:szCs w:val="24"/>
          <w14:ligatures w14:val="none"/>
        </w:rPr>
        <w:t xml:space="preserve"> </w:t>
      </w:r>
      <w:r w:rsidR="003E41FD">
        <w:rPr>
          <w:rFonts w:eastAsia="ＭＳ Ｐゴシック"/>
          <w:bCs w:val="0"/>
          <w:kern w:val="0"/>
          <w:szCs w:val="24"/>
          <w14:ligatures w14:val="none"/>
        </w:rPr>
        <w:t>standard error</w:t>
      </w:r>
      <w:r w:rsidR="00F72B7A">
        <w:rPr>
          <w:rFonts w:eastAsia="ＭＳ Ｐゴシック"/>
          <w:bCs w:val="0"/>
          <w:kern w:val="0"/>
          <w:szCs w:val="24"/>
          <w14:ligatures w14:val="none"/>
        </w:rPr>
        <w:t>s</w:t>
      </w:r>
      <w:r w:rsidR="001321B8">
        <w:rPr>
          <w:rFonts w:eastAsia="ＭＳ Ｐゴシック"/>
          <w:bCs w:val="0"/>
          <w:kern w:val="0"/>
          <w:szCs w:val="24"/>
          <w14:ligatures w14:val="none"/>
        </w:rPr>
        <w:t>)</w:t>
      </w:r>
      <w:r w:rsidR="004C58CD">
        <w:rPr>
          <w:rFonts w:eastAsia="ＭＳ Ｐゴシック"/>
          <w:bCs w:val="0"/>
          <w:kern w:val="0"/>
          <w:szCs w:val="24"/>
          <w14:ligatures w14:val="none"/>
        </w:rPr>
        <w:t>.</w:t>
      </w:r>
      <w:r w:rsidR="00B60DC8">
        <w:rPr>
          <w:rFonts w:eastAsia="ＭＳ Ｐゴシック"/>
          <w:bCs w:val="0"/>
          <w:kern w:val="0"/>
          <w:szCs w:val="24"/>
          <w14:ligatures w14:val="none"/>
        </w:rPr>
        <w:t xml:space="preserve"> (</w:t>
      </w:r>
      <w:r w:rsidR="00B60DC8" w:rsidRPr="00E03C6B">
        <w:rPr>
          <w:rFonts w:eastAsia="ＭＳ Ｐゴシック"/>
          <w:b/>
          <w:kern w:val="0"/>
          <w:szCs w:val="24"/>
          <w14:ligatures w14:val="none"/>
        </w:rPr>
        <w:t>b</w:t>
      </w:r>
      <w:r w:rsidR="00B60DC8">
        <w:rPr>
          <w:rFonts w:eastAsia="ＭＳ Ｐゴシック"/>
          <w:bCs w:val="0"/>
          <w:kern w:val="0"/>
          <w:szCs w:val="24"/>
          <w14:ligatures w14:val="none"/>
        </w:rPr>
        <w:t>)</w:t>
      </w:r>
      <w:r w:rsidR="004C58CD">
        <w:rPr>
          <w:rFonts w:eastAsia="ＭＳ Ｐゴシック"/>
          <w:bCs w:val="0"/>
          <w:kern w:val="0"/>
          <w:szCs w:val="24"/>
          <w14:ligatures w14:val="none"/>
        </w:rPr>
        <w:t xml:space="preserve"> </w:t>
      </w:r>
      <w:r w:rsidR="00CF09EA">
        <w:rPr>
          <w:rFonts w:eastAsia="ＭＳ Ｐゴシック"/>
          <w:bCs w:val="0"/>
          <w:kern w:val="0"/>
          <w:szCs w:val="24"/>
          <w14:ligatures w14:val="none"/>
        </w:rPr>
        <w:t>Associations with</w:t>
      </w:r>
      <w:r w:rsidR="00B956C2">
        <w:rPr>
          <w:rFonts w:eastAsia="ＭＳ Ｐゴシック"/>
          <w:bCs w:val="0"/>
          <w:kern w:val="0"/>
          <w:szCs w:val="24"/>
          <w14:ligatures w14:val="none"/>
        </w:rPr>
        <w:t xml:space="preserve"> ectomycorrhizal symbiosis. </w:t>
      </w:r>
      <w:r w:rsidR="00331549">
        <w:rPr>
          <w:rFonts w:eastAsia="ＭＳ Ｐゴシック"/>
          <w:bCs w:val="0"/>
          <w:kern w:val="0"/>
          <w:szCs w:val="24"/>
          <w14:ligatures w14:val="none"/>
        </w:rPr>
        <w:t xml:space="preserve">Relationships between genus abundance </w:t>
      </w:r>
      <w:r w:rsidR="0068137B">
        <w:rPr>
          <w:rFonts w:eastAsia="ＭＳ Ｐゴシック"/>
          <w:bCs w:val="0"/>
          <w:kern w:val="0"/>
          <w:szCs w:val="24"/>
          <w14:ligatures w14:val="none"/>
        </w:rPr>
        <w:t xml:space="preserve">and </w:t>
      </w:r>
      <w:r w:rsidR="00A14DD2">
        <w:rPr>
          <w:rFonts w:eastAsia="ＭＳ Ｐゴシック"/>
          <w:bCs w:val="0"/>
          <w:kern w:val="0"/>
          <w:szCs w:val="24"/>
          <w14:ligatures w14:val="none"/>
        </w:rPr>
        <w:t xml:space="preserve">ectomycorrhizal colonization rate were evaluated using the same modeling framework. </w:t>
      </w:r>
    </w:p>
    <w:sectPr w:rsidR="000C638B" w:rsidRPr="00B956C2" w:rsidSect="00616FE8">
      <w:footerReference w:type="even" r:id="rId12"/>
      <w:footerReference w:type="default" r:id="rId13"/>
      <w:pgSz w:w="11906" w:h="16838"/>
      <w:pgMar w:top="1247" w:right="1077" w:bottom="1247" w:left="1077" w:header="851" w:footer="992" w:gutter="0"/>
      <w:lnNumType w:countBy="1" w:restart="continuous"/>
      <w:cols w:space="425"/>
      <w:docGrid w:type="lines" w:linePitch="35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fujita.hiroaki.3x@ms.c.kyoto-u.ac.jp" w:date="2026-03-05T21:21:00Z" w:initials="hf">
    <w:p w14:paraId="3400309F" w14:textId="77777777" w:rsidR="00795AA2" w:rsidRDefault="00795AA2" w:rsidP="00795AA2">
      <w:pPr>
        <w:spacing w:before="179"/>
      </w:pPr>
      <w:r>
        <w:rPr>
          <w:rStyle w:val="af0"/>
        </w:rPr>
        <w:annotationRef/>
      </w:r>
      <w:r>
        <w:rPr>
          <w:rFonts w:hint="eastAsia"/>
        </w:rPr>
        <w:t>それか</w:t>
      </w:r>
    </w:p>
    <w:p w14:paraId="06560361" w14:textId="77777777" w:rsidR="00795AA2" w:rsidRDefault="00795AA2" w:rsidP="00795AA2">
      <w:pPr>
        <w:spacing w:before="179"/>
      </w:pPr>
      <w:r>
        <w:t>INSTITUTE OF P HYSICS P UBLISHING N ONLINEARITY</w:t>
      </w:r>
    </w:p>
    <w:p w14:paraId="2CCC5BE2" w14:textId="77777777" w:rsidR="00795AA2" w:rsidRDefault="00795AA2" w:rsidP="00795AA2">
      <w:pPr>
        <w:spacing w:before="179"/>
      </w:pPr>
      <w:r>
        <w:t>Nonlinearity 19 (2006) 2391–2404 doi:10.1088/0951-7715/19/10/006</w:t>
      </w:r>
    </w:p>
    <w:p w14:paraId="3D3A6C98" w14:textId="77777777" w:rsidR="00795AA2" w:rsidRDefault="00795AA2" w:rsidP="00795AA2">
      <w:pPr>
        <w:spacing w:before="179"/>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3A6C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00B7A0" w16cex:dateUtc="2026-03-05T1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3A6C98" w16cid:durableId="7300B7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F03E2" w14:textId="77777777" w:rsidR="00DE4A3E" w:rsidRDefault="00DE4A3E" w:rsidP="00165545">
      <w:pPr>
        <w:spacing w:before="120"/>
      </w:pPr>
      <w:r>
        <w:separator/>
      </w:r>
    </w:p>
  </w:endnote>
  <w:endnote w:type="continuationSeparator" w:id="0">
    <w:p w14:paraId="30317249" w14:textId="77777777" w:rsidR="00DE4A3E" w:rsidRDefault="00DE4A3E" w:rsidP="00165545">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725096228"/>
      <w:docPartObj>
        <w:docPartGallery w:val="Page Numbers (Bottom of Page)"/>
        <w:docPartUnique/>
      </w:docPartObj>
    </w:sdtPr>
    <w:sdtContent>
      <w:p w14:paraId="44E283AD" w14:textId="45E6697B" w:rsidR="00165545" w:rsidRDefault="00165545" w:rsidP="00895408">
        <w:pPr>
          <w:pStyle w:val="ab"/>
          <w:framePr w:wrap="none" w:vAnchor="text" w:hAnchor="margin" w:xAlign="right" w:y="1"/>
          <w:spacing w:before="120"/>
          <w:rPr>
            <w:rStyle w:val="ad"/>
          </w:rPr>
        </w:pPr>
        <w:r>
          <w:rPr>
            <w:rStyle w:val="ad"/>
          </w:rPr>
          <w:fldChar w:fldCharType="begin"/>
        </w:r>
        <w:r>
          <w:rPr>
            <w:rStyle w:val="ad"/>
          </w:rPr>
          <w:instrText xml:space="preserve"> PAGE </w:instrText>
        </w:r>
        <w:r>
          <w:rPr>
            <w:rStyle w:val="ad"/>
          </w:rPr>
          <w:fldChar w:fldCharType="end"/>
        </w:r>
      </w:p>
    </w:sdtContent>
  </w:sdt>
  <w:p w14:paraId="5133A234" w14:textId="77777777" w:rsidR="00165545" w:rsidRDefault="00165545" w:rsidP="00165545">
    <w:pPr>
      <w:pStyle w:val="ab"/>
      <w:spacing w:before="12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177770417"/>
      <w:docPartObj>
        <w:docPartGallery w:val="Page Numbers (Bottom of Page)"/>
        <w:docPartUnique/>
      </w:docPartObj>
    </w:sdtPr>
    <w:sdtContent>
      <w:p w14:paraId="102ADCAC" w14:textId="238140E0" w:rsidR="00165545" w:rsidRDefault="00165545" w:rsidP="00895408">
        <w:pPr>
          <w:pStyle w:val="ab"/>
          <w:framePr w:wrap="none" w:vAnchor="text" w:hAnchor="margin" w:xAlign="right" w:y="1"/>
          <w:spacing w:before="120"/>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14:paraId="0369E2B5" w14:textId="77777777" w:rsidR="00165545" w:rsidRDefault="00165545" w:rsidP="00165545">
    <w:pPr>
      <w:pStyle w:val="ab"/>
      <w:spacing w:before="120"/>
      <w:ind w:rightChars="15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E2761" w14:textId="77777777" w:rsidR="00DE4A3E" w:rsidRDefault="00DE4A3E" w:rsidP="00165545">
      <w:pPr>
        <w:spacing w:before="120"/>
      </w:pPr>
      <w:r>
        <w:separator/>
      </w:r>
    </w:p>
  </w:footnote>
  <w:footnote w:type="continuationSeparator" w:id="0">
    <w:p w14:paraId="3D8BEEE3" w14:textId="77777777" w:rsidR="00DE4A3E" w:rsidRDefault="00DE4A3E" w:rsidP="00165545">
      <w:pPr>
        <w:spacing w:before="12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jita.hiroaki.3x@ms.c.kyoto-u.ac.jp">
    <w15:presenceInfo w15:providerId="AD" w15:userId="S::fujita.hiroaki.3x@ms.c.kyoto-u.ac.jp::d2d02b86-995c-4348-a038-66977806fc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bordersDoNotSurroundHeader/>
  <w:bordersDoNotSurroundFooter/>
  <w:trackRevisions/>
  <w:defaultTabStop w:val="840"/>
  <w:drawingGridHorizontalSpacing w:val="112"/>
  <w:drawingGridVerticalSpacing w:val="179"/>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9EA"/>
    <w:rsid w:val="00000329"/>
    <w:rsid w:val="00000658"/>
    <w:rsid w:val="00000668"/>
    <w:rsid w:val="00000714"/>
    <w:rsid w:val="00000AED"/>
    <w:rsid w:val="00000F36"/>
    <w:rsid w:val="00001259"/>
    <w:rsid w:val="0000151F"/>
    <w:rsid w:val="00002188"/>
    <w:rsid w:val="00002290"/>
    <w:rsid w:val="000023C1"/>
    <w:rsid w:val="000024F6"/>
    <w:rsid w:val="000025E8"/>
    <w:rsid w:val="0000289C"/>
    <w:rsid w:val="00002A3F"/>
    <w:rsid w:val="00002BEA"/>
    <w:rsid w:val="00002C76"/>
    <w:rsid w:val="00002C82"/>
    <w:rsid w:val="00002DBB"/>
    <w:rsid w:val="0000351A"/>
    <w:rsid w:val="000036C2"/>
    <w:rsid w:val="00003762"/>
    <w:rsid w:val="00003949"/>
    <w:rsid w:val="00003B7A"/>
    <w:rsid w:val="00003C8B"/>
    <w:rsid w:val="00003FB3"/>
    <w:rsid w:val="0000417E"/>
    <w:rsid w:val="00004207"/>
    <w:rsid w:val="00004566"/>
    <w:rsid w:val="00004B21"/>
    <w:rsid w:val="00004BF0"/>
    <w:rsid w:val="00004CC1"/>
    <w:rsid w:val="00004E0D"/>
    <w:rsid w:val="0000513D"/>
    <w:rsid w:val="000053DF"/>
    <w:rsid w:val="00005414"/>
    <w:rsid w:val="00005995"/>
    <w:rsid w:val="00005C16"/>
    <w:rsid w:val="000063E9"/>
    <w:rsid w:val="000063F2"/>
    <w:rsid w:val="000064AC"/>
    <w:rsid w:val="0000670D"/>
    <w:rsid w:val="00006FF5"/>
    <w:rsid w:val="000070F6"/>
    <w:rsid w:val="00007AA8"/>
    <w:rsid w:val="00007BE0"/>
    <w:rsid w:val="00007C14"/>
    <w:rsid w:val="00007D9F"/>
    <w:rsid w:val="00010019"/>
    <w:rsid w:val="00010310"/>
    <w:rsid w:val="00010512"/>
    <w:rsid w:val="00010ACD"/>
    <w:rsid w:val="00010BEA"/>
    <w:rsid w:val="00010C45"/>
    <w:rsid w:val="00010CC4"/>
    <w:rsid w:val="00010F60"/>
    <w:rsid w:val="00010F91"/>
    <w:rsid w:val="000116FB"/>
    <w:rsid w:val="00011844"/>
    <w:rsid w:val="00011901"/>
    <w:rsid w:val="00011C32"/>
    <w:rsid w:val="00011F7E"/>
    <w:rsid w:val="00012681"/>
    <w:rsid w:val="00012957"/>
    <w:rsid w:val="00012AED"/>
    <w:rsid w:val="00012B28"/>
    <w:rsid w:val="00012BB3"/>
    <w:rsid w:val="000136CB"/>
    <w:rsid w:val="000139A3"/>
    <w:rsid w:val="00013E3E"/>
    <w:rsid w:val="0001406A"/>
    <w:rsid w:val="00014158"/>
    <w:rsid w:val="0001423D"/>
    <w:rsid w:val="00014369"/>
    <w:rsid w:val="000146CD"/>
    <w:rsid w:val="00014873"/>
    <w:rsid w:val="000149D8"/>
    <w:rsid w:val="00014C42"/>
    <w:rsid w:val="00014F79"/>
    <w:rsid w:val="00014FC6"/>
    <w:rsid w:val="0001548F"/>
    <w:rsid w:val="00015762"/>
    <w:rsid w:val="00015C5B"/>
    <w:rsid w:val="00015E4D"/>
    <w:rsid w:val="000165F2"/>
    <w:rsid w:val="00016616"/>
    <w:rsid w:val="000168D3"/>
    <w:rsid w:val="00016AA3"/>
    <w:rsid w:val="00016C75"/>
    <w:rsid w:val="00016FDF"/>
    <w:rsid w:val="0001711A"/>
    <w:rsid w:val="000171CB"/>
    <w:rsid w:val="00017215"/>
    <w:rsid w:val="00017769"/>
    <w:rsid w:val="00017773"/>
    <w:rsid w:val="00017810"/>
    <w:rsid w:val="00020296"/>
    <w:rsid w:val="00020696"/>
    <w:rsid w:val="00020B91"/>
    <w:rsid w:val="00020BD3"/>
    <w:rsid w:val="00020C4F"/>
    <w:rsid w:val="000212E0"/>
    <w:rsid w:val="000213A0"/>
    <w:rsid w:val="0002196A"/>
    <w:rsid w:val="00021B54"/>
    <w:rsid w:val="00021DFB"/>
    <w:rsid w:val="00022184"/>
    <w:rsid w:val="000223CE"/>
    <w:rsid w:val="000228FF"/>
    <w:rsid w:val="0002343F"/>
    <w:rsid w:val="00023627"/>
    <w:rsid w:val="0002392B"/>
    <w:rsid w:val="000239F6"/>
    <w:rsid w:val="00023D83"/>
    <w:rsid w:val="00023DEC"/>
    <w:rsid w:val="00024081"/>
    <w:rsid w:val="000240D7"/>
    <w:rsid w:val="00024139"/>
    <w:rsid w:val="00024216"/>
    <w:rsid w:val="0002471B"/>
    <w:rsid w:val="000252D2"/>
    <w:rsid w:val="00025693"/>
    <w:rsid w:val="000257C7"/>
    <w:rsid w:val="00025AE0"/>
    <w:rsid w:val="00025EFF"/>
    <w:rsid w:val="00026B05"/>
    <w:rsid w:val="00027D09"/>
    <w:rsid w:val="00030353"/>
    <w:rsid w:val="0003054D"/>
    <w:rsid w:val="000305D6"/>
    <w:rsid w:val="00030673"/>
    <w:rsid w:val="0003070C"/>
    <w:rsid w:val="00031334"/>
    <w:rsid w:val="000314E3"/>
    <w:rsid w:val="000315B7"/>
    <w:rsid w:val="00031706"/>
    <w:rsid w:val="000319C9"/>
    <w:rsid w:val="00031B84"/>
    <w:rsid w:val="000322B9"/>
    <w:rsid w:val="00032325"/>
    <w:rsid w:val="000323A4"/>
    <w:rsid w:val="00032B96"/>
    <w:rsid w:val="00032EDF"/>
    <w:rsid w:val="00032F6F"/>
    <w:rsid w:val="00033013"/>
    <w:rsid w:val="0003305A"/>
    <w:rsid w:val="0003307A"/>
    <w:rsid w:val="000332E1"/>
    <w:rsid w:val="00033B42"/>
    <w:rsid w:val="00033CE2"/>
    <w:rsid w:val="000341C7"/>
    <w:rsid w:val="00034370"/>
    <w:rsid w:val="00034552"/>
    <w:rsid w:val="000346CB"/>
    <w:rsid w:val="0003488D"/>
    <w:rsid w:val="00034B64"/>
    <w:rsid w:val="00034CAB"/>
    <w:rsid w:val="00035249"/>
    <w:rsid w:val="00035339"/>
    <w:rsid w:val="000358A0"/>
    <w:rsid w:val="00035A4C"/>
    <w:rsid w:val="00035CD2"/>
    <w:rsid w:val="00035E9D"/>
    <w:rsid w:val="0003613A"/>
    <w:rsid w:val="000365B1"/>
    <w:rsid w:val="0003671B"/>
    <w:rsid w:val="00036B7E"/>
    <w:rsid w:val="00036EDC"/>
    <w:rsid w:val="00036F0D"/>
    <w:rsid w:val="00037021"/>
    <w:rsid w:val="00037111"/>
    <w:rsid w:val="000371EA"/>
    <w:rsid w:val="00037269"/>
    <w:rsid w:val="00037469"/>
    <w:rsid w:val="00037828"/>
    <w:rsid w:val="000378F6"/>
    <w:rsid w:val="00037ADF"/>
    <w:rsid w:val="00037B40"/>
    <w:rsid w:val="00037C71"/>
    <w:rsid w:val="000401FD"/>
    <w:rsid w:val="0004067A"/>
    <w:rsid w:val="00040798"/>
    <w:rsid w:val="00040820"/>
    <w:rsid w:val="000409BA"/>
    <w:rsid w:val="00040B18"/>
    <w:rsid w:val="00040C0B"/>
    <w:rsid w:val="00040C0C"/>
    <w:rsid w:val="000411EB"/>
    <w:rsid w:val="00041507"/>
    <w:rsid w:val="00041814"/>
    <w:rsid w:val="000418C8"/>
    <w:rsid w:val="000418EA"/>
    <w:rsid w:val="00041B01"/>
    <w:rsid w:val="00041F36"/>
    <w:rsid w:val="00042128"/>
    <w:rsid w:val="00042268"/>
    <w:rsid w:val="0004231B"/>
    <w:rsid w:val="00042362"/>
    <w:rsid w:val="0004255C"/>
    <w:rsid w:val="00042966"/>
    <w:rsid w:val="00042A2D"/>
    <w:rsid w:val="000432ED"/>
    <w:rsid w:val="0004337B"/>
    <w:rsid w:val="0004340D"/>
    <w:rsid w:val="0004347B"/>
    <w:rsid w:val="0004358F"/>
    <w:rsid w:val="00043934"/>
    <w:rsid w:val="00043975"/>
    <w:rsid w:val="00043AB3"/>
    <w:rsid w:val="00043AB5"/>
    <w:rsid w:val="00043F8A"/>
    <w:rsid w:val="0004402F"/>
    <w:rsid w:val="00044970"/>
    <w:rsid w:val="00044A99"/>
    <w:rsid w:val="000450ED"/>
    <w:rsid w:val="00045137"/>
    <w:rsid w:val="00045238"/>
    <w:rsid w:val="00045483"/>
    <w:rsid w:val="000456E0"/>
    <w:rsid w:val="000459A1"/>
    <w:rsid w:val="00045AA2"/>
    <w:rsid w:val="00045C0A"/>
    <w:rsid w:val="00045F8A"/>
    <w:rsid w:val="00046444"/>
    <w:rsid w:val="00046722"/>
    <w:rsid w:val="00046AED"/>
    <w:rsid w:val="0004720E"/>
    <w:rsid w:val="000472D4"/>
    <w:rsid w:val="00047979"/>
    <w:rsid w:val="00047A0C"/>
    <w:rsid w:val="00047BDA"/>
    <w:rsid w:val="00047E92"/>
    <w:rsid w:val="00047F56"/>
    <w:rsid w:val="000502C3"/>
    <w:rsid w:val="000504F8"/>
    <w:rsid w:val="00050526"/>
    <w:rsid w:val="00050785"/>
    <w:rsid w:val="00050AB7"/>
    <w:rsid w:val="00050C69"/>
    <w:rsid w:val="00051024"/>
    <w:rsid w:val="000512A6"/>
    <w:rsid w:val="0005164E"/>
    <w:rsid w:val="00051818"/>
    <w:rsid w:val="00051837"/>
    <w:rsid w:val="000519BC"/>
    <w:rsid w:val="00051A26"/>
    <w:rsid w:val="00051BB1"/>
    <w:rsid w:val="00051C95"/>
    <w:rsid w:val="000521B9"/>
    <w:rsid w:val="00052915"/>
    <w:rsid w:val="00052CE7"/>
    <w:rsid w:val="00052ECE"/>
    <w:rsid w:val="00052F77"/>
    <w:rsid w:val="000537AC"/>
    <w:rsid w:val="000539F5"/>
    <w:rsid w:val="0005407A"/>
    <w:rsid w:val="000540BA"/>
    <w:rsid w:val="00054453"/>
    <w:rsid w:val="00054487"/>
    <w:rsid w:val="00054961"/>
    <w:rsid w:val="00054AA0"/>
    <w:rsid w:val="00055271"/>
    <w:rsid w:val="000553E3"/>
    <w:rsid w:val="0005568B"/>
    <w:rsid w:val="000558A0"/>
    <w:rsid w:val="00055A75"/>
    <w:rsid w:val="00055DCD"/>
    <w:rsid w:val="00056147"/>
    <w:rsid w:val="000561FF"/>
    <w:rsid w:val="000563FB"/>
    <w:rsid w:val="00056445"/>
    <w:rsid w:val="00056586"/>
    <w:rsid w:val="0005689B"/>
    <w:rsid w:val="0005699E"/>
    <w:rsid w:val="000573DD"/>
    <w:rsid w:val="00057526"/>
    <w:rsid w:val="00057569"/>
    <w:rsid w:val="000578EE"/>
    <w:rsid w:val="00057B9E"/>
    <w:rsid w:val="00060032"/>
    <w:rsid w:val="00060052"/>
    <w:rsid w:val="000600F7"/>
    <w:rsid w:val="000603A3"/>
    <w:rsid w:val="000609AC"/>
    <w:rsid w:val="00060A6F"/>
    <w:rsid w:val="00060AD4"/>
    <w:rsid w:val="00060BB4"/>
    <w:rsid w:val="00060BF5"/>
    <w:rsid w:val="00060D87"/>
    <w:rsid w:val="0006107A"/>
    <w:rsid w:val="00061155"/>
    <w:rsid w:val="0006144A"/>
    <w:rsid w:val="0006177B"/>
    <w:rsid w:val="00061844"/>
    <w:rsid w:val="00061A6F"/>
    <w:rsid w:val="00061A87"/>
    <w:rsid w:val="00061BA9"/>
    <w:rsid w:val="00061E7E"/>
    <w:rsid w:val="00062121"/>
    <w:rsid w:val="000622A1"/>
    <w:rsid w:val="00062401"/>
    <w:rsid w:val="0006277D"/>
    <w:rsid w:val="00062903"/>
    <w:rsid w:val="0006292B"/>
    <w:rsid w:val="000629AC"/>
    <w:rsid w:val="00062A37"/>
    <w:rsid w:val="00062E14"/>
    <w:rsid w:val="00063A0E"/>
    <w:rsid w:val="00063C9D"/>
    <w:rsid w:val="00063D6A"/>
    <w:rsid w:val="00063DF1"/>
    <w:rsid w:val="00063E6E"/>
    <w:rsid w:val="000642B2"/>
    <w:rsid w:val="00064420"/>
    <w:rsid w:val="0006469E"/>
    <w:rsid w:val="000647A3"/>
    <w:rsid w:val="00064990"/>
    <w:rsid w:val="00064A43"/>
    <w:rsid w:val="00064E08"/>
    <w:rsid w:val="00064F9F"/>
    <w:rsid w:val="0006505E"/>
    <w:rsid w:val="000651D8"/>
    <w:rsid w:val="000653F9"/>
    <w:rsid w:val="0006559D"/>
    <w:rsid w:val="00065C70"/>
    <w:rsid w:val="000661A2"/>
    <w:rsid w:val="000662A0"/>
    <w:rsid w:val="0006636B"/>
    <w:rsid w:val="00066A68"/>
    <w:rsid w:val="00067503"/>
    <w:rsid w:val="00067622"/>
    <w:rsid w:val="000679AB"/>
    <w:rsid w:val="00067A54"/>
    <w:rsid w:val="000700EE"/>
    <w:rsid w:val="0007029B"/>
    <w:rsid w:val="0007040C"/>
    <w:rsid w:val="00070625"/>
    <w:rsid w:val="0007064F"/>
    <w:rsid w:val="0007081D"/>
    <w:rsid w:val="00070916"/>
    <w:rsid w:val="00070949"/>
    <w:rsid w:val="00070D5C"/>
    <w:rsid w:val="00070F1B"/>
    <w:rsid w:val="00070FC4"/>
    <w:rsid w:val="00070FCE"/>
    <w:rsid w:val="000710B0"/>
    <w:rsid w:val="00071387"/>
    <w:rsid w:val="000713D8"/>
    <w:rsid w:val="000722B7"/>
    <w:rsid w:val="00072570"/>
    <w:rsid w:val="00072806"/>
    <w:rsid w:val="00072BC4"/>
    <w:rsid w:val="00072D14"/>
    <w:rsid w:val="000731BC"/>
    <w:rsid w:val="00073342"/>
    <w:rsid w:val="0007348C"/>
    <w:rsid w:val="000735DF"/>
    <w:rsid w:val="0007362D"/>
    <w:rsid w:val="00073A33"/>
    <w:rsid w:val="00073D4E"/>
    <w:rsid w:val="00073DCC"/>
    <w:rsid w:val="00073EC5"/>
    <w:rsid w:val="00073F1F"/>
    <w:rsid w:val="00073FC2"/>
    <w:rsid w:val="000745F7"/>
    <w:rsid w:val="0007477B"/>
    <w:rsid w:val="00074903"/>
    <w:rsid w:val="00074A9C"/>
    <w:rsid w:val="00074ABD"/>
    <w:rsid w:val="00074B82"/>
    <w:rsid w:val="00075209"/>
    <w:rsid w:val="000753DB"/>
    <w:rsid w:val="00075705"/>
    <w:rsid w:val="00075E9B"/>
    <w:rsid w:val="00075FB1"/>
    <w:rsid w:val="00076036"/>
    <w:rsid w:val="000761AD"/>
    <w:rsid w:val="000763AD"/>
    <w:rsid w:val="0007654E"/>
    <w:rsid w:val="0007655F"/>
    <w:rsid w:val="00076796"/>
    <w:rsid w:val="000767E0"/>
    <w:rsid w:val="00076982"/>
    <w:rsid w:val="000775BB"/>
    <w:rsid w:val="0007764D"/>
    <w:rsid w:val="00077882"/>
    <w:rsid w:val="00077BCB"/>
    <w:rsid w:val="00077C23"/>
    <w:rsid w:val="00077DBF"/>
    <w:rsid w:val="000802D3"/>
    <w:rsid w:val="00080757"/>
    <w:rsid w:val="0008084F"/>
    <w:rsid w:val="00080CB6"/>
    <w:rsid w:val="000814D6"/>
    <w:rsid w:val="000814E2"/>
    <w:rsid w:val="0008155E"/>
    <w:rsid w:val="000815BE"/>
    <w:rsid w:val="00081639"/>
    <w:rsid w:val="00081AA0"/>
    <w:rsid w:val="00081D60"/>
    <w:rsid w:val="00081FAC"/>
    <w:rsid w:val="00082087"/>
    <w:rsid w:val="000822EC"/>
    <w:rsid w:val="00082356"/>
    <w:rsid w:val="000823EF"/>
    <w:rsid w:val="00082788"/>
    <w:rsid w:val="00082848"/>
    <w:rsid w:val="0008294D"/>
    <w:rsid w:val="00082F87"/>
    <w:rsid w:val="00082FBD"/>
    <w:rsid w:val="000830C5"/>
    <w:rsid w:val="0008382B"/>
    <w:rsid w:val="0008388B"/>
    <w:rsid w:val="00083FB5"/>
    <w:rsid w:val="00084063"/>
    <w:rsid w:val="0008424D"/>
    <w:rsid w:val="000844AD"/>
    <w:rsid w:val="00084594"/>
    <w:rsid w:val="00084958"/>
    <w:rsid w:val="00084B77"/>
    <w:rsid w:val="00084EEF"/>
    <w:rsid w:val="00085A8B"/>
    <w:rsid w:val="00085BAE"/>
    <w:rsid w:val="00085BC5"/>
    <w:rsid w:val="00085D54"/>
    <w:rsid w:val="00085DEF"/>
    <w:rsid w:val="00085F02"/>
    <w:rsid w:val="00086558"/>
    <w:rsid w:val="00086D2D"/>
    <w:rsid w:val="00087166"/>
    <w:rsid w:val="0008759B"/>
    <w:rsid w:val="000875AA"/>
    <w:rsid w:val="000876DE"/>
    <w:rsid w:val="00087727"/>
    <w:rsid w:val="00087735"/>
    <w:rsid w:val="00087C64"/>
    <w:rsid w:val="00087DF1"/>
    <w:rsid w:val="000901AA"/>
    <w:rsid w:val="00090500"/>
    <w:rsid w:val="000905DA"/>
    <w:rsid w:val="000908DE"/>
    <w:rsid w:val="00090A27"/>
    <w:rsid w:val="00090D55"/>
    <w:rsid w:val="00090FA5"/>
    <w:rsid w:val="00091054"/>
    <w:rsid w:val="000913BD"/>
    <w:rsid w:val="0009143A"/>
    <w:rsid w:val="000915CC"/>
    <w:rsid w:val="00091636"/>
    <w:rsid w:val="000916F9"/>
    <w:rsid w:val="000917F0"/>
    <w:rsid w:val="000918D4"/>
    <w:rsid w:val="00092045"/>
    <w:rsid w:val="00092318"/>
    <w:rsid w:val="000923D6"/>
    <w:rsid w:val="00092475"/>
    <w:rsid w:val="00092719"/>
    <w:rsid w:val="000929EF"/>
    <w:rsid w:val="00092BBA"/>
    <w:rsid w:val="00092C5B"/>
    <w:rsid w:val="00092CF3"/>
    <w:rsid w:val="000930EF"/>
    <w:rsid w:val="00093423"/>
    <w:rsid w:val="0009370F"/>
    <w:rsid w:val="000938EA"/>
    <w:rsid w:val="00093DBE"/>
    <w:rsid w:val="00093E45"/>
    <w:rsid w:val="00094220"/>
    <w:rsid w:val="0009429D"/>
    <w:rsid w:val="000942AD"/>
    <w:rsid w:val="00094475"/>
    <w:rsid w:val="00094719"/>
    <w:rsid w:val="00094A9E"/>
    <w:rsid w:val="00094F4B"/>
    <w:rsid w:val="000952E1"/>
    <w:rsid w:val="0009554D"/>
    <w:rsid w:val="0009564A"/>
    <w:rsid w:val="000956A2"/>
    <w:rsid w:val="00095B69"/>
    <w:rsid w:val="00095EB0"/>
    <w:rsid w:val="00095EFC"/>
    <w:rsid w:val="00096316"/>
    <w:rsid w:val="0009642C"/>
    <w:rsid w:val="00096898"/>
    <w:rsid w:val="00096BF0"/>
    <w:rsid w:val="0009705B"/>
    <w:rsid w:val="000977AA"/>
    <w:rsid w:val="000977DB"/>
    <w:rsid w:val="000978EF"/>
    <w:rsid w:val="00097B54"/>
    <w:rsid w:val="000A010F"/>
    <w:rsid w:val="000A01ED"/>
    <w:rsid w:val="000A021A"/>
    <w:rsid w:val="000A0504"/>
    <w:rsid w:val="000A1192"/>
    <w:rsid w:val="000A1624"/>
    <w:rsid w:val="000A1689"/>
    <w:rsid w:val="000A193E"/>
    <w:rsid w:val="000A1C42"/>
    <w:rsid w:val="000A1D16"/>
    <w:rsid w:val="000A250E"/>
    <w:rsid w:val="000A2923"/>
    <w:rsid w:val="000A2B54"/>
    <w:rsid w:val="000A2D7B"/>
    <w:rsid w:val="000A3683"/>
    <w:rsid w:val="000A37A8"/>
    <w:rsid w:val="000A37BF"/>
    <w:rsid w:val="000A37D9"/>
    <w:rsid w:val="000A3855"/>
    <w:rsid w:val="000A3887"/>
    <w:rsid w:val="000A3958"/>
    <w:rsid w:val="000A3F88"/>
    <w:rsid w:val="000A47BA"/>
    <w:rsid w:val="000A4B38"/>
    <w:rsid w:val="000A4C04"/>
    <w:rsid w:val="000A516E"/>
    <w:rsid w:val="000A529D"/>
    <w:rsid w:val="000A554D"/>
    <w:rsid w:val="000A56C2"/>
    <w:rsid w:val="000A56C8"/>
    <w:rsid w:val="000A5704"/>
    <w:rsid w:val="000A5AF1"/>
    <w:rsid w:val="000A5CEB"/>
    <w:rsid w:val="000A642A"/>
    <w:rsid w:val="000A64DD"/>
    <w:rsid w:val="000A6508"/>
    <w:rsid w:val="000A6BD0"/>
    <w:rsid w:val="000A7179"/>
    <w:rsid w:val="000A720E"/>
    <w:rsid w:val="000A753E"/>
    <w:rsid w:val="000A7607"/>
    <w:rsid w:val="000A760B"/>
    <w:rsid w:val="000A78BE"/>
    <w:rsid w:val="000A7EA0"/>
    <w:rsid w:val="000B0049"/>
    <w:rsid w:val="000B01AA"/>
    <w:rsid w:val="000B0207"/>
    <w:rsid w:val="000B0222"/>
    <w:rsid w:val="000B0542"/>
    <w:rsid w:val="000B0674"/>
    <w:rsid w:val="000B06C6"/>
    <w:rsid w:val="000B0C2D"/>
    <w:rsid w:val="000B0C3A"/>
    <w:rsid w:val="000B0D26"/>
    <w:rsid w:val="000B0E85"/>
    <w:rsid w:val="000B10D1"/>
    <w:rsid w:val="000B10F8"/>
    <w:rsid w:val="000B122D"/>
    <w:rsid w:val="000B126A"/>
    <w:rsid w:val="000B1410"/>
    <w:rsid w:val="000B17EA"/>
    <w:rsid w:val="000B2168"/>
    <w:rsid w:val="000B228E"/>
    <w:rsid w:val="000B2358"/>
    <w:rsid w:val="000B2577"/>
    <w:rsid w:val="000B2804"/>
    <w:rsid w:val="000B2956"/>
    <w:rsid w:val="000B2AD9"/>
    <w:rsid w:val="000B30D7"/>
    <w:rsid w:val="000B3175"/>
    <w:rsid w:val="000B32FE"/>
    <w:rsid w:val="000B355A"/>
    <w:rsid w:val="000B3564"/>
    <w:rsid w:val="000B39D6"/>
    <w:rsid w:val="000B3AA9"/>
    <w:rsid w:val="000B3B14"/>
    <w:rsid w:val="000B3D59"/>
    <w:rsid w:val="000B3F2B"/>
    <w:rsid w:val="000B3F37"/>
    <w:rsid w:val="000B4049"/>
    <w:rsid w:val="000B4451"/>
    <w:rsid w:val="000B453B"/>
    <w:rsid w:val="000B4ACD"/>
    <w:rsid w:val="000B4FDE"/>
    <w:rsid w:val="000B50A6"/>
    <w:rsid w:val="000B50E8"/>
    <w:rsid w:val="000B5206"/>
    <w:rsid w:val="000B5607"/>
    <w:rsid w:val="000B56AC"/>
    <w:rsid w:val="000B5894"/>
    <w:rsid w:val="000B5A07"/>
    <w:rsid w:val="000B5B82"/>
    <w:rsid w:val="000B5C93"/>
    <w:rsid w:val="000B6693"/>
    <w:rsid w:val="000B66BC"/>
    <w:rsid w:val="000B7357"/>
    <w:rsid w:val="000B7791"/>
    <w:rsid w:val="000B799F"/>
    <w:rsid w:val="000B7A00"/>
    <w:rsid w:val="000B7BE5"/>
    <w:rsid w:val="000B7CF4"/>
    <w:rsid w:val="000C0182"/>
    <w:rsid w:val="000C03D1"/>
    <w:rsid w:val="000C0577"/>
    <w:rsid w:val="000C093A"/>
    <w:rsid w:val="000C0B5D"/>
    <w:rsid w:val="000C0C8D"/>
    <w:rsid w:val="000C0DFE"/>
    <w:rsid w:val="000C1924"/>
    <w:rsid w:val="000C1997"/>
    <w:rsid w:val="000C2101"/>
    <w:rsid w:val="000C27F3"/>
    <w:rsid w:val="000C27F7"/>
    <w:rsid w:val="000C28FB"/>
    <w:rsid w:val="000C29F0"/>
    <w:rsid w:val="000C2BA6"/>
    <w:rsid w:val="000C3389"/>
    <w:rsid w:val="000C3443"/>
    <w:rsid w:val="000C3D54"/>
    <w:rsid w:val="000C3E2E"/>
    <w:rsid w:val="000C40FA"/>
    <w:rsid w:val="000C42C2"/>
    <w:rsid w:val="000C47DF"/>
    <w:rsid w:val="000C4822"/>
    <w:rsid w:val="000C4ACA"/>
    <w:rsid w:val="000C4D67"/>
    <w:rsid w:val="000C4DBB"/>
    <w:rsid w:val="000C51D7"/>
    <w:rsid w:val="000C5239"/>
    <w:rsid w:val="000C52F9"/>
    <w:rsid w:val="000C553B"/>
    <w:rsid w:val="000C57D2"/>
    <w:rsid w:val="000C58A5"/>
    <w:rsid w:val="000C5939"/>
    <w:rsid w:val="000C6007"/>
    <w:rsid w:val="000C62AC"/>
    <w:rsid w:val="000C638B"/>
    <w:rsid w:val="000C6594"/>
    <w:rsid w:val="000C689F"/>
    <w:rsid w:val="000C6A14"/>
    <w:rsid w:val="000C6E75"/>
    <w:rsid w:val="000C6E83"/>
    <w:rsid w:val="000C6EA2"/>
    <w:rsid w:val="000C72A5"/>
    <w:rsid w:val="000C74B9"/>
    <w:rsid w:val="000C75AB"/>
    <w:rsid w:val="000C793A"/>
    <w:rsid w:val="000C7A1C"/>
    <w:rsid w:val="000C7A5D"/>
    <w:rsid w:val="000C7ADA"/>
    <w:rsid w:val="000D0100"/>
    <w:rsid w:val="000D0108"/>
    <w:rsid w:val="000D0B53"/>
    <w:rsid w:val="000D0C14"/>
    <w:rsid w:val="000D0C5C"/>
    <w:rsid w:val="000D0CFE"/>
    <w:rsid w:val="000D1081"/>
    <w:rsid w:val="000D1314"/>
    <w:rsid w:val="000D1975"/>
    <w:rsid w:val="000D1A37"/>
    <w:rsid w:val="000D1A4D"/>
    <w:rsid w:val="000D1AE9"/>
    <w:rsid w:val="000D20BA"/>
    <w:rsid w:val="000D2100"/>
    <w:rsid w:val="000D21C2"/>
    <w:rsid w:val="000D25FC"/>
    <w:rsid w:val="000D2F03"/>
    <w:rsid w:val="000D3415"/>
    <w:rsid w:val="000D37D7"/>
    <w:rsid w:val="000D3AF7"/>
    <w:rsid w:val="000D3CB4"/>
    <w:rsid w:val="000D3F2C"/>
    <w:rsid w:val="000D400E"/>
    <w:rsid w:val="000D4609"/>
    <w:rsid w:val="000D4689"/>
    <w:rsid w:val="000D49E5"/>
    <w:rsid w:val="000D4C72"/>
    <w:rsid w:val="000D4FB3"/>
    <w:rsid w:val="000D5943"/>
    <w:rsid w:val="000D59A7"/>
    <w:rsid w:val="000D5E28"/>
    <w:rsid w:val="000D5FC2"/>
    <w:rsid w:val="000D603E"/>
    <w:rsid w:val="000D64B8"/>
    <w:rsid w:val="000D7293"/>
    <w:rsid w:val="000D72E7"/>
    <w:rsid w:val="000D7315"/>
    <w:rsid w:val="000D741E"/>
    <w:rsid w:val="000D75DF"/>
    <w:rsid w:val="000D7753"/>
    <w:rsid w:val="000D78F1"/>
    <w:rsid w:val="000D7E8C"/>
    <w:rsid w:val="000D7FA2"/>
    <w:rsid w:val="000E02F3"/>
    <w:rsid w:val="000E02FD"/>
    <w:rsid w:val="000E03DA"/>
    <w:rsid w:val="000E04B3"/>
    <w:rsid w:val="000E0695"/>
    <w:rsid w:val="000E0951"/>
    <w:rsid w:val="000E0FC4"/>
    <w:rsid w:val="000E169F"/>
    <w:rsid w:val="000E1743"/>
    <w:rsid w:val="000E187E"/>
    <w:rsid w:val="000E1C8E"/>
    <w:rsid w:val="000E1E26"/>
    <w:rsid w:val="000E1FB9"/>
    <w:rsid w:val="000E1FF7"/>
    <w:rsid w:val="000E2426"/>
    <w:rsid w:val="000E244A"/>
    <w:rsid w:val="000E246C"/>
    <w:rsid w:val="000E24E5"/>
    <w:rsid w:val="000E2554"/>
    <w:rsid w:val="000E2561"/>
    <w:rsid w:val="000E25B2"/>
    <w:rsid w:val="000E2D25"/>
    <w:rsid w:val="000E3971"/>
    <w:rsid w:val="000E3ADC"/>
    <w:rsid w:val="000E4067"/>
    <w:rsid w:val="000E429A"/>
    <w:rsid w:val="000E4AC6"/>
    <w:rsid w:val="000E5000"/>
    <w:rsid w:val="000E5074"/>
    <w:rsid w:val="000E5501"/>
    <w:rsid w:val="000E55B0"/>
    <w:rsid w:val="000E59BE"/>
    <w:rsid w:val="000E5BDE"/>
    <w:rsid w:val="000E5F09"/>
    <w:rsid w:val="000E5F99"/>
    <w:rsid w:val="000E64BD"/>
    <w:rsid w:val="000E697D"/>
    <w:rsid w:val="000E6BD0"/>
    <w:rsid w:val="000E6BDF"/>
    <w:rsid w:val="000E6F1D"/>
    <w:rsid w:val="000E7012"/>
    <w:rsid w:val="000E712B"/>
    <w:rsid w:val="000E7355"/>
    <w:rsid w:val="000E7EF7"/>
    <w:rsid w:val="000F01C9"/>
    <w:rsid w:val="000F02DE"/>
    <w:rsid w:val="000F073E"/>
    <w:rsid w:val="000F076D"/>
    <w:rsid w:val="000F0D12"/>
    <w:rsid w:val="000F0E2D"/>
    <w:rsid w:val="000F10DE"/>
    <w:rsid w:val="000F1170"/>
    <w:rsid w:val="000F1486"/>
    <w:rsid w:val="000F177D"/>
    <w:rsid w:val="000F184F"/>
    <w:rsid w:val="000F1A27"/>
    <w:rsid w:val="000F1C75"/>
    <w:rsid w:val="000F1DF2"/>
    <w:rsid w:val="000F1F38"/>
    <w:rsid w:val="000F2017"/>
    <w:rsid w:val="000F227D"/>
    <w:rsid w:val="000F23A0"/>
    <w:rsid w:val="000F240D"/>
    <w:rsid w:val="000F24D8"/>
    <w:rsid w:val="000F2D4A"/>
    <w:rsid w:val="000F3203"/>
    <w:rsid w:val="000F34F6"/>
    <w:rsid w:val="000F3666"/>
    <w:rsid w:val="000F3751"/>
    <w:rsid w:val="000F38E9"/>
    <w:rsid w:val="000F3AD5"/>
    <w:rsid w:val="000F3C73"/>
    <w:rsid w:val="000F3F6A"/>
    <w:rsid w:val="000F3FBF"/>
    <w:rsid w:val="000F41A5"/>
    <w:rsid w:val="000F4346"/>
    <w:rsid w:val="000F455E"/>
    <w:rsid w:val="000F4628"/>
    <w:rsid w:val="000F477E"/>
    <w:rsid w:val="000F47A2"/>
    <w:rsid w:val="000F482C"/>
    <w:rsid w:val="000F48AD"/>
    <w:rsid w:val="000F499F"/>
    <w:rsid w:val="000F4A92"/>
    <w:rsid w:val="000F4AD4"/>
    <w:rsid w:val="000F4CD4"/>
    <w:rsid w:val="000F545B"/>
    <w:rsid w:val="000F54D2"/>
    <w:rsid w:val="000F5FCE"/>
    <w:rsid w:val="000F64CA"/>
    <w:rsid w:val="000F657B"/>
    <w:rsid w:val="000F658F"/>
    <w:rsid w:val="000F67DB"/>
    <w:rsid w:val="000F6922"/>
    <w:rsid w:val="000F7129"/>
    <w:rsid w:val="000F7333"/>
    <w:rsid w:val="000F73ED"/>
    <w:rsid w:val="000F74A1"/>
    <w:rsid w:val="000F7605"/>
    <w:rsid w:val="000F7791"/>
    <w:rsid w:val="000F793A"/>
    <w:rsid w:val="001003D6"/>
    <w:rsid w:val="00100965"/>
    <w:rsid w:val="00100AC1"/>
    <w:rsid w:val="00100B64"/>
    <w:rsid w:val="00100E91"/>
    <w:rsid w:val="0010144B"/>
    <w:rsid w:val="001019D6"/>
    <w:rsid w:val="00101B57"/>
    <w:rsid w:val="00101C48"/>
    <w:rsid w:val="00101E41"/>
    <w:rsid w:val="001020CC"/>
    <w:rsid w:val="001021DB"/>
    <w:rsid w:val="00102506"/>
    <w:rsid w:val="00102C45"/>
    <w:rsid w:val="00102D06"/>
    <w:rsid w:val="00102DD4"/>
    <w:rsid w:val="00102E26"/>
    <w:rsid w:val="0010303A"/>
    <w:rsid w:val="001030E5"/>
    <w:rsid w:val="001032E3"/>
    <w:rsid w:val="001034D4"/>
    <w:rsid w:val="0010377D"/>
    <w:rsid w:val="001038BD"/>
    <w:rsid w:val="001039BD"/>
    <w:rsid w:val="00103EF4"/>
    <w:rsid w:val="001040E1"/>
    <w:rsid w:val="00104259"/>
    <w:rsid w:val="00104627"/>
    <w:rsid w:val="0010498C"/>
    <w:rsid w:val="00104B84"/>
    <w:rsid w:val="00104E9A"/>
    <w:rsid w:val="00104EEC"/>
    <w:rsid w:val="0010538F"/>
    <w:rsid w:val="00105978"/>
    <w:rsid w:val="00105D91"/>
    <w:rsid w:val="00105DC9"/>
    <w:rsid w:val="00106102"/>
    <w:rsid w:val="001063F6"/>
    <w:rsid w:val="001066A5"/>
    <w:rsid w:val="00107015"/>
    <w:rsid w:val="00107048"/>
    <w:rsid w:val="0010749D"/>
    <w:rsid w:val="001074C5"/>
    <w:rsid w:val="0010779A"/>
    <w:rsid w:val="0010782A"/>
    <w:rsid w:val="001100D8"/>
    <w:rsid w:val="0011011A"/>
    <w:rsid w:val="00110294"/>
    <w:rsid w:val="00110A5E"/>
    <w:rsid w:val="00110C6B"/>
    <w:rsid w:val="00110E87"/>
    <w:rsid w:val="001112BB"/>
    <w:rsid w:val="00111794"/>
    <w:rsid w:val="00111BEB"/>
    <w:rsid w:val="00111D8C"/>
    <w:rsid w:val="00111FD7"/>
    <w:rsid w:val="001120F8"/>
    <w:rsid w:val="001122B0"/>
    <w:rsid w:val="001123B9"/>
    <w:rsid w:val="00112A8D"/>
    <w:rsid w:val="0011337A"/>
    <w:rsid w:val="0011359F"/>
    <w:rsid w:val="001137A4"/>
    <w:rsid w:val="00113A45"/>
    <w:rsid w:val="00113DA8"/>
    <w:rsid w:val="00114949"/>
    <w:rsid w:val="00115032"/>
    <w:rsid w:val="0011517C"/>
    <w:rsid w:val="00115691"/>
    <w:rsid w:val="00115853"/>
    <w:rsid w:val="001162C5"/>
    <w:rsid w:val="001169B3"/>
    <w:rsid w:val="00116D25"/>
    <w:rsid w:val="00116F2B"/>
    <w:rsid w:val="001175C7"/>
    <w:rsid w:val="00117872"/>
    <w:rsid w:val="00117A88"/>
    <w:rsid w:val="00117C18"/>
    <w:rsid w:val="00117CF9"/>
    <w:rsid w:val="00117F54"/>
    <w:rsid w:val="001204DC"/>
    <w:rsid w:val="00120AD5"/>
    <w:rsid w:val="00120DE0"/>
    <w:rsid w:val="00120F12"/>
    <w:rsid w:val="001212D3"/>
    <w:rsid w:val="00121492"/>
    <w:rsid w:val="00121533"/>
    <w:rsid w:val="0012161E"/>
    <w:rsid w:val="00121A16"/>
    <w:rsid w:val="00122161"/>
    <w:rsid w:val="00122421"/>
    <w:rsid w:val="00122479"/>
    <w:rsid w:val="00122811"/>
    <w:rsid w:val="00122CC2"/>
    <w:rsid w:val="00122CCA"/>
    <w:rsid w:val="00122ED5"/>
    <w:rsid w:val="00122FEF"/>
    <w:rsid w:val="001233E1"/>
    <w:rsid w:val="00123DDF"/>
    <w:rsid w:val="001242C9"/>
    <w:rsid w:val="001242F2"/>
    <w:rsid w:val="00124317"/>
    <w:rsid w:val="00124CFB"/>
    <w:rsid w:val="001253B6"/>
    <w:rsid w:val="00125B8C"/>
    <w:rsid w:val="00125C1B"/>
    <w:rsid w:val="0012648B"/>
    <w:rsid w:val="0012692C"/>
    <w:rsid w:val="00126A9D"/>
    <w:rsid w:val="00126B15"/>
    <w:rsid w:val="00126DA1"/>
    <w:rsid w:val="00126E66"/>
    <w:rsid w:val="00127111"/>
    <w:rsid w:val="00127427"/>
    <w:rsid w:val="0012763C"/>
    <w:rsid w:val="00127A18"/>
    <w:rsid w:val="00127B57"/>
    <w:rsid w:val="0013004A"/>
    <w:rsid w:val="0013021B"/>
    <w:rsid w:val="00130293"/>
    <w:rsid w:val="00130C3A"/>
    <w:rsid w:val="00130E6E"/>
    <w:rsid w:val="00131133"/>
    <w:rsid w:val="00131370"/>
    <w:rsid w:val="0013211F"/>
    <w:rsid w:val="001321B8"/>
    <w:rsid w:val="00132261"/>
    <w:rsid w:val="001324EE"/>
    <w:rsid w:val="00132776"/>
    <w:rsid w:val="001327A6"/>
    <w:rsid w:val="00132ACA"/>
    <w:rsid w:val="001332DC"/>
    <w:rsid w:val="001333EB"/>
    <w:rsid w:val="00133ABB"/>
    <w:rsid w:val="00133D61"/>
    <w:rsid w:val="00133EC8"/>
    <w:rsid w:val="00134200"/>
    <w:rsid w:val="001345D6"/>
    <w:rsid w:val="00134811"/>
    <w:rsid w:val="0013485E"/>
    <w:rsid w:val="0013490E"/>
    <w:rsid w:val="00134B9B"/>
    <w:rsid w:val="00134CBC"/>
    <w:rsid w:val="00134E6D"/>
    <w:rsid w:val="00135262"/>
    <w:rsid w:val="001356C0"/>
    <w:rsid w:val="00135CCC"/>
    <w:rsid w:val="0013642D"/>
    <w:rsid w:val="001365CF"/>
    <w:rsid w:val="00136A8A"/>
    <w:rsid w:val="00136A97"/>
    <w:rsid w:val="00136BD5"/>
    <w:rsid w:val="00136E0E"/>
    <w:rsid w:val="0013703B"/>
    <w:rsid w:val="001376DB"/>
    <w:rsid w:val="00137CBD"/>
    <w:rsid w:val="00137D33"/>
    <w:rsid w:val="0014032C"/>
    <w:rsid w:val="0014033F"/>
    <w:rsid w:val="001404FE"/>
    <w:rsid w:val="0014096E"/>
    <w:rsid w:val="001410D6"/>
    <w:rsid w:val="001416DC"/>
    <w:rsid w:val="00141E63"/>
    <w:rsid w:val="00141ECA"/>
    <w:rsid w:val="001420F7"/>
    <w:rsid w:val="001421CD"/>
    <w:rsid w:val="00142299"/>
    <w:rsid w:val="00142BDE"/>
    <w:rsid w:val="00142CA4"/>
    <w:rsid w:val="00142CDA"/>
    <w:rsid w:val="00142DBD"/>
    <w:rsid w:val="0014326D"/>
    <w:rsid w:val="00143416"/>
    <w:rsid w:val="00143498"/>
    <w:rsid w:val="00143986"/>
    <w:rsid w:val="0014429D"/>
    <w:rsid w:val="001442B3"/>
    <w:rsid w:val="001443F2"/>
    <w:rsid w:val="00144AD9"/>
    <w:rsid w:val="00144CB8"/>
    <w:rsid w:val="001451D5"/>
    <w:rsid w:val="001452D2"/>
    <w:rsid w:val="0014561F"/>
    <w:rsid w:val="0014563B"/>
    <w:rsid w:val="001456D8"/>
    <w:rsid w:val="001456F8"/>
    <w:rsid w:val="00145CA1"/>
    <w:rsid w:val="00145E58"/>
    <w:rsid w:val="00145E7C"/>
    <w:rsid w:val="00145ED4"/>
    <w:rsid w:val="001460D4"/>
    <w:rsid w:val="0014636B"/>
    <w:rsid w:val="00146488"/>
    <w:rsid w:val="00146799"/>
    <w:rsid w:val="001468FC"/>
    <w:rsid w:val="001469DA"/>
    <w:rsid w:val="00146A48"/>
    <w:rsid w:val="00146B19"/>
    <w:rsid w:val="00146C69"/>
    <w:rsid w:val="001472B7"/>
    <w:rsid w:val="001479BF"/>
    <w:rsid w:val="00147A16"/>
    <w:rsid w:val="00147B95"/>
    <w:rsid w:val="001503E4"/>
    <w:rsid w:val="00150736"/>
    <w:rsid w:val="00151163"/>
    <w:rsid w:val="001517B1"/>
    <w:rsid w:val="00151A8C"/>
    <w:rsid w:val="00151C7A"/>
    <w:rsid w:val="00151DAC"/>
    <w:rsid w:val="001522C1"/>
    <w:rsid w:val="0015252A"/>
    <w:rsid w:val="00152951"/>
    <w:rsid w:val="00152CEA"/>
    <w:rsid w:val="00153210"/>
    <w:rsid w:val="001533AA"/>
    <w:rsid w:val="00153583"/>
    <w:rsid w:val="00153744"/>
    <w:rsid w:val="001538A3"/>
    <w:rsid w:val="00153960"/>
    <w:rsid w:val="00153CC9"/>
    <w:rsid w:val="00153E3E"/>
    <w:rsid w:val="00153E5F"/>
    <w:rsid w:val="00153FA1"/>
    <w:rsid w:val="00154065"/>
    <w:rsid w:val="00154139"/>
    <w:rsid w:val="00154201"/>
    <w:rsid w:val="00154C44"/>
    <w:rsid w:val="00154D83"/>
    <w:rsid w:val="00154F92"/>
    <w:rsid w:val="00154FA4"/>
    <w:rsid w:val="001550FC"/>
    <w:rsid w:val="00155566"/>
    <w:rsid w:val="001556C9"/>
    <w:rsid w:val="0015596E"/>
    <w:rsid w:val="00155B65"/>
    <w:rsid w:val="0015662F"/>
    <w:rsid w:val="00156A5B"/>
    <w:rsid w:val="00156BA9"/>
    <w:rsid w:val="00156BE7"/>
    <w:rsid w:val="00156C55"/>
    <w:rsid w:val="00156F37"/>
    <w:rsid w:val="0015732D"/>
    <w:rsid w:val="00157662"/>
    <w:rsid w:val="0015776A"/>
    <w:rsid w:val="001578B4"/>
    <w:rsid w:val="00157917"/>
    <w:rsid w:val="00157C19"/>
    <w:rsid w:val="00157F0D"/>
    <w:rsid w:val="00160184"/>
    <w:rsid w:val="001601B4"/>
    <w:rsid w:val="001606F0"/>
    <w:rsid w:val="0016078A"/>
    <w:rsid w:val="00160C02"/>
    <w:rsid w:val="00160F29"/>
    <w:rsid w:val="00161944"/>
    <w:rsid w:val="0016198B"/>
    <w:rsid w:val="001619C6"/>
    <w:rsid w:val="00161B3D"/>
    <w:rsid w:val="00161B65"/>
    <w:rsid w:val="00161B9C"/>
    <w:rsid w:val="00161BBC"/>
    <w:rsid w:val="00161C2B"/>
    <w:rsid w:val="00161CAA"/>
    <w:rsid w:val="00161D7A"/>
    <w:rsid w:val="00162261"/>
    <w:rsid w:val="00162456"/>
    <w:rsid w:val="001624E3"/>
    <w:rsid w:val="00162BF3"/>
    <w:rsid w:val="0016335B"/>
    <w:rsid w:val="001636CA"/>
    <w:rsid w:val="00163913"/>
    <w:rsid w:val="00163B68"/>
    <w:rsid w:val="001645DB"/>
    <w:rsid w:val="00164784"/>
    <w:rsid w:val="001647CB"/>
    <w:rsid w:val="001648BC"/>
    <w:rsid w:val="0016499E"/>
    <w:rsid w:val="001649D0"/>
    <w:rsid w:val="00164C76"/>
    <w:rsid w:val="00164E89"/>
    <w:rsid w:val="00164F19"/>
    <w:rsid w:val="00164FE5"/>
    <w:rsid w:val="0016511C"/>
    <w:rsid w:val="001651AE"/>
    <w:rsid w:val="00165545"/>
    <w:rsid w:val="00165901"/>
    <w:rsid w:val="00165CD3"/>
    <w:rsid w:val="00166113"/>
    <w:rsid w:val="00166282"/>
    <w:rsid w:val="00166399"/>
    <w:rsid w:val="0016645B"/>
    <w:rsid w:val="00166489"/>
    <w:rsid w:val="00166531"/>
    <w:rsid w:val="001670CC"/>
    <w:rsid w:val="001671DF"/>
    <w:rsid w:val="00167A6E"/>
    <w:rsid w:val="00167EA6"/>
    <w:rsid w:val="00170458"/>
    <w:rsid w:val="00170739"/>
    <w:rsid w:val="00170845"/>
    <w:rsid w:val="001717D9"/>
    <w:rsid w:val="00171859"/>
    <w:rsid w:val="00171B1A"/>
    <w:rsid w:val="00171D07"/>
    <w:rsid w:val="00172092"/>
    <w:rsid w:val="001729DD"/>
    <w:rsid w:val="00172E6D"/>
    <w:rsid w:val="0017369E"/>
    <w:rsid w:val="001736CE"/>
    <w:rsid w:val="0017371E"/>
    <w:rsid w:val="00173872"/>
    <w:rsid w:val="00173CFA"/>
    <w:rsid w:val="00173E76"/>
    <w:rsid w:val="0017401E"/>
    <w:rsid w:val="00174113"/>
    <w:rsid w:val="0017413C"/>
    <w:rsid w:val="001748BD"/>
    <w:rsid w:val="001749CA"/>
    <w:rsid w:val="00174A44"/>
    <w:rsid w:val="00174A53"/>
    <w:rsid w:val="00174B10"/>
    <w:rsid w:val="001752ED"/>
    <w:rsid w:val="00175383"/>
    <w:rsid w:val="001756C2"/>
    <w:rsid w:val="00175A25"/>
    <w:rsid w:val="00175DAD"/>
    <w:rsid w:val="00176093"/>
    <w:rsid w:val="00176281"/>
    <w:rsid w:val="00176373"/>
    <w:rsid w:val="001763A5"/>
    <w:rsid w:val="00176A18"/>
    <w:rsid w:val="00176B2B"/>
    <w:rsid w:val="00176CB3"/>
    <w:rsid w:val="00176DBD"/>
    <w:rsid w:val="00176EA4"/>
    <w:rsid w:val="00177793"/>
    <w:rsid w:val="001804C2"/>
    <w:rsid w:val="001806E0"/>
    <w:rsid w:val="0018077A"/>
    <w:rsid w:val="001809B7"/>
    <w:rsid w:val="00180A78"/>
    <w:rsid w:val="00180B36"/>
    <w:rsid w:val="00180B37"/>
    <w:rsid w:val="001810D0"/>
    <w:rsid w:val="00181186"/>
    <w:rsid w:val="001811E3"/>
    <w:rsid w:val="001820CB"/>
    <w:rsid w:val="0018250F"/>
    <w:rsid w:val="001827EB"/>
    <w:rsid w:val="00182891"/>
    <w:rsid w:val="001829FD"/>
    <w:rsid w:val="00182BEC"/>
    <w:rsid w:val="0018334B"/>
    <w:rsid w:val="00183DAD"/>
    <w:rsid w:val="00183DBA"/>
    <w:rsid w:val="0018460C"/>
    <w:rsid w:val="00184750"/>
    <w:rsid w:val="00184861"/>
    <w:rsid w:val="00184B41"/>
    <w:rsid w:val="00184ED3"/>
    <w:rsid w:val="00184F0A"/>
    <w:rsid w:val="001851A9"/>
    <w:rsid w:val="00185313"/>
    <w:rsid w:val="0018550E"/>
    <w:rsid w:val="00185573"/>
    <w:rsid w:val="00185B44"/>
    <w:rsid w:val="00185D91"/>
    <w:rsid w:val="00185E33"/>
    <w:rsid w:val="00185F5F"/>
    <w:rsid w:val="001868F1"/>
    <w:rsid w:val="00186B27"/>
    <w:rsid w:val="00186C05"/>
    <w:rsid w:val="00186DB9"/>
    <w:rsid w:val="00186E74"/>
    <w:rsid w:val="0018710C"/>
    <w:rsid w:val="001871FD"/>
    <w:rsid w:val="00187807"/>
    <w:rsid w:val="00187B9E"/>
    <w:rsid w:val="00187D5C"/>
    <w:rsid w:val="00187D9C"/>
    <w:rsid w:val="00187DA1"/>
    <w:rsid w:val="00187E5C"/>
    <w:rsid w:val="00187F15"/>
    <w:rsid w:val="00187F62"/>
    <w:rsid w:val="00187FBF"/>
    <w:rsid w:val="00190163"/>
    <w:rsid w:val="001901AC"/>
    <w:rsid w:val="00190580"/>
    <w:rsid w:val="00190673"/>
    <w:rsid w:val="0019069A"/>
    <w:rsid w:val="001906C5"/>
    <w:rsid w:val="0019073D"/>
    <w:rsid w:val="00190F0D"/>
    <w:rsid w:val="00190F1E"/>
    <w:rsid w:val="00191270"/>
    <w:rsid w:val="001916F1"/>
    <w:rsid w:val="001917C0"/>
    <w:rsid w:val="0019196E"/>
    <w:rsid w:val="00191A4B"/>
    <w:rsid w:val="00191DE1"/>
    <w:rsid w:val="00192099"/>
    <w:rsid w:val="00192298"/>
    <w:rsid w:val="001930A7"/>
    <w:rsid w:val="0019310F"/>
    <w:rsid w:val="00193262"/>
    <w:rsid w:val="001933AB"/>
    <w:rsid w:val="001934C9"/>
    <w:rsid w:val="001936D4"/>
    <w:rsid w:val="0019417C"/>
    <w:rsid w:val="0019445E"/>
    <w:rsid w:val="001947D3"/>
    <w:rsid w:val="00194A26"/>
    <w:rsid w:val="00194A4D"/>
    <w:rsid w:val="00194B1A"/>
    <w:rsid w:val="00194E82"/>
    <w:rsid w:val="0019553F"/>
    <w:rsid w:val="001955F7"/>
    <w:rsid w:val="00195DA7"/>
    <w:rsid w:val="00196511"/>
    <w:rsid w:val="00196803"/>
    <w:rsid w:val="001974BF"/>
    <w:rsid w:val="001976C7"/>
    <w:rsid w:val="001976FE"/>
    <w:rsid w:val="00197709"/>
    <w:rsid w:val="00197787"/>
    <w:rsid w:val="00197EA1"/>
    <w:rsid w:val="001A057E"/>
    <w:rsid w:val="001A05A8"/>
    <w:rsid w:val="001A0B90"/>
    <w:rsid w:val="001A0CDA"/>
    <w:rsid w:val="001A0DDA"/>
    <w:rsid w:val="001A0F78"/>
    <w:rsid w:val="001A108C"/>
    <w:rsid w:val="001A1306"/>
    <w:rsid w:val="001A1332"/>
    <w:rsid w:val="001A1795"/>
    <w:rsid w:val="001A1C43"/>
    <w:rsid w:val="001A1CDC"/>
    <w:rsid w:val="001A1E63"/>
    <w:rsid w:val="001A22E2"/>
    <w:rsid w:val="001A289A"/>
    <w:rsid w:val="001A2BAB"/>
    <w:rsid w:val="001A2C4B"/>
    <w:rsid w:val="001A2F63"/>
    <w:rsid w:val="001A312D"/>
    <w:rsid w:val="001A36D4"/>
    <w:rsid w:val="001A3AD3"/>
    <w:rsid w:val="001A3CB8"/>
    <w:rsid w:val="001A3DF6"/>
    <w:rsid w:val="001A44B3"/>
    <w:rsid w:val="001A452F"/>
    <w:rsid w:val="001A461D"/>
    <w:rsid w:val="001A47E3"/>
    <w:rsid w:val="001A47FE"/>
    <w:rsid w:val="001A490E"/>
    <w:rsid w:val="001A4BCC"/>
    <w:rsid w:val="001A4F54"/>
    <w:rsid w:val="001A52DA"/>
    <w:rsid w:val="001A550C"/>
    <w:rsid w:val="001A5988"/>
    <w:rsid w:val="001A59CF"/>
    <w:rsid w:val="001A5E14"/>
    <w:rsid w:val="001A62BD"/>
    <w:rsid w:val="001A630C"/>
    <w:rsid w:val="001A68CE"/>
    <w:rsid w:val="001A6F25"/>
    <w:rsid w:val="001A7162"/>
    <w:rsid w:val="001A776D"/>
    <w:rsid w:val="001A7B1B"/>
    <w:rsid w:val="001A7EBC"/>
    <w:rsid w:val="001A7EBD"/>
    <w:rsid w:val="001A7FCA"/>
    <w:rsid w:val="001A7FD5"/>
    <w:rsid w:val="001B12EB"/>
    <w:rsid w:val="001B130B"/>
    <w:rsid w:val="001B170E"/>
    <w:rsid w:val="001B1753"/>
    <w:rsid w:val="001B1EB0"/>
    <w:rsid w:val="001B1EB2"/>
    <w:rsid w:val="001B1ED1"/>
    <w:rsid w:val="001B2055"/>
    <w:rsid w:val="001B207D"/>
    <w:rsid w:val="001B2745"/>
    <w:rsid w:val="001B289A"/>
    <w:rsid w:val="001B2994"/>
    <w:rsid w:val="001B2B27"/>
    <w:rsid w:val="001B2F61"/>
    <w:rsid w:val="001B3150"/>
    <w:rsid w:val="001B3225"/>
    <w:rsid w:val="001B3610"/>
    <w:rsid w:val="001B39CD"/>
    <w:rsid w:val="001B3BD3"/>
    <w:rsid w:val="001B3FA6"/>
    <w:rsid w:val="001B3FD9"/>
    <w:rsid w:val="001B4513"/>
    <w:rsid w:val="001B4668"/>
    <w:rsid w:val="001B476C"/>
    <w:rsid w:val="001B47A3"/>
    <w:rsid w:val="001B4845"/>
    <w:rsid w:val="001B48FE"/>
    <w:rsid w:val="001B4B90"/>
    <w:rsid w:val="001B4C8C"/>
    <w:rsid w:val="001B4D12"/>
    <w:rsid w:val="001B501A"/>
    <w:rsid w:val="001B5725"/>
    <w:rsid w:val="001B59C9"/>
    <w:rsid w:val="001B59EC"/>
    <w:rsid w:val="001B5A98"/>
    <w:rsid w:val="001B5FE9"/>
    <w:rsid w:val="001B60A8"/>
    <w:rsid w:val="001B6296"/>
    <w:rsid w:val="001B63E8"/>
    <w:rsid w:val="001B648D"/>
    <w:rsid w:val="001B656F"/>
    <w:rsid w:val="001B65A2"/>
    <w:rsid w:val="001B6FB0"/>
    <w:rsid w:val="001B71A3"/>
    <w:rsid w:val="001B757B"/>
    <w:rsid w:val="001B778F"/>
    <w:rsid w:val="001B7FD6"/>
    <w:rsid w:val="001C04DA"/>
    <w:rsid w:val="001C0706"/>
    <w:rsid w:val="001C0BC2"/>
    <w:rsid w:val="001C1402"/>
    <w:rsid w:val="001C14D9"/>
    <w:rsid w:val="001C166E"/>
    <w:rsid w:val="001C168A"/>
    <w:rsid w:val="001C1826"/>
    <w:rsid w:val="001C1B84"/>
    <w:rsid w:val="001C1CAB"/>
    <w:rsid w:val="001C1E7C"/>
    <w:rsid w:val="001C2142"/>
    <w:rsid w:val="001C22FE"/>
    <w:rsid w:val="001C29BC"/>
    <w:rsid w:val="001C2A8C"/>
    <w:rsid w:val="001C2C97"/>
    <w:rsid w:val="001C2E03"/>
    <w:rsid w:val="001C2EF2"/>
    <w:rsid w:val="001C32FF"/>
    <w:rsid w:val="001C337B"/>
    <w:rsid w:val="001C367E"/>
    <w:rsid w:val="001C3D28"/>
    <w:rsid w:val="001C3E6F"/>
    <w:rsid w:val="001C458C"/>
    <w:rsid w:val="001C4818"/>
    <w:rsid w:val="001C4BF1"/>
    <w:rsid w:val="001C4DA3"/>
    <w:rsid w:val="001C52E0"/>
    <w:rsid w:val="001C5430"/>
    <w:rsid w:val="001C5459"/>
    <w:rsid w:val="001C54DA"/>
    <w:rsid w:val="001C57B5"/>
    <w:rsid w:val="001C5A19"/>
    <w:rsid w:val="001C5CFF"/>
    <w:rsid w:val="001C5DF0"/>
    <w:rsid w:val="001C5FE8"/>
    <w:rsid w:val="001C60B1"/>
    <w:rsid w:val="001C61EE"/>
    <w:rsid w:val="001C68EA"/>
    <w:rsid w:val="001C6C8F"/>
    <w:rsid w:val="001C6CC2"/>
    <w:rsid w:val="001C6D61"/>
    <w:rsid w:val="001C7001"/>
    <w:rsid w:val="001C7023"/>
    <w:rsid w:val="001C7074"/>
    <w:rsid w:val="001C71B4"/>
    <w:rsid w:val="001C7553"/>
    <w:rsid w:val="001C7893"/>
    <w:rsid w:val="001C7942"/>
    <w:rsid w:val="001C7964"/>
    <w:rsid w:val="001C7A56"/>
    <w:rsid w:val="001D0377"/>
    <w:rsid w:val="001D03C5"/>
    <w:rsid w:val="001D081B"/>
    <w:rsid w:val="001D0B1C"/>
    <w:rsid w:val="001D0D83"/>
    <w:rsid w:val="001D0E27"/>
    <w:rsid w:val="001D130F"/>
    <w:rsid w:val="001D167C"/>
    <w:rsid w:val="001D194B"/>
    <w:rsid w:val="001D1B73"/>
    <w:rsid w:val="001D1BF6"/>
    <w:rsid w:val="001D1C5A"/>
    <w:rsid w:val="001D1DED"/>
    <w:rsid w:val="001D1E8E"/>
    <w:rsid w:val="001D2118"/>
    <w:rsid w:val="001D21AB"/>
    <w:rsid w:val="001D2277"/>
    <w:rsid w:val="001D24D9"/>
    <w:rsid w:val="001D2524"/>
    <w:rsid w:val="001D29D1"/>
    <w:rsid w:val="001D2E1D"/>
    <w:rsid w:val="001D2FC9"/>
    <w:rsid w:val="001D2FFC"/>
    <w:rsid w:val="001D3005"/>
    <w:rsid w:val="001D310F"/>
    <w:rsid w:val="001D3825"/>
    <w:rsid w:val="001D3E60"/>
    <w:rsid w:val="001D3EA0"/>
    <w:rsid w:val="001D3F06"/>
    <w:rsid w:val="001D4144"/>
    <w:rsid w:val="001D45F4"/>
    <w:rsid w:val="001D4EC4"/>
    <w:rsid w:val="001D558D"/>
    <w:rsid w:val="001D583F"/>
    <w:rsid w:val="001D5B6F"/>
    <w:rsid w:val="001D5CD8"/>
    <w:rsid w:val="001D5DE6"/>
    <w:rsid w:val="001D6387"/>
    <w:rsid w:val="001D78CC"/>
    <w:rsid w:val="001D7F2C"/>
    <w:rsid w:val="001D7FBD"/>
    <w:rsid w:val="001E0111"/>
    <w:rsid w:val="001E060F"/>
    <w:rsid w:val="001E06C8"/>
    <w:rsid w:val="001E0FB8"/>
    <w:rsid w:val="001E12D1"/>
    <w:rsid w:val="001E15FA"/>
    <w:rsid w:val="001E1785"/>
    <w:rsid w:val="001E18B6"/>
    <w:rsid w:val="001E19D4"/>
    <w:rsid w:val="001E1C9B"/>
    <w:rsid w:val="001E1CCE"/>
    <w:rsid w:val="001E1EC1"/>
    <w:rsid w:val="001E1FD0"/>
    <w:rsid w:val="001E2125"/>
    <w:rsid w:val="001E2729"/>
    <w:rsid w:val="001E2853"/>
    <w:rsid w:val="001E29F3"/>
    <w:rsid w:val="001E2CD9"/>
    <w:rsid w:val="001E2E78"/>
    <w:rsid w:val="001E2F04"/>
    <w:rsid w:val="001E3039"/>
    <w:rsid w:val="001E312C"/>
    <w:rsid w:val="001E3276"/>
    <w:rsid w:val="001E328E"/>
    <w:rsid w:val="001E33DE"/>
    <w:rsid w:val="001E34FA"/>
    <w:rsid w:val="001E3591"/>
    <w:rsid w:val="001E367A"/>
    <w:rsid w:val="001E3D9D"/>
    <w:rsid w:val="001E3E95"/>
    <w:rsid w:val="001E407E"/>
    <w:rsid w:val="001E4421"/>
    <w:rsid w:val="001E447D"/>
    <w:rsid w:val="001E4571"/>
    <w:rsid w:val="001E46A8"/>
    <w:rsid w:val="001E47B7"/>
    <w:rsid w:val="001E5D3C"/>
    <w:rsid w:val="001E5E07"/>
    <w:rsid w:val="001E5E7A"/>
    <w:rsid w:val="001E5E8C"/>
    <w:rsid w:val="001E6105"/>
    <w:rsid w:val="001E61EE"/>
    <w:rsid w:val="001E6391"/>
    <w:rsid w:val="001E6468"/>
    <w:rsid w:val="001E66C4"/>
    <w:rsid w:val="001E6997"/>
    <w:rsid w:val="001E6A18"/>
    <w:rsid w:val="001E6BE0"/>
    <w:rsid w:val="001E6D6B"/>
    <w:rsid w:val="001E6D9D"/>
    <w:rsid w:val="001E6DA7"/>
    <w:rsid w:val="001E6E93"/>
    <w:rsid w:val="001E6F93"/>
    <w:rsid w:val="001E766E"/>
    <w:rsid w:val="001E76A7"/>
    <w:rsid w:val="001E76D8"/>
    <w:rsid w:val="001E79F3"/>
    <w:rsid w:val="001E7A2F"/>
    <w:rsid w:val="001E7C36"/>
    <w:rsid w:val="001E7C40"/>
    <w:rsid w:val="001E7D3E"/>
    <w:rsid w:val="001E7EAE"/>
    <w:rsid w:val="001E7FF7"/>
    <w:rsid w:val="001F08EE"/>
    <w:rsid w:val="001F0994"/>
    <w:rsid w:val="001F0AE3"/>
    <w:rsid w:val="001F146C"/>
    <w:rsid w:val="001F1494"/>
    <w:rsid w:val="001F14FD"/>
    <w:rsid w:val="001F1B4A"/>
    <w:rsid w:val="001F1C0F"/>
    <w:rsid w:val="001F1C29"/>
    <w:rsid w:val="001F1DAB"/>
    <w:rsid w:val="001F1EDA"/>
    <w:rsid w:val="001F1EFA"/>
    <w:rsid w:val="001F218A"/>
    <w:rsid w:val="001F22FA"/>
    <w:rsid w:val="001F2368"/>
    <w:rsid w:val="001F2741"/>
    <w:rsid w:val="001F2984"/>
    <w:rsid w:val="001F2B68"/>
    <w:rsid w:val="001F2F01"/>
    <w:rsid w:val="001F2F48"/>
    <w:rsid w:val="001F2FA8"/>
    <w:rsid w:val="001F32ED"/>
    <w:rsid w:val="001F333C"/>
    <w:rsid w:val="001F35FA"/>
    <w:rsid w:val="001F3D06"/>
    <w:rsid w:val="001F45C3"/>
    <w:rsid w:val="001F4B2E"/>
    <w:rsid w:val="001F4C81"/>
    <w:rsid w:val="001F4E19"/>
    <w:rsid w:val="001F5248"/>
    <w:rsid w:val="001F549D"/>
    <w:rsid w:val="001F5822"/>
    <w:rsid w:val="001F5A20"/>
    <w:rsid w:val="001F5A24"/>
    <w:rsid w:val="001F5C5A"/>
    <w:rsid w:val="001F5C7B"/>
    <w:rsid w:val="001F5DDC"/>
    <w:rsid w:val="001F62E1"/>
    <w:rsid w:val="001F643A"/>
    <w:rsid w:val="001F6827"/>
    <w:rsid w:val="001F6C57"/>
    <w:rsid w:val="001F6D39"/>
    <w:rsid w:val="001F6F16"/>
    <w:rsid w:val="001F70AF"/>
    <w:rsid w:val="001F711A"/>
    <w:rsid w:val="001F727B"/>
    <w:rsid w:val="001F72B4"/>
    <w:rsid w:val="001F73A6"/>
    <w:rsid w:val="001F7884"/>
    <w:rsid w:val="001F79A5"/>
    <w:rsid w:val="001F7C2A"/>
    <w:rsid w:val="001F7DB9"/>
    <w:rsid w:val="001F7E6C"/>
    <w:rsid w:val="001F7F8F"/>
    <w:rsid w:val="00200485"/>
    <w:rsid w:val="00200543"/>
    <w:rsid w:val="002006DA"/>
    <w:rsid w:val="002008E5"/>
    <w:rsid w:val="00200CEB"/>
    <w:rsid w:val="00200EDC"/>
    <w:rsid w:val="00200FD7"/>
    <w:rsid w:val="002016C3"/>
    <w:rsid w:val="00201BDC"/>
    <w:rsid w:val="00201F0A"/>
    <w:rsid w:val="00202408"/>
    <w:rsid w:val="002024E4"/>
    <w:rsid w:val="0020289A"/>
    <w:rsid w:val="00202A18"/>
    <w:rsid w:val="00202BB7"/>
    <w:rsid w:val="00202CCA"/>
    <w:rsid w:val="00202DA1"/>
    <w:rsid w:val="0020323E"/>
    <w:rsid w:val="00203506"/>
    <w:rsid w:val="00203CDB"/>
    <w:rsid w:val="00203E54"/>
    <w:rsid w:val="00204511"/>
    <w:rsid w:val="0020468E"/>
    <w:rsid w:val="002048CD"/>
    <w:rsid w:val="00204C5A"/>
    <w:rsid w:val="00204E0F"/>
    <w:rsid w:val="0020565F"/>
    <w:rsid w:val="00205684"/>
    <w:rsid w:val="00205919"/>
    <w:rsid w:val="00205C45"/>
    <w:rsid w:val="00205CC7"/>
    <w:rsid w:val="00205F1E"/>
    <w:rsid w:val="0020605A"/>
    <w:rsid w:val="002060C5"/>
    <w:rsid w:val="0020624E"/>
    <w:rsid w:val="00206294"/>
    <w:rsid w:val="002063CE"/>
    <w:rsid w:val="0020664B"/>
    <w:rsid w:val="002066B1"/>
    <w:rsid w:val="0020670E"/>
    <w:rsid w:val="0020680C"/>
    <w:rsid w:val="00206984"/>
    <w:rsid w:val="00206B91"/>
    <w:rsid w:val="00206C62"/>
    <w:rsid w:val="00207240"/>
    <w:rsid w:val="00207452"/>
    <w:rsid w:val="00207800"/>
    <w:rsid w:val="002079B1"/>
    <w:rsid w:val="00207C4D"/>
    <w:rsid w:val="00207C6F"/>
    <w:rsid w:val="00210098"/>
    <w:rsid w:val="002101C6"/>
    <w:rsid w:val="00210A01"/>
    <w:rsid w:val="00210BF3"/>
    <w:rsid w:val="00210C06"/>
    <w:rsid w:val="00210C82"/>
    <w:rsid w:val="00210D2C"/>
    <w:rsid w:val="00210D7E"/>
    <w:rsid w:val="00210E72"/>
    <w:rsid w:val="00211023"/>
    <w:rsid w:val="002117E6"/>
    <w:rsid w:val="00211A5C"/>
    <w:rsid w:val="00211A6B"/>
    <w:rsid w:val="00211D10"/>
    <w:rsid w:val="00211DAB"/>
    <w:rsid w:val="0021213D"/>
    <w:rsid w:val="00212376"/>
    <w:rsid w:val="00212394"/>
    <w:rsid w:val="0021269E"/>
    <w:rsid w:val="00212704"/>
    <w:rsid w:val="00212D8A"/>
    <w:rsid w:val="00212DC1"/>
    <w:rsid w:val="00213086"/>
    <w:rsid w:val="0021317F"/>
    <w:rsid w:val="002131DB"/>
    <w:rsid w:val="002134AD"/>
    <w:rsid w:val="00213824"/>
    <w:rsid w:val="002138D9"/>
    <w:rsid w:val="002138E6"/>
    <w:rsid w:val="00213CDA"/>
    <w:rsid w:val="00213DAD"/>
    <w:rsid w:val="00213DC9"/>
    <w:rsid w:val="00213F49"/>
    <w:rsid w:val="00213FCB"/>
    <w:rsid w:val="00214B4C"/>
    <w:rsid w:val="00214B9E"/>
    <w:rsid w:val="00215342"/>
    <w:rsid w:val="002154AD"/>
    <w:rsid w:val="0021569F"/>
    <w:rsid w:val="00215A81"/>
    <w:rsid w:val="00215C60"/>
    <w:rsid w:val="00216505"/>
    <w:rsid w:val="00216514"/>
    <w:rsid w:val="00216624"/>
    <w:rsid w:val="002168BF"/>
    <w:rsid w:val="00216BAE"/>
    <w:rsid w:val="00216BBC"/>
    <w:rsid w:val="00216BBD"/>
    <w:rsid w:val="00216BD1"/>
    <w:rsid w:val="00216F93"/>
    <w:rsid w:val="00216FF5"/>
    <w:rsid w:val="002172EF"/>
    <w:rsid w:val="002175E4"/>
    <w:rsid w:val="002176B8"/>
    <w:rsid w:val="00217747"/>
    <w:rsid w:val="002178C5"/>
    <w:rsid w:val="00217978"/>
    <w:rsid w:val="00217982"/>
    <w:rsid w:val="00217AC1"/>
    <w:rsid w:val="00217EC1"/>
    <w:rsid w:val="00217EFB"/>
    <w:rsid w:val="0022011A"/>
    <w:rsid w:val="00220139"/>
    <w:rsid w:val="0022023D"/>
    <w:rsid w:val="00220550"/>
    <w:rsid w:val="002206BA"/>
    <w:rsid w:val="002207DC"/>
    <w:rsid w:val="00220B6A"/>
    <w:rsid w:val="00220B8B"/>
    <w:rsid w:val="00220E3F"/>
    <w:rsid w:val="00221104"/>
    <w:rsid w:val="002217A7"/>
    <w:rsid w:val="00221D03"/>
    <w:rsid w:val="00221D11"/>
    <w:rsid w:val="00221D46"/>
    <w:rsid w:val="00221FDE"/>
    <w:rsid w:val="00222483"/>
    <w:rsid w:val="00222899"/>
    <w:rsid w:val="0022290D"/>
    <w:rsid w:val="00222A94"/>
    <w:rsid w:val="002233E1"/>
    <w:rsid w:val="002238EB"/>
    <w:rsid w:val="0022391B"/>
    <w:rsid w:val="00223B96"/>
    <w:rsid w:val="002244E8"/>
    <w:rsid w:val="002245F9"/>
    <w:rsid w:val="00224DCA"/>
    <w:rsid w:val="0022546D"/>
    <w:rsid w:val="00225871"/>
    <w:rsid w:val="00225A49"/>
    <w:rsid w:val="00225A78"/>
    <w:rsid w:val="00225BE7"/>
    <w:rsid w:val="00225EE9"/>
    <w:rsid w:val="0022602F"/>
    <w:rsid w:val="00226307"/>
    <w:rsid w:val="002263A8"/>
    <w:rsid w:val="002264F9"/>
    <w:rsid w:val="00226739"/>
    <w:rsid w:val="002268A8"/>
    <w:rsid w:val="00226979"/>
    <w:rsid w:val="002269B9"/>
    <w:rsid w:val="00226D7E"/>
    <w:rsid w:val="002271DB"/>
    <w:rsid w:val="00227657"/>
    <w:rsid w:val="00227739"/>
    <w:rsid w:val="0022787E"/>
    <w:rsid w:val="002278A3"/>
    <w:rsid w:val="00227907"/>
    <w:rsid w:val="0022791D"/>
    <w:rsid w:val="00227B34"/>
    <w:rsid w:val="00227F72"/>
    <w:rsid w:val="00227F84"/>
    <w:rsid w:val="002301AB"/>
    <w:rsid w:val="00230574"/>
    <w:rsid w:val="002305F6"/>
    <w:rsid w:val="00230772"/>
    <w:rsid w:val="00230A09"/>
    <w:rsid w:val="00230E3A"/>
    <w:rsid w:val="0023123E"/>
    <w:rsid w:val="00231514"/>
    <w:rsid w:val="00231533"/>
    <w:rsid w:val="00231560"/>
    <w:rsid w:val="002319D8"/>
    <w:rsid w:val="00231D90"/>
    <w:rsid w:val="00231E2D"/>
    <w:rsid w:val="00232081"/>
    <w:rsid w:val="002322D8"/>
    <w:rsid w:val="002322E1"/>
    <w:rsid w:val="0023266B"/>
    <w:rsid w:val="002326BB"/>
    <w:rsid w:val="0023283E"/>
    <w:rsid w:val="002328F8"/>
    <w:rsid w:val="002331E4"/>
    <w:rsid w:val="002333B4"/>
    <w:rsid w:val="0023350B"/>
    <w:rsid w:val="00233723"/>
    <w:rsid w:val="002337E5"/>
    <w:rsid w:val="0023399C"/>
    <w:rsid w:val="002341C6"/>
    <w:rsid w:val="002341FD"/>
    <w:rsid w:val="0023481F"/>
    <w:rsid w:val="0023494B"/>
    <w:rsid w:val="00234F69"/>
    <w:rsid w:val="002355A7"/>
    <w:rsid w:val="0023567D"/>
    <w:rsid w:val="00235C6F"/>
    <w:rsid w:val="00235CF9"/>
    <w:rsid w:val="00235DE1"/>
    <w:rsid w:val="00236402"/>
    <w:rsid w:val="00236677"/>
    <w:rsid w:val="002369CD"/>
    <w:rsid w:val="00236D63"/>
    <w:rsid w:val="00236E79"/>
    <w:rsid w:val="002370BE"/>
    <w:rsid w:val="002374C9"/>
    <w:rsid w:val="002377F7"/>
    <w:rsid w:val="002379B6"/>
    <w:rsid w:val="00237AF0"/>
    <w:rsid w:val="00237D2A"/>
    <w:rsid w:val="00237E00"/>
    <w:rsid w:val="00237E24"/>
    <w:rsid w:val="00237F42"/>
    <w:rsid w:val="002401E1"/>
    <w:rsid w:val="00240496"/>
    <w:rsid w:val="00241898"/>
    <w:rsid w:val="00241E6A"/>
    <w:rsid w:val="00242573"/>
    <w:rsid w:val="002428FC"/>
    <w:rsid w:val="00242FEB"/>
    <w:rsid w:val="002430D2"/>
    <w:rsid w:val="00243127"/>
    <w:rsid w:val="002440BA"/>
    <w:rsid w:val="002441A0"/>
    <w:rsid w:val="00244275"/>
    <w:rsid w:val="0024455C"/>
    <w:rsid w:val="002448E7"/>
    <w:rsid w:val="00244B31"/>
    <w:rsid w:val="00244C89"/>
    <w:rsid w:val="00244DD0"/>
    <w:rsid w:val="002451F4"/>
    <w:rsid w:val="002452BC"/>
    <w:rsid w:val="002452D2"/>
    <w:rsid w:val="0024553A"/>
    <w:rsid w:val="00245577"/>
    <w:rsid w:val="00245BE0"/>
    <w:rsid w:val="00245C70"/>
    <w:rsid w:val="00245F70"/>
    <w:rsid w:val="00246267"/>
    <w:rsid w:val="00246530"/>
    <w:rsid w:val="0024653D"/>
    <w:rsid w:val="00246734"/>
    <w:rsid w:val="002467F0"/>
    <w:rsid w:val="00246999"/>
    <w:rsid w:val="00246AB5"/>
    <w:rsid w:val="00246AB9"/>
    <w:rsid w:val="00246C4D"/>
    <w:rsid w:val="002473EC"/>
    <w:rsid w:val="002475BB"/>
    <w:rsid w:val="00247A9B"/>
    <w:rsid w:val="00247B53"/>
    <w:rsid w:val="00247B67"/>
    <w:rsid w:val="00247CAC"/>
    <w:rsid w:val="00247FC8"/>
    <w:rsid w:val="00250393"/>
    <w:rsid w:val="002503FF"/>
    <w:rsid w:val="002507EA"/>
    <w:rsid w:val="00250845"/>
    <w:rsid w:val="00250BAC"/>
    <w:rsid w:val="00250E10"/>
    <w:rsid w:val="00251197"/>
    <w:rsid w:val="00251200"/>
    <w:rsid w:val="0025167D"/>
    <w:rsid w:val="00251787"/>
    <w:rsid w:val="00251C53"/>
    <w:rsid w:val="00251DB6"/>
    <w:rsid w:val="00251F2B"/>
    <w:rsid w:val="0025206D"/>
    <w:rsid w:val="00252202"/>
    <w:rsid w:val="00252355"/>
    <w:rsid w:val="002523F1"/>
    <w:rsid w:val="00252621"/>
    <w:rsid w:val="00252636"/>
    <w:rsid w:val="002528E6"/>
    <w:rsid w:val="00252E6A"/>
    <w:rsid w:val="00253821"/>
    <w:rsid w:val="00253909"/>
    <w:rsid w:val="00253C1B"/>
    <w:rsid w:val="00253D20"/>
    <w:rsid w:val="00253FFA"/>
    <w:rsid w:val="002540ED"/>
    <w:rsid w:val="00254170"/>
    <w:rsid w:val="00254701"/>
    <w:rsid w:val="002547AD"/>
    <w:rsid w:val="00254904"/>
    <w:rsid w:val="00254AA0"/>
    <w:rsid w:val="00254CC6"/>
    <w:rsid w:val="00254D09"/>
    <w:rsid w:val="002550EA"/>
    <w:rsid w:val="00255BAF"/>
    <w:rsid w:val="00255E35"/>
    <w:rsid w:val="00255EBD"/>
    <w:rsid w:val="00255F39"/>
    <w:rsid w:val="002560D5"/>
    <w:rsid w:val="002564C8"/>
    <w:rsid w:val="00256C45"/>
    <w:rsid w:val="00256C4B"/>
    <w:rsid w:val="00256D7A"/>
    <w:rsid w:val="00257033"/>
    <w:rsid w:val="0025707B"/>
    <w:rsid w:val="002570FB"/>
    <w:rsid w:val="00257138"/>
    <w:rsid w:val="002574F8"/>
    <w:rsid w:val="00257805"/>
    <w:rsid w:val="00257C12"/>
    <w:rsid w:val="00257C89"/>
    <w:rsid w:val="00260051"/>
    <w:rsid w:val="002604EE"/>
    <w:rsid w:val="00260855"/>
    <w:rsid w:val="00260952"/>
    <w:rsid w:val="00260972"/>
    <w:rsid w:val="00260F32"/>
    <w:rsid w:val="00261051"/>
    <w:rsid w:val="002611C2"/>
    <w:rsid w:val="002612FE"/>
    <w:rsid w:val="002618EC"/>
    <w:rsid w:val="00261B2D"/>
    <w:rsid w:val="00261EE1"/>
    <w:rsid w:val="00261F62"/>
    <w:rsid w:val="002622E1"/>
    <w:rsid w:val="00262386"/>
    <w:rsid w:val="002624EF"/>
    <w:rsid w:val="0026285D"/>
    <w:rsid w:val="00262971"/>
    <w:rsid w:val="00262C3D"/>
    <w:rsid w:val="00262C5F"/>
    <w:rsid w:val="00262C65"/>
    <w:rsid w:val="00262E01"/>
    <w:rsid w:val="00262E98"/>
    <w:rsid w:val="00262F20"/>
    <w:rsid w:val="002630FD"/>
    <w:rsid w:val="00263232"/>
    <w:rsid w:val="0026391E"/>
    <w:rsid w:val="00263A33"/>
    <w:rsid w:val="00263A9B"/>
    <w:rsid w:val="00263ABA"/>
    <w:rsid w:val="0026429B"/>
    <w:rsid w:val="0026501B"/>
    <w:rsid w:val="002652C9"/>
    <w:rsid w:val="002656F6"/>
    <w:rsid w:val="00265755"/>
    <w:rsid w:val="00265773"/>
    <w:rsid w:val="002658C4"/>
    <w:rsid w:val="00265A01"/>
    <w:rsid w:val="00265AFD"/>
    <w:rsid w:val="00265B9C"/>
    <w:rsid w:val="00265C26"/>
    <w:rsid w:val="00265CE5"/>
    <w:rsid w:val="00266673"/>
    <w:rsid w:val="00266698"/>
    <w:rsid w:val="00266843"/>
    <w:rsid w:val="0026691A"/>
    <w:rsid w:val="00266A19"/>
    <w:rsid w:val="00266DC3"/>
    <w:rsid w:val="00266FFB"/>
    <w:rsid w:val="0026724A"/>
    <w:rsid w:val="00267491"/>
    <w:rsid w:val="00267EBC"/>
    <w:rsid w:val="002701C6"/>
    <w:rsid w:val="002701D4"/>
    <w:rsid w:val="002706DC"/>
    <w:rsid w:val="002707DD"/>
    <w:rsid w:val="00270C4B"/>
    <w:rsid w:val="002711F4"/>
    <w:rsid w:val="002716BD"/>
    <w:rsid w:val="00271AEC"/>
    <w:rsid w:val="00271B33"/>
    <w:rsid w:val="00271D74"/>
    <w:rsid w:val="00271DC8"/>
    <w:rsid w:val="00271F3E"/>
    <w:rsid w:val="00272261"/>
    <w:rsid w:val="00272325"/>
    <w:rsid w:val="002723E0"/>
    <w:rsid w:val="0027251B"/>
    <w:rsid w:val="00272C75"/>
    <w:rsid w:val="00272D49"/>
    <w:rsid w:val="00272F91"/>
    <w:rsid w:val="002731F7"/>
    <w:rsid w:val="002735F0"/>
    <w:rsid w:val="00273688"/>
    <w:rsid w:val="002737EA"/>
    <w:rsid w:val="00273861"/>
    <w:rsid w:val="00273A68"/>
    <w:rsid w:val="00273DE6"/>
    <w:rsid w:val="00273DEB"/>
    <w:rsid w:val="00273E3B"/>
    <w:rsid w:val="00273E5F"/>
    <w:rsid w:val="00273FB7"/>
    <w:rsid w:val="00274213"/>
    <w:rsid w:val="00274229"/>
    <w:rsid w:val="0027469A"/>
    <w:rsid w:val="00274A74"/>
    <w:rsid w:val="002751A0"/>
    <w:rsid w:val="0027555D"/>
    <w:rsid w:val="002757E6"/>
    <w:rsid w:val="00275AC2"/>
    <w:rsid w:val="00275EAA"/>
    <w:rsid w:val="00275FD5"/>
    <w:rsid w:val="00276075"/>
    <w:rsid w:val="002760D9"/>
    <w:rsid w:val="00276403"/>
    <w:rsid w:val="002766B6"/>
    <w:rsid w:val="002766E6"/>
    <w:rsid w:val="00276835"/>
    <w:rsid w:val="002770CB"/>
    <w:rsid w:val="002771A0"/>
    <w:rsid w:val="00277223"/>
    <w:rsid w:val="00277510"/>
    <w:rsid w:val="00277A12"/>
    <w:rsid w:val="00277E67"/>
    <w:rsid w:val="00277F88"/>
    <w:rsid w:val="002801E7"/>
    <w:rsid w:val="002802AE"/>
    <w:rsid w:val="002805BD"/>
    <w:rsid w:val="00280CC3"/>
    <w:rsid w:val="00280ED5"/>
    <w:rsid w:val="00280F31"/>
    <w:rsid w:val="0028114E"/>
    <w:rsid w:val="0028117C"/>
    <w:rsid w:val="002817CF"/>
    <w:rsid w:val="0028186C"/>
    <w:rsid w:val="002818B9"/>
    <w:rsid w:val="002819D1"/>
    <w:rsid w:val="00281CAB"/>
    <w:rsid w:val="00281D5B"/>
    <w:rsid w:val="0028229F"/>
    <w:rsid w:val="002825E3"/>
    <w:rsid w:val="00282F1F"/>
    <w:rsid w:val="00282F21"/>
    <w:rsid w:val="00282F41"/>
    <w:rsid w:val="002832F1"/>
    <w:rsid w:val="00283DB1"/>
    <w:rsid w:val="0028402D"/>
    <w:rsid w:val="002844D4"/>
    <w:rsid w:val="00284631"/>
    <w:rsid w:val="002846D4"/>
    <w:rsid w:val="002848CD"/>
    <w:rsid w:val="002848DB"/>
    <w:rsid w:val="00284A13"/>
    <w:rsid w:val="00284C8C"/>
    <w:rsid w:val="00285029"/>
    <w:rsid w:val="002851DE"/>
    <w:rsid w:val="002852AA"/>
    <w:rsid w:val="002854BA"/>
    <w:rsid w:val="0028569B"/>
    <w:rsid w:val="002861AF"/>
    <w:rsid w:val="00286253"/>
    <w:rsid w:val="00286657"/>
    <w:rsid w:val="00286804"/>
    <w:rsid w:val="00286B26"/>
    <w:rsid w:val="00286DB8"/>
    <w:rsid w:val="00286ED2"/>
    <w:rsid w:val="002873BF"/>
    <w:rsid w:val="00287FD3"/>
    <w:rsid w:val="002900B9"/>
    <w:rsid w:val="002904FC"/>
    <w:rsid w:val="00290551"/>
    <w:rsid w:val="0029069D"/>
    <w:rsid w:val="00290C91"/>
    <w:rsid w:val="0029102B"/>
    <w:rsid w:val="002911AE"/>
    <w:rsid w:val="00291458"/>
    <w:rsid w:val="0029149D"/>
    <w:rsid w:val="00291715"/>
    <w:rsid w:val="00291985"/>
    <w:rsid w:val="00291A99"/>
    <w:rsid w:val="00291DEF"/>
    <w:rsid w:val="00292196"/>
    <w:rsid w:val="0029219D"/>
    <w:rsid w:val="00292355"/>
    <w:rsid w:val="0029281F"/>
    <w:rsid w:val="0029298B"/>
    <w:rsid w:val="00292BC5"/>
    <w:rsid w:val="00292BE3"/>
    <w:rsid w:val="00292CEC"/>
    <w:rsid w:val="00292F05"/>
    <w:rsid w:val="002934B1"/>
    <w:rsid w:val="00293C18"/>
    <w:rsid w:val="00293C4F"/>
    <w:rsid w:val="00293F80"/>
    <w:rsid w:val="0029405E"/>
    <w:rsid w:val="00294574"/>
    <w:rsid w:val="00294A98"/>
    <w:rsid w:val="00294C10"/>
    <w:rsid w:val="00294DB5"/>
    <w:rsid w:val="0029516D"/>
    <w:rsid w:val="00295411"/>
    <w:rsid w:val="00295597"/>
    <w:rsid w:val="0029582A"/>
    <w:rsid w:val="0029625C"/>
    <w:rsid w:val="0029655F"/>
    <w:rsid w:val="002968DC"/>
    <w:rsid w:val="00297E6A"/>
    <w:rsid w:val="00297F64"/>
    <w:rsid w:val="002A0054"/>
    <w:rsid w:val="002A00FA"/>
    <w:rsid w:val="002A056F"/>
    <w:rsid w:val="002A07D4"/>
    <w:rsid w:val="002A09D1"/>
    <w:rsid w:val="002A0DC1"/>
    <w:rsid w:val="002A0ED0"/>
    <w:rsid w:val="002A0FAD"/>
    <w:rsid w:val="002A12EB"/>
    <w:rsid w:val="002A1436"/>
    <w:rsid w:val="002A14C5"/>
    <w:rsid w:val="002A1613"/>
    <w:rsid w:val="002A1901"/>
    <w:rsid w:val="002A1F69"/>
    <w:rsid w:val="002A23BA"/>
    <w:rsid w:val="002A2491"/>
    <w:rsid w:val="002A257F"/>
    <w:rsid w:val="002A288A"/>
    <w:rsid w:val="002A292C"/>
    <w:rsid w:val="002A2B7C"/>
    <w:rsid w:val="002A3078"/>
    <w:rsid w:val="002A3155"/>
    <w:rsid w:val="002A3539"/>
    <w:rsid w:val="002A36C9"/>
    <w:rsid w:val="002A39AB"/>
    <w:rsid w:val="002A4196"/>
    <w:rsid w:val="002A41C2"/>
    <w:rsid w:val="002A46F1"/>
    <w:rsid w:val="002A48AC"/>
    <w:rsid w:val="002A48B5"/>
    <w:rsid w:val="002A5388"/>
    <w:rsid w:val="002A5474"/>
    <w:rsid w:val="002A55B7"/>
    <w:rsid w:val="002A55E5"/>
    <w:rsid w:val="002A562A"/>
    <w:rsid w:val="002A563C"/>
    <w:rsid w:val="002A56D8"/>
    <w:rsid w:val="002A56FC"/>
    <w:rsid w:val="002A5732"/>
    <w:rsid w:val="002A5AD5"/>
    <w:rsid w:val="002A5ADA"/>
    <w:rsid w:val="002A5D39"/>
    <w:rsid w:val="002A5D51"/>
    <w:rsid w:val="002A6013"/>
    <w:rsid w:val="002A60EF"/>
    <w:rsid w:val="002A61C9"/>
    <w:rsid w:val="002A65AA"/>
    <w:rsid w:val="002A660E"/>
    <w:rsid w:val="002A6744"/>
    <w:rsid w:val="002A675A"/>
    <w:rsid w:val="002A6B1C"/>
    <w:rsid w:val="002A6CB3"/>
    <w:rsid w:val="002A6EDB"/>
    <w:rsid w:val="002A720D"/>
    <w:rsid w:val="002A73D2"/>
    <w:rsid w:val="002A7AD7"/>
    <w:rsid w:val="002A7C0F"/>
    <w:rsid w:val="002A7D28"/>
    <w:rsid w:val="002A7FF1"/>
    <w:rsid w:val="002B040A"/>
    <w:rsid w:val="002B0AEA"/>
    <w:rsid w:val="002B0BA7"/>
    <w:rsid w:val="002B0E5B"/>
    <w:rsid w:val="002B12C3"/>
    <w:rsid w:val="002B1421"/>
    <w:rsid w:val="002B1692"/>
    <w:rsid w:val="002B17E9"/>
    <w:rsid w:val="002B1B1A"/>
    <w:rsid w:val="002B1B51"/>
    <w:rsid w:val="002B1B66"/>
    <w:rsid w:val="002B1D8A"/>
    <w:rsid w:val="002B1E73"/>
    <w:rsid w:val="002B1F60"/>
    <w:rsid w:val="002B218A"/>
    <w:rsid w:val="002B2241"/>
    <w:rsid w:val="002B22AD"/>
    <w:rsid w:val="002B23E0"/>
    <w:rsid w:val="002B2485"/>
    <w:rsid w:val="002B2638"/>
    <w:rsid w:val="002B2671"/>
    <w:rsid w:val="002B2904"/>
    <w:rsid w:val="002B3015"/>
    <w:rsid w:val="002B326E"/>
    <w:rsid w:val="002B348D"/>
    <w:rsid w:val="002B35A5"/>
    <w:rsid w:val="002B3A49"/>
    <w:rsid w:val="002B3D1B"/>
    <w:rsid w:val="002B3E5E"/>
    <w:rsid w:val="002B44C6"/>
    <w:rsid w:val="002B4720"/>
    <w:rsid w:val="002B4911"/>
    <w:rsid w:val="002B4C81"/>
    <w:rsid w:val="002B4CA9"/>
    <w:rsid w:val="002B4DE4"/>
    <w:rsid w:val="002B4F76"/>
    <w:rsid w:val="002B4F99"/>
    <w:rsid w:val="002B5642"/>
    <w:rsid w:val="002B579A"/>
    <w:rsid w:val="002B5966"/>
    <w:rsid w:val="002B5C56"/>
    <w:rsid w:val="002B612C"/>
    <w:rsid w:val="002B6363"/>
    <w:rsid w:val="002B6374"/>
    <w:rsid w:val="002B6401"/>
    <w:rsid w:val="002B6644"/>
    <w:rsid w:val="002B690D"/>
    <w:rsid w:val="002B6DED"/>
    <w:rsid w:val="002B703B"/>
    <w:rsid w:val="002B7496"/>
    <w:rsid w:val="002B771E"/>
    <w:rsid w:val="002B7B83"/>
    <w:rsid w:val="002B7F26"/>
    <w:rsid w:val="002C0108"/>
    <w:rsid w:val="002C035E"/>
    <w:rsid w:val="002C0CED"/>
    <w:rsid w:val="002C1083"/>
    <w:rsid w:val="002C10D0"/>
    <w:rsid w:val="002C1320"/>
    <w:rsid w:val="002C132C"/>
    <w:rsid w:val="002C1506"/>
    <w:rsid w:val="002C1534"/>
    <w:rsid w:val="002C1895"/>
    <w:rsid w:val="002C1995"/>
    <w:rsid w:val="002C1FC5"/>
    <w:rsid w:val="002C243A"/>
    <w:rsid w:val="002C2881"/>
    <w:rsid w:val="002C28D4"/>
    <w:rsid w:val="002C295D"/>
    <w:rsid w:val="002C2A28"/>
    <w:rsid w:val="002C36B6"/>
    <w:rsid w:val="002C3C2E"/>
    <w:rsid w:val="002C3D6A"/>
    <w:rsid w:val="002C3F73"/>
    <w:rsid w:val="002C4035"/>
    <w:rsid w:val="002C434A"/>
    <w:rsid w:val="002C4815"/>
    <w:rsid w:val="002C48BD"/>
    <w:rsid w:val="002C4A5A"/>
    <w:rsid w:val="002C4B29"/>
    <w:rsid w:val="002C4C75"/>
    <w:rsid w:val="002C4CC7"/>
    <w:rsid w:val="002C52BD"/>
    <w:rsid w:val="002C52F7"/>
    <w:rsid w:val="002C5534"/>
    <w:rsid w:val="002C62D0"/>
    <w:rsid w:val="002C6631"/>
    <w:rsid w:val="002C679F"/>
    <w:rsid w:val="002C6D0F"/>
    <w:rsid w:val="002C6ED0"/>
    <w:rsid w:val="002C6FE0"/>
    <w:rsid w:val="002C7195"/>
    <w:rsid w:val="002C739D"/>
    <w:rsid w:val="002C7582"/>
    <w:rsid w:val="002C7891"/>
    <w:rsid w:val="002C7A7B"/>
    <w:rsid w:val="002C7B5B"/>
    <w:rsid w:val="002C7B8D"/>
    <w:rsid w:val="002C7E80"/>
    <w:rsid w:val="002C7F83"/>
    <w:rsid w:val="002D015F"/>
    <w:rsid w:val="002D022A"/>
    <w:rsid w:val="002D0444"/>
    <w:rsid w:val="002D0754"/>
    <w:rsid w:val="002D08F5"/>
    <w:rsid w:val="002D0B91"/>
    <w:rsid w:val="002D0BAE"/>
    <w:rsid w:val="002D0D00"/>
    <w:rsid w:val="002D0ED2"/>
    <w:rsid w:val="002D16B6"/>
    <w:rsid w:val="002D1862"/>
    <w:rsid w:val="002D1867"/>
    <w:rsid w:val="002D1953"/>
    <w:rsid w:val="002D1BE8"/>
    <w:rsid w:val="002D20C8"/>
    <w:rsid w:val="002D20FA"/>
    <w:rsid w:val="002D2145"/>
    <w:rsid w:val="002D2251"/>
    <w:rsid w:val="002D2290"/>
    <w:rsid w:val="002D24EB"/>
    <w:rsid w:val="002D2720"/>
    <w:rsid w:val="002D2A20"/>
    <w:rsid w:val="002D2AA8"/>
    <w:rsid w:val="002D2BA5"/>
    <w:rsid w:val="002D2C45"/>
    <w:rsid w:val="002D34B8"/>
    <w:rsid w:val="002D3886"/>
    <w:rsid w:val="002D3894"/>
    <w:rsid w:val="002D3C78"/>
    <w:rsid w:val="002D3E6E"/>
    <w:rsid w:val="002D3FB9"/>
    <w:rsid w:val="002D40CA"/>
    <w:rsid w:val="002D4426"/>
    <w:rsid w:val="002D4BB0"/>
    <w:rsid w:val="002D4DC5"/>
    <w:rsid w:val="002D4F34"/>
    <w:rsid w:val="002D5175"/>
    <w:rsid w:val="002D51A8"/>
    <w:rsid w:val="002D5219"/>
    <w:rsid w:val="002D5941"/>
    <w:rsid w:val="002D6159"/>
    <w:rsid w:val="002D6343"/>
    <w:rsid w:val="002D651D"/>
    <w:rsid w:val="002D6CA2"/>
    <w:rsid w:val="002D6DF5"/>
    <w:rsid w:val="002D71BC"/>
    <w:rsid w:val="002D752D"/>
    <w:rsid w:val="002D7559"/>
    <w:rsid w:val="002D7EBC"/>
    <w:rsid w:val="002D7ED6"/>
    <w:rsid w:val="002E080E"/>
    <w:rsid w:val="002E0946"/>
    <w:rsid w:val="002E0E4A"/>
    <w:rsid w:val="002E0F63"/>
    <w:rsid w:val="002E0FF8"/>
    <w:rsid w:val="002E10EB"/>
    <w:rsid w:val="002E1B35"/>
    <w:rsid w:val="002E1D75"/>
    <w:rsid w:val="002E2197"/>
    <w:rsid w:val="002E2E70"/>
    <w:rsid w:val="002E30CB"/>
    <w:rsid w:val="002E32BC"/>
    <w:rsid w:val="002E3575"/>
    <w:rsid w:val="002E3A81"/>
    <w:rsid w:val="002E3DCB"/>
    <w:rsid w:val="002E42BE"/>
    <w:rsid w:val="002E529D"/>
    <w:rsid w:val="002E585C"/>
    <w:rsid w:val="002E58BB"/>
    <w:rsid w:val="002E5D30"/>
    <w:rsid w:val="002E5D82"/>
    <w:rsid w:val="002E60DE"/>
    <w:rsid w:val="002E6518"/>
    <w:rsid w:val="002E6701"/>
    <w:rsid w:val="002E675F"/>
    <w:rsid w:val="002E6A99"/>
    <w:rsid w:val="002E6BDD"/>
    <w:rsid w:val="002E6CB6"/>
    <w:rsid w:val="002E6D9A"/>
    <w:rsid w:val="002E74E0"/>
    <w:rsid w:val="002E79F8"/>
    <w:rsid w:val="002E7A3F"/>
    <w:rsid w:val="002E7D25"/>
    <w:rsid w:val="002F00AC"/>
    <w:rsid w:val="002F05CD"/>
    <w:rsid w:val="002F0612"/>
    <w:rsid w:val="002F13D4"/>
    <w:rsid w:val="002F1520"/>
    <w:rsid w:val="002F171A"/>
    <w:rsid w:val="002F1838"/>
    <w:rsid w:val="002F1A04"/>
    <w:rsid w:val="002F21D7"/>
    <w:rsid w:val="002F2286"/>
    <w:rsid w:val="002F24FA"/>
    <w:rsid w:val="002F27EF"/>
    <w:rsid w:val="002F2D0F"/>
    <w:rsid w:val="002F3016"/>
    <w:rsid w:val="002F30A1"/>
    <w:rsid w:val="002F3218"/>
    <w:rsid w:val="002F32EF"/>
    <w:rsid w:val="002F34F8"/>
    <w:rsid w:val="002F3620"/>
    <w:rsid w:val="002F364B"/>
    <w:rsid w:val="002F36B4"/>
    <w:rsid w:val="002F3B85"/>
    <w:rsid w:val="002F3DCD"/>
    <w:rsid w:val="002F477A"/>
    <w:rsid w:val="002F4852"/>
    <w:rsid w:val="002F49AB"/>
    <w:rsid w:val="002F4E79"/>
    <w:rsid w:val="002F5005"/>
    <w:rsid w:val="002F52E3"/>
    <w:rsid w:val="002F5306"/>
    <w:rsid w:val="002F59E7"/>
    <w:rsid w:val="002F5D1C"/>
    <w:rsid w:val="002F5E63"/>
    <w:rsid w:val="002F5ED4"/>
    <w:rsid w:val="002F62AF"/>
    <w:rsid w:val="002F65E8"/>
    <w:rsid w:val="002F6B96"/>
    <w:rsid w:val="002F6C0E"/>
    <w:rsid w:val="002F6D3C"/>
    <w:rsid w:val="002F6DAE"/>
    <w:rsid w:val="002F703F"/>
    <w:rsid w:val="002F7113"/>
    <w:rsid w:val="002F7326"/>
    <w:rsid w:val="002F73CA"/>
    <w:rsid w:val="002F751A"/>
    <w:rsid w:val="002F7C5D"/>
    <w:rsid w:val="002F7CA7"/>
    <w:rsid w:val="002F7DFE"/>
    <w:rsid w:val="002F7EA9"/>
    <w:rsid w:val="002F7EE2"/>
    <w:rsid w:val="003001F3"/>
    <w:rsid w:val="003006A8"/>
    <w:rsid w:val="00300948"/>
    <w:rsid w:val="00300CAB"/>
    <w:rsid w:val="00300DB1"/>
    <w:rsid w:val="003011A0"/>
    <w:rsid w:val="003012A2"/>
    <w:rsid w:val="0030179F"/>
    <w:rsid w:val="003018B7"/>
    <w:rsid w:val="00301B49"/>
    <w:rsid w:val="00301BEA"/>
    <w:rsid w:val="00301D00"/>
    <w:rsid w:val="00301ED3"/>
    <w:rsid w:val="00301F67"/>
    <w:rsid w:val="003024C8"/>
    <w:rsid w:val="00302714"/>
    <w:rsid w:val="00302723"/>
    <w:rsid w:val="003035F4"/>
    <w:rsid w:val="00303684"/>
    <w:rsid w:val="003037AD"/>
    <w:rsid w:val="003037C8"/>
    <w:rsid w:val="00303A1F"/>
    <w:rsid w:val="00303CC4"/>
    <w:rsid w:val="00303D62"/>
    <w:rsid w:val="00303FDA"/>
    <w:rsid w:val="003045E1"/>
    <w:rsid w:val="003047A1"/>
    <w:rsid w:val="00304BBF"/>
    <w:rsid w:val="00304FD6"/>
    <w:rsid w:val="003051EF"/>
    <w:rsid w:val="00305588"/>
    <w:rsid w:val="00305A80"/>
    <w:rsid w:val="00306114"/>
    <w:rsid w:val="003062BA"/>
    <w:rsid w:val="00306301"/>
    <w:rsid w:val="0030630E"/>
    <w:rsid w:val="0030646C"/>
    <w:rsid w:val="0030707F"/>
    <w:rsid w:val="003071D6"/>
    <w:rsid w:val="00307C60"/>
    <w:rsid w:val="00307DEF"/>
    <w:rsid w:val="00307E62"/>
    <w:rsid w:val="00307EC2"/>
    <w:rsid w:val="0031055A"/>
    <w:rsid w:val="00310601"/>
    <w:rsid w:val="00310D11"/>
    <w:rsid w:val="00310FD2"/>
    <w:rsid w:val="00310FF0"/>
    <w:rsid w:val="0031101D"/>
    <w:rsid w:val="003114C2"/>
    <w:rsid w:val="00311701"/>
    <w:rsid w:val="00311A9F"/>
    <w:rsid w:val="0031219D"/>
    <w:rsid w:val="003122CD"/>
    <w:rsid w:val="003125E8"/>
    <w:rsid w:val="00312CE7"/>
    <w:rsid w:val="003132C5"/>
    <w:rsid w:val="003132C8"/>
    <w:rsid w:val="00313589"/>
    <w:rsid w:val="003145BA"/>
    <w:rsid w:val="003147AF"/>
    <w:rsid w:val="00314956"/>
    <w:rsid w:val="003149D7"/>
    <w:rsid w:val="00314BD3"/>
    <w:rsid w:val="00314F4A"/>
    <w:rsid w:val="00315128"/>
    <w:rsid w:val="003151ED"/>
    <w:rsid w:val="0031531C"/>
    <w:rsid w:val="00315427"/>
    <w:rsid w:val="003155B1"/>
    <w:rsid w:val="003155B9"/>
    <w:rsid w:val="003155E5"/>
    <w:rsid w:val="0031564E"/>
    <w:rsid w:val="00315FBD"/>
    <w:rsid w:val="00316476"/>
    <w:rsid w:val="003165CB"/>
    <w:rsid w:val="00316605"/>
    <w:rsid w:val="00316655"/>
    <w:rsid w:val="003168B8"/>
    <w:rsid w:val="00316A24"/>
    <w:rsid w:val="00316A25"/>
    <w:rsid w:val="00316CAF"/>
    <w:rsid w:val="00316D9F"/>
    <w:rsid w:val="0031702F"/>
    <w:rsid w:val="003171AC"/>
    <w:rsid w:val="00317393"/>
    <w:rsid w:val="00317397"/>
    <w:rsid w:val="0031746C"/>
    <w:rsid w:val="003174AE"/>
    <w:rsid w:val="00317AC0"/>
    <w:rsid w:val="00317B89"/>
    <w:rsid w:val="00317DE0"/>
    <w:rsid w:val="00317DF8"/>
    <w:rsid w:val="003201F8"/>
    <w:rsid w:val="0032067C"/>
    <w:rsid w:val="00320B0C"/>
    <w:rsid w:val="00320D1D"/>
    <w:rsid w:val="00320ED6"/>
    <w:rsid w:val="00320F24"/>
    <w:rsid w:val="00321039"/>
    <w:rsid w:val="003210EF"/>
    <w:rsid w:val="0032113C"/>
    <w:rsid w:val="003211B8"/>
    <w:rsid w:val="00321266"/>
    <w:rsid w:val="0032150B"/>
    <w:rsid w:val="003215F6"/>
    <w:rsid w:val="0032166B"/>
    <w:rsid w:val="0032174D"/>
    <w:rsid w:val="003217C7"/>
    <w:rsid w:val="003223EE"/>
    <w:rsid w:val="00322506"/>
    <w:rsid w:val="00322545"/>
    <w:rsid w:val="0032256B"/>
    <w:rsid w:val="003227D9"/>
    <w:rsid w:val="00322809"/>
    <w:rsid w:val="00322F35"/>
    <w:rsid w:val="00323882"/>
    <w:rsid w:val="00323983"/>
    <w:rsid w:val="003239E8"/>
    <w:rsid w:val="00323F3E"/>
    <w:rsid w:val="00323FB6"/>
    <w:rsid w:val="00324C1C"/>
    <w:rsid w:val="00324C86"/>
    <w:rsid w:val="003256B6"/>
    <w:rsid w:val="00325769"/>
    <w:rsid w:val="00325840"/>
    <w:rsid w:val="00325996"/>
    <w:rsid w:val="00325C4E"/>
    <w:rsid w:val="00325DC9"/>
    <w:rsid w:val="003263F4"/>
    <w:rsid w:val="00326527"/>
    <w:rsid w:val="0032680C"/>
    <w:rsid w:val="00326EF8"/>
    <w:rsid w:val="0032705C"/>
    <w:rsid w:val="003277BC"/>
    <w:rsid w:val="00327828"/>
    <w:rsid w:val="00327A27"/>
    <w:rsid w:val="00327A70"/>
    <w:rsid w:val="00327BBE"/>
    <w:rsid w:val="00327CCA"/>
    <w:rsid w:val="00327CEA"/>
    <w:rsid w:val="00327FAB"/>
    <w:rsid w:val="003307FC"/>
    <w:rsid w:val="0033083D"/>
    <w:rsid w:val="00330AD9"/>
    <w:rsid w:val="00330BAE"/>
    <w:rsid w:val="00330C5E"/>
    <w:rsid w:val="00330C86"/>
    <w:rsid w:val="003312B8"/>
    <w:rsid w:val="0033130A"/>
    <w:rsid w:val="003313E3"/>
    <w:rsid w:val="0033150A"/>
    <w:rsid w:val="00331549"/>
    <w:rsid w:val="00331670"/>
    <w:rsid w:val="00331D39"/>
    <w:rsid w:val="00332517"/>
    <w:rsid w:val="003329BF"/>
    <w:rsid w:val="00332B90"/>
    <w:rsid w:val="00332F02"/>
    <w:rsid w:val="00333303"/>
    <w:rsid w:val="0033362D"/>
    <w:rsid w:val="003338C8"/>
    <w:rsid w:val="003338D9"/>
    <w:rsid w:val="00334311"/>
    <w:rsid w:val="0033474E"/>
    <w:rsid w:val="003348BB"/>
    <w:rsid w:val="00334957"/>
    <w:rsid w:val="003349B2"/>
    <w:rsid w:val="00334A16"/>
    <w:rsid w:val="00334AE4"/>
    <w:rsid w:val="00334FBD"/>
    <w:rsid w:val="00334FE3"/>
    <w:rsid w:val="003351CE"/>
    <w:rsid w:val="0033530A"/>
    <w:rsid w:val="0033550C"/>
    <w:rsid w:val="00335946"/>
    <w:rsid w:val="00335A3F"/>
    <w:rsid w:val="0033609B"/>
    <w:rsid w:val="003365BE"/>
    <w:rsid w:val="0033679B"/>
    <w:rsid w:val="003373E1"/>
    <w:rsid w:val="003374C0"/>
    <w:rsid w:val="0033753A"/>
    <w:rsid w:val="003376A5"/>
    <w:rsid w:val="00337B64"/>
    <w:rsid w:val="00337CAF"/>
    <w:rsid w:val="00337EF8"/>
    <w:rsid w:val="00337F5A"/>
    <w:rsid w:val="00340532"/>
    <w:rsid w:val="00340CE1"/>
    <w:rsid w:val="00341560"/>
    <w:rsid w:val="003416D0"/>
    <w:rsid w:val="00341C59"/>
    <w:rsid w:val="00341C67"/>
    <w:rsid w:val="003420F2"/>
    <w:rsid w:val="003421C5"/>
    <w:rsid w:val="003423B9"/>
    <w:rsid w:val="00342982"/>
    <w:rsid w:val="003430AC"/>
    <w:rsid w:val="00343157"/>
    <w:rsid w:val="0034370D"/>
    <w:rsid w:val="003437E6"/>
    <w:rsid w:val="00343837"/>
    <w:rsid w:val="0034398D"/>
    <w:rsid w:val="00343BAF"/>
    <w:rsid w:val="00343CA1"/>
    <w:rsid w:val="00344353"/>
    <w:rsid w:val="00344539"/>
    <w:rsid w:val="003446A3"/>
    <w:rsid w:val="00344738"/>
    <w:rsid w:val="00344819"/>
    <w:rsid w:val="00344832"/>
    <w:rsid w:val="00344B24"/>
    <w:rsid w:val="00344B37"/>
    <w:rsid w:val="00344DA7"/>
    <w:rsid w:val="00344FE5"/>
    <w:rsid w:val="00345209"/>
    <w:rsid w:val="0034572D"/>
    <w:rsid w:val="003460DF"/>
    <w:rsid w:val="0034612F"/>
    <w:rsid w:val="00346141"/>
    <w:rsid w:val="0034647C"/>
    <w:rsid w:val="0034672F"/>
    <w:rsid w:val="00346D20"/>
    <w:rsid w:val="00346DCB"/>
    <w:rsid w:val="00347021"/>
    <w:rsid w:val="00347055"/>
    <w:rsid w:val="0034749E"/>
    <w:rsid w:val="0034771E"/>
    <w:rsid w:val="0034792C"/>
    <w:rsid w:val="00347A87"/>
    <w:rsid w:val="00347F53"/>
    <w:rsid w:val="00347FBA"/>
    <w:rsid w:val="003500DA"/>
    <w:rsid w:val="00350414"/>
    <w:rsid w:val="003505D2"/>
    <w:rsid w:val="00350663"/>
    <w:rsid w:val="003507EE"/>
    <w:rsid w:val="00350A05"/>
    <w:rsid w:val="00350FE5"/>
    <w:rsid w:val="00351071"/>
    <w:rsid w:val="003517A9"/>
    <w:rsid w:val="003519C4"/>
    <w:rsid w:val="00351EEA"/>
    <w:rsid w:val="0035202B"/>
    <w:rsid w:val="00352495"/>
    <w:rsid w:val="003528E2"/>
    <w:rsid w:val="00352BEA"/>
    <w:rsid w:val="00352F82"/>
    <w:rsid w:val="0035331D"/>
    <w:rsid w:val="003535F5"/>
    <w:rsid w:val="0035360A"/>
    <w:rsid w:val="003536B6"/>
    <w:rsid w:val="00353D4D"/>
    <w:rsid w:val="00353F3E"/>
    <w:rsid w:val="00354403"/>
    <w:rsid w:val="00354722"/>
    <w:rsid w:val="00354C80"/>
    <w:rsid w:val="00354F12"/>
    <w:rsid w:val="0035510B"/>
    <w:rsid w:val="003552C6"/>
    <w:rsid w:val="00355373"/>
    <w:rsid w:val="0035539A"/>
    <w:rsid w:val="00355512"/>
    <w:rsid w:val="0035583B"/>
    <w:rsid w:val="00355DBB"/>
    <w:rsid w:val="00356663"/>
    <w:rsid w:val="0035677C"/>
    <w:rsid w:val="00356A1D"/>
    <w:rsid w:val="00356B47"/>
    <w:rsid w:val="00357020"/>
    <w:rsid w:val="00357146"/>
    <w:rsid w:val="00357760"/>
    <w:rsid w:val="00357B41"/>
    <w:rsid w:val="00357FFC"/>
    <w:rsid w:val="00360106"/>
    <w:rsid w:val="003604A2"/>
    <w:rsid w:val="00360659"/>
    <w:rsid w:val="003606D3"/>
    <w:rsid w:val="003608EC"/>
    <w:rsid w:val="00360B46"/>
    <w:rsid w:val="00360EB1"/>
    <w:rsid w:val="003610A0"/>
    <w:rsid w:val="0036128D"/>
    <w:rsid w:val="00361964"/>
    <w:rsid w:val="00361C48"/>
    <w:rsid w:val="00361D71"/>
    <w:rsid w:val="00362280"/>
    <w:rsid w:val="003623B2"/>
    <w:rsid w:val="0036242B"/>
    <w:rsid w:val="003627FF"/>
    <w:rsid w:val="00362854"/>
    <w:rsid w:val="003628D4"/>
    <w:rsid w:val="003628E3"/>
    <w:rsid w:val="00362C8D"/>
    <w:rsid w:val="00362D68"/>
    <w:rsid w:val="0036303A"/>
    <w:rsid w:val="0036326E"/>
    <w:rsid w:val="00363A6F"/>
    <w:rsid w:val="00363C9C"/>
    <w:rsid w:val="00363CD7"/>
    <w:rsid w:val="00363D74"/>
    <w:rsid w:val="00363ED1"/>
    <w:rsid w:val="00364243"/>
    <w:rsid w:val="003644BB"/>
    <w:rsid w:val="0036457F"/>
    <w:rsid w:val="003649A9"/>
    <w:rsid w:val="00364AE2"/>
    <w:rsid w:val="00364BB1"/>
    <w:rsid w:val="00364D01"/>
    <w:rsid w:val="0036516D"/>
    <w:rsid w:val="00365427"/>
    <w:rsid w:val="0036544B"/>
    <w:rsid w:val="0036546C"/>
    <w:rsid w:val="00365604"/>
    <w:rsid w:val="003656A8"/>
    <w:rsid w:val="00365A9C"/>
    <w:rsid w:val="00365CCF"/>
    <w:rsid w:val="00365FE9"/>
    <w:rsid w:val="00366157"/>
    <w:rsid w:val="003665C6"/>
    <w:rsid w:val="00366795"/>
    <w:rsid w:val="003668CF"/>
    <w:rsid w:val="003669BB"/>
    <w:rsid w:val="00366AAB"/>
    <w:rsid w:val="00366B48"/>
    <w:rsid w:val="00367266"/>
    <w:rsid w:val="00367301"/>
    <w:rsid w:val="0036752B"/>
    <w:rsid w:val="00367A95"/>
    <w:rsid w:val="00367AE7"/>
    <w:rsid w:val="00367FEE"/>
    <w:rsid w:val="0037006C"/>
    <w:rsid w:val="00370334"/>
    <w:rsid w:val="00370409"/>
    <w:rsid w:val="003704CA"/>
    <w:rsid w:val="003704FE"/>
    <w:rsid w:val="00370B52"/>
    <w:rsid w:val="003712C4"/>
    <w:rsid w:val="00371343"/>
    <w:rsid w:val="00371399"/>
    <w:rsid w:val="00371575"/>
    <w:rsid w:val="0037181B"/>
    <w:rsid w:val="00371A8C"/>
    <w:rsid w:val="00371E92"/>
    <w:rsid w:val="00372286"/>
    <w:rsid w:val="003722BB"/>
    <w:rsid w:val="00372405"/>
    <w:rsid w:val="003725E0"/>
    <w:rsid w:val="00372778"/>
    <w:rsid w:val="00372C66"/>
    <w:rsid w:val="00373457"/>
    <w:rsid w:val="003735AE"/>
    <w:rsid w:val="003735C9"/>
    <w:rsid w:val="003736BF"/>
    <w:rsid w:val="003737B8"/>
    <w:rsid w:val="00373D5E"/>
    <w:rsid w:val="0037475A"/>
    <w:rsid w:val="00374920"/>
    <w:rsid w:val="003749AE"/>
    <w:rsid w:val="00374C4A"/>
    <w:rsid w:val="00374F6F"/>
    <w:rsid w:val="00375078"/>
    <w:rsid w:val="00375161"/>
    <w:rsid w:val="00375432"/>
    <w:rsid w:val="0037563D"/>
    <w:rsid w:val="003758E1"/>
    <w:rsid w:val="0037599B"/>
    <w:rsid w:val="00375BF1"/>
    <w:rsid w:val="00375D2F"/>
    <w:rsid w:val="0037615E"/>
    <w:rsid w:val="003765D9"/>
    <w:rsid w:val="00376666"/>
    <w:rsid w:val="0037670C"/>
    <w:rsid w:val="0037680C"/>
    <w:rsid w:val="0037692F"/>
    <w:rsid w:val="003769AB"/>
    <w:rsid w:val="00376E22"/>
    <w:rsid w:val="00376E8F"/>
    <w:rsid w:val="00377484"/>
    <w:rsid w:val="0037748B"/>
    <w:rsid w:val="00377937"/>
    <w:rsid w:val="00377AB8"/>
    <w:rsid w:val="0038011F"/>
    <w:rsid w:val="003801E0"/>
    <w:rsid w:val="003803B5"/>
    <w:rsid w:val="003803D6"/>
    <w:rsid w:val="003803D9"/>
    <w:rsid w:val="0038051E"/>
    <w:rsid w:val="00380818"/>
    <w:rsid w:val="00380D20"/>
    <w:rsid w:val="003812AD"/>
    <w:rsid w:val="0038134D"/>
    <w:rsid w:val="003813B7"/>
    <w:rsid w:val="003814D6"/>
    <w:rsid w:val="003819D6"/>
    <w:rsid w:val="00381A45"/>
    <w:rsid w:val="00381AB9"/>
    <w:rsid w:val="00381B0D"/>
    <w:rsid w:val="00382087"/>
    <w:rsid w:val="0038218C"/>
    <w:rsid w:val="00382218"/>
    <w:rsid w:val="0038227F"/>
    <w:rsid w:val="003825EA"/>
    <w:rsid w:val="00382A35"/>
    <w:rsid w:val="00382E53"/>
    <w:rsid w:val="00382EEF"/>
    <w:rsid w:val="00382F0F"/>
    <w:rsid w:val="00383381"/>
    <w:rsid w:val="00383695"/>
    <w:rsid w:val="003837B0"/>
    <w:rsid w:val="00383820"/>
    <w:rsid w:val="00383A76"/>
    <w:rsid w:val="00383B7C"/>
    <w:rsid w:val="00383EE6"/>
    <w:rsid w:val="0038491C"/>
    <w:rsid w:val="00384CCF"/>
    <w:rsid w:val="00385373"/>
    <w:rsid w:val="0038541B"/>
    <w:rsid w:val="00385AB7"/>
    <w:rsid w:val="00385BB9"/>
    <w:rsid w:val="00385C12"/>
    <w:rsid w:val="00385DF5"/>
    <w:rsid w:val="00385EF2"/>
    <w:rsid w:val="00385FE0"/>
    <w:rsid w:val="00386260"/>
    <w:rsid w:val="003862E1"/>
    <w:rsid w:val="00386382"/>
    <w:rsid w:val="00386437"/>
    <w:rsid w:val="00386538"/>
    <w:rsid w:val="00386A0E"/>
    <w:rsid w:val="00386AD4"/>
    <w:rsid w:val="00386B07"/>
    <w:rsid w:val="00386EC0"/>
    <w:rsid w:val="0038754C"/>
    <w:rsid w:val="0038767B"/>
    <w:rsid w:val="00387693"/>
    <w:rsid w:val="00387A2B"/>
    <w:rsid w:val="00387BA7"/>
    <w:rsid w:val="00387D5F"/>
    <w:rsid w:val="00387F30"/>
    <w:rsid w:val="003901B7"/>
    <w:rsid w:val="00390342"/>
    <w:rsid w:val="003903DA"/>
    <w:rsid w:val="003906B0"/>
    <w:rsid w:val="00390784"/>
    <w:rsid w:val="00390C99"/>
    <w:rsid w:val="00390F21"/>
    <w:rsid w:val="003913D4"/>
    <w:rsid w:val="0039173F"/>
    <w:rsid w:val="00391766"/>
    <w:rsid w:val="003919A0"/>
    <w:rsid w:val="00391A79"/>
    <w:rsid w:val="00391B06"/>
    <w:rsid w:val="00391E43"/>
    <w:rsid w:val="00391F4C"/>
    <w:rsid w:val="003921DF"/>
    <w:rsid w:val="0039230B"/>
    <w:rsid w:val="003926CA"/>
    <w:rsid w:val="003927CB"/>
    <w:rsid w:val="00392AE4"/>
    <w:rsid w:val="00392B7C"/>
    <w:rsid w:val="00392C7D"/>
    <w:rsid w:val="00393202"/>
    <w:rsid w:val="00393316"/>
    <w:rsid w:val="0039359C"/>
    <w:rsid w:val="0039387A"/>
    <w:rsid w:val="00393A35"/>
    <w:rsid w:val="00393CEF"/>
    <w:rsid w:val="0039444E"/>
    <w:rsid w:val="0039479C"/>
    <w:rsid w:val="00394C4A"/>
    <w:rsid w:val="0039512D"/>
    <w:rsid w:val="0039528B"/>
    <w:rsid w:val="00395439"/>
    <w:rsid w:val="003955CB"/>
    <w:rsid w:val="00395663"/>
    <w:rsid w:val="00395700"/>
    <w:rsid w:val="003958EC"/>
    <w:rsid w:val="00395938"/>
    <w:rsid w:val="00395D34"/>
    <w:rsid w:val="00395DEE"/>
    <w:rsid w:val="00395E78"/>
    <w:rsid w:val="0039610D"/>
    <w:rsid w:val="0039625D"/>
    <w:rsid w:val="003966DA"/>
    <w:rsid w:val="00396908"/>
    <w:rsid w:val="00396953"/>
    <w:rsid w:val="00396AED"/>
    <w:rsid w:val="00396E79"/>
    <w:rsid w:val="0039745B"/>
    <w:rsid w:val="003974C6"/>
    <w:rsid w:val="0039776C"/>
    <w:rsid w:val="003A034A"/>
    <w:rsid w:val="003A076A"/>
    <w:rsid w:val="003A07F9"/>
    <w:rsid w:val="003A092D"/>
    <w:rsid w:val="003A0A88"/>
    <w:rsid w:val="003A0E72"/>
    <w:rsid w:val="003A12B1"/>
    <w:rsid w:val="003A1310"/>
    <w:rsid w:val="003A15DC"/>
    <w:rsid w:val="003A1D6A"/>
    <w:rsid w:val="003A22E7"/>
    <w:rsid w:val="003A2635"/>
    <w:rsid w:val="003A2659"/>
    <w:rsid w:val="003A2832"/>
    <w:rsid w:val="003A2B17"/>
    <w:rsid w:val="003A2BAE"/>
    <w:rsid w:val="003A2CFA"/>
    <w:rsid w:val="003A4132"/>
    <w:rsid w:val="003A4527"/>
    <w:rsid w:val="003A4741"/>
    <w:rsid w:val="003A48F5"/>
    <w:rsid w:val="003A51CE"/>
    <w:rsid w:val="003A55E3"/>
    <w:rsid w:val="003A566B"/>
    <w:rsid w:val="003A5FA9"/>
    <w:rsid w:val="003A5FC4"/>
    <w:rsid w:val="003A6143"/>
    <w:rsid w:val="003A61E3"/>
    <w:rsid w:val="003A6327"/>
    <w:rsid w:val="003A6527"/>
    <w:rsid w:val="003A6B89"/>
    <w:rsid w:val="003A6E3F"/>
    <w:rsid w:val="003A6F07"/>
    <w:rsid w:val="003A7013"/>
    <w:rsid w:val="003A703B"/>
    <w:rsid w:val="003A724D"/>
    <w:rsid w:val="003A748F"/>
    <w:rsid w:val="003A74A9"/>
    <w:rsid w:val="003A755E"/>
    <w:rsid w:val="003A778A"/>
    <w:rsid w:val="003A78CE"/>
    <w:rsid w:val="003A79B6"/>
    <w:rsid w:val="003A7B62"/>
    <w:rsid w:val="003A7CF5"/>
    <w:rsid w:val="003B01D8"/>
    <w:rsid w:val="003B0314"/>
    <w:rsid w:val="003B058D"/>
    <w:rsid w:val="003B05A6"/>
    <w:rsid w:val="003B0B8A"/>
    <w:rsid w:val="003B0E49"/>
    <w:rsid w:val="003B1046"/>
    <w:rsid w:val="003B11EB"/>
    <w:rsid w:val="003B14D6"/>
    <w:rsid w:val="003B202A"/>
    <w:rsid w:val="003B229A"/>
    <w:rsid w:val="003B2365"/>
    <w:rsid w:val="003B276D"/>
    <w:rsid w:val="003B2CEB"/>
    <w:rsid w:val="003B2CEF"/>
    <w:rsid w:val="003B2DE6"/>
    <w:rsid w:val="003B2FB6"/>
    <w:rsid w:val="003B30B4"/>
    <w:rsid w:val="003B3276"/>
    <w:rsid w:val="003B3653"/>
    <w:rsid w:val="003B3702"/>
    <w:rsid w:val="003B3B47"/>
    <w:rsid w:val="003B3B70"/>
    <w:rsid w:val="003B3C6B"/>
    <w:rsid w:val="003B40D8"/>
    <w:rsid w:val="003B4191"/>
    <w:rsid w:val="003B4AA9"/>
    <w:rsid w:val="003B509A"/>
    <w:rsid w:val="003B5618"/>
    <w:rsid w:val="003B5A88"/>
    <w:rsid w:val="003B5BA8"/>
    <w:rsid w:val="003B5BD0"/>
    <w:rsid w:val="003B5C43"/>
    <w:rsid w:val="003B5CBC"/>
    <w:rsid w:val="003B5D34"/>
    <w:rsid w:val="003B5ECD"/>
    <w:rsid w:val="003B5F7F"/>
    <w:rsid w:val="003B6125"/>
    <w:rsid w:val="003B6349"/>
    <w:rsid w:val="003B646C"/>
    <w:rsid w:val="003B64C5"/>
    <w:rsid w:val="003B6A9E"/>
    <w:rsid w:val="003B6C4F"/>
    <w:rsid w:val="003B6D57"/>
    <w:rsid w:val="003B6DD9"/>
    <w:rsid w:val="003B6ED7"/>
    <w:rsid w:val="003B7140"/>
    <w:rsid w:val="003B736D"/>
    <w:rsid w:val="003B74EB"/>
    <w:rsid w:val="003B7708"/>
    <w:rsid w:val="003B7B47"/>
    <w:rsid w:val="003B7F81"/>
    <w:rsid w:val="003B7FBC"/>
    <w:rsid w:val="003C013C"/>
    <w:rsid w:val="003C039F"/>
    <w:rsid w:val="003C05B4"/>
    <w:rsid w:val="003C05D7"/>
    <w:rsid w:val="003C070F"/>
    <w:rsid w:val="003C0851"/>
    <w:rsid w:val="003C0924"/>
    <w:rsid w:val="003C0C57"/>
    <w:rsid w:val="003C0F6E"/>
    <w:rsid w:val="003C100F"/>
    <w:rsid w:val="003C11BD"/>
    <w:rsid w:val="003C192C"/>
    <w:rsid w:val="003C1DF9"/>
    <w:rsid w:val="003C1E4D"/>
    <w:rsid w:val="003C2096"/>
    <w:rsid w:val="003C231F"/>
    <w:rsid w:val="003C2393"/>
    <w:rsid w:val="003C250B"/>
    <w:rsid w:val="003C2E54"/>
    <w:rsid w:val="003C3270"/>
    <w:rsid w:val="003C3ABD"/>
    <w:rsid w:val="003C3CA6"/>
    <w:rsid w:val="003C431C"/>
    <w:rsid w:val="003C46FD"/>
    <w:rsid w:val="003C4F89"/>
    <w:rsid w:val="003C4FE7"/>
    <w:rsid w:val="003C5397"/>
    <w:rsid w:val="003C57F0"/>
    <w:rsid w:val="003C5893"/>
    <w:rsid w:val="003C5DD8"/>
    <w:rsid w:val="003C6115"/>
    <w:rsid w:val="003C6235"/>
    <w:rsid w:val="003C62F2"/>
    <w:rsid w:val="003C654E"/>
    <w:rsid w:val="003C667B"/>
    <w:rsid w:val="003C67F0"/>
    <w:rsid w:val="003C6C1B"/>
    <w:rsid w:val="003C6C1C"/>
    <w:rsid w:val="003C70F4"/>
    <w:rsid w:val="003C7177"/>
    <w:rsid w:val="003C72E9"/>
    <w:rsid w:val="003C767E"/>
    <w:rsid w:val="003C7765"/>
    <w:rsid w:val="003C77E2"/>
    <w:rsid w:val="003C7A83"/>
    <w:rsid w:val="003C7D44"/>
    <w:rsid w:val="003D03A2"/>
    <w:rsid w:val="003D04C7"/>
    <w:rsid w:val="003D0733"/>
    <w:rsid w:val="003D0E17"/>
    <w:rsid w:val="003D0E5B"/>
    <w:rsid w:val="003D0F79"/>
    <w:rsid w:val="003D1074"/>
    <w:rsid w:val="003D173F"/>
    <w:rsid w:val="003D1836"/>
    <w:rsid w:val="003D1B55"/>
    <w:rsid w:val="003D1E5F"/>
    <w:rsid w:val="003D1F3F"/>
    <w:rsid w:val="003D1F46"/>
    <w:rsid w:val="003D1FE4"/>
    <w:rsid w:val="003D20F9"/>
    <w:rsid w:val="003D2373"/>
    <w:rsid w:val="003D2697"/>
    <w:rsid w:val="003D27CA"/>
    <w:rsid w:val="003D2890"/>
    <w:rsid w:val="003D2A56"/>
    <w:rsid w:val="003D3432"/>
    <w:rsid w:val="003D3931"/>
    <w:rsid w:val="003D3B36"/>
    <w:rsid w:val="003D4446"/>
    <w:rsid w:val="003D451D"/>
    <w:rsid w:val="003D488E"/>
    <w:rsid w:val="003D4944"/>
    <w:rsid w:val="003D5286"/>
    <w:rsid w:val="003D54C4"/>
    <w:rsid w:val="003D5A2F"/>
    <w:rsid w:val="003D612A"/>
    <w:rsid w:val="003D6313"/>
    <w:rsid w:val="003D632E"/>
    <w:rsid w:val="003D639C"/>
    <w:rsid w:val="003D6711"/>
    <w:rsid w:val="003D675B"/>
    <w:rsid w:val="003D6887"/>
    <w:rsid w:val="003D6925"/>
    <w:rsid w:val="003D695F"/>
    <w:rsid w:val="003D6C7E"/>
    <w:rsid w:val="003D76CD"/>
    <w:rsid w:val="003D76D3"/>
    <w:rsid w:val="003D7701"/>
    <w:rsid w:val="003D787B"/>
    <w:rsid w:val="003D78E4"/>
    <w:rsid w:val="003D79B7"/>
    <w:rsid w:val="003D7C8F"/>
    <w:rsid w:val="003D7E81"/>
    <w:rsid w:val="003E005D"/>
    <w:rsid w:val="003E034B"/>
    <w:rsid w:val="003E0521"/>
    <w:rsid w:val="003E0657"/>
    <w:rsid w:val="003E0A27"/>
    <w:rsid w:val="003E0BC7"/>
    <w:rsid w:val="003E0BEB"/>
    <w:rsid w:val="003E0DC5"/>
    <w:rsid w:val="003E1004"/>
    <w:rsid w:val="003E120E"/>
    <w:rsid w:val="003E1591"/>
    <w:rsid w:val="003E199A"/>
    <w:rsid w:val="003E1B0F"/>
    <w:rsid w:val="003E1D8B"/>
    <w:rsid w:val="003E1E78"/>
    <w:rsid w:val="003E20EB"/>
    <w:rsid w:val="003E20FF"/>
    <w:rsid w:val="003E291D"/>
    <w:rsid w:val="003E2A0F"/>
    <w:rsid w:val="003E2B96"/>
    <w:rsid w:val="003E2BCD"/>
    <w:rsid w:val="003E2D3F"/>
    <w:rsid w:val="003E2E81"/>
    <w:rsid w:val="003E2EEE"/>
    <w:rsid w:val="003E2F13"/>
    <w:rsid w:val="003E37C3"/>
    <w:rsid w:val="003E3DC3"/>
    <w:rsid w:val="003E3F71"/>
    <w:rsid w:val="003E41FD"/>
    <w:rsid w:val="003E43A1"/>
    <w:rsid w:val="003E458E"/>
    <w:rsid w:val="003E4C11"/>
    <w:rsid w:val="003E4E62"/>
    <w:rsid w:val="003E4EE5"/>
    <w:rsid w:val="003E4FAB"/>
    <w:rsid w:val="003E55C9"/>
    <w:rsid w:val="003E5A94"/>
    <w:rsid w:val="003E5B2E"/>
    <w:rsid w:val="003E5C7D"/>
    <w:rsid w:val="003E5CE6"/>
    <w:rsid w:val="003E5D09"/>
    <w:rsid w:val="003E606E"/>
    <w:rsid w:val="003E65E8"/>
    <w:rsid w:val="003E6855"/>
    <w:rsid w:val="003E6A07"/>
    <w:rsid w:val="003E6C94"/>
    <w:rsid w:val="003E7014"/>
    <w:rsid w:val="003E71D3"/>
    <w:rsid w:val="003E74EE"/>
    <w:rsid w:val="003E7894"/>
    <w:rsid w:val="003E7C56"/>
    <w:rsid w:val="003F0345"/>
    <w:rsid w:val="003F0867"/>
    <w:rsid w:val="003F0CFE"/>
    <w:rsid w:val="003F14E3"/>
    <w:rsid w:val="003F1572"/>
    <w:rsid w:val="003F15A1"/>
    <w:rsid w:val="003F1687"/>
    <w:rsid w:val="003F169A"/>
    <w:rsid w:val="003F16E2"/>
    <w:rsid w:val="003F18CC"/>
    <w:rsid w:val="003F19A5"/>
    <w:rsid w:val="003F1D83"/>
    <w:rsid w:val="003F2319"/>
    <w:rsid w:val="003F234F"/>
    <w:rsid w:val="003F261B"/>
    <w:rsid w:val="003F29A3"/>
    <w:rsid w:val="003F2C56"/>
    <w:rsid w:val="003F2EE1"/>
    <w:rsid w:val="003F2F62"/>
    <w:rsid w:val="003F3236"/>
    <w:rsid w:val="003F3275"/>
    <w:rsid w:val="003F33CB"/>
    <w:rsid w:val="003F33DB"/>
    <w:rsid w:val="003F38DE"/>
    <w:rsid w:val="003F3CA8"/>
    <w:rsid w:val="003F3CAE"/>
    <w:rsid w:val="003F3E65"/>
    <w:rsid w:val="003F3F28"/>
    <w:rsid w:val="003F3F95"/>
    <w:rsid w:val="003F41BC"/>
    <w:rsid w:val="003F41BE"/>
    <w:rsid w:val="003F460B"/>
    <w:rsid w:val="003F4BDB"/>
    <w:rsid w:val="003F4E1C"/>
    <w:rsid w:val="003F51B4"/>
    <w:rsid w:val="003F5632"/>
    <w:rsid w:val="003F5F1A"/>
    <w:rsid w:val="003F6182"/>
    <w:rsid w:val="003F6363"/>
    <w:rsid w:val="003F63B7"/>
    <w:rsid w:val="003F6410"/>
    <w:rsid w:val="003F6884"/>
    <w:rsid w:val="003F6C11"/>
    <w:rsid w:val="003F6C24"/>
    <w:rsid w:val="003F7099"/>
    <w:rsid w:val="003F70A5"/>
    <w:rsid w:val="003F71AA"/>
    <w:rsid w:val="003F74A2"/>
    <w:rsid w:val="004003D1"/>
    <w:rsid w:val="00400569"/>
    <w:rsid w:val="004005CD"/>
    <w:rsid w:val="00400658"/>
    <w:rsid w:val="00400BFF"/>
    <w:rsid w:val="00400CBE"/>
    <w:rsid w:val="00400DCA"/>
    <w:rsid w:val="00400E13"/>
    <w:rsid w:val="00401CD8"/>
    <w:rsid w:val="00401E97"/>
    <w:rsid w:val="0040233E"/>
    <w:rsid w:val="00402625"/>
    <w:rsid w:val="004027DD"/>
    <w:rsid w:val="00403021"/>
    <w:rsid w:val="0040326A"/>
    <w:rsid w:val="004033F7"/>
    <w:rsid w:val="00403431"/>
    <w:rsid w:val="00403452"/>
    <w:rsid w:val="004039B1"/>
    <w:rsid w:val="00403DB4"/>
    <w:rsid w:val="004042D8"/>
    <w:rsid w:val="0040431C"/>
    <w:rsid w:val="00404592"/>
    <w:rsid w:val="00404864"/>
    <w:rsid w:val="00404FE2"/>
    <w:rsid w:val="0040501A"/>
    <w:rsid w:val="004055E8"/>
    <w:rsid w:val="004056AC"/>
    <w:rsid w:val="004057B5"/>
    <w:rsid w:val="00405882"/>
    <w:rsid w:val="00405BFB"/>
    <w:rsid w:val="00405E58"/>
    <w:rsid w:val="00405FA6"/>
    <w:rsid w:val="00406266"/>
    <w:rsid w:val="00406343"/>
    <w:rsid w:val="004065C0"/>
    <w:rsid w:val="004067ED"/>
    <w:rsid w:val="00406D1B"/>
    <w:rsid w:val="00406D55"/>
    <w:rsid w:val="00406F38"/>
    <w:rsid w:val="004072C7"/>
    <w:rsid w:val="004073BD"/>
    <w:rsid w:val="00407578"/>
    <w:rsid w:val="004075E7"/>
    <w:rsid w:val="00407884"/>
    <w:rsid w:val="00407DE2"/>
    <w:rsid w:val="00407E0F"/>
    <w:rsid w:val="0041054A"/>
    <w:rsid w:val="00410C48"/>
    <w:rsid w:val="00410D14"/>
    <w:rsid w:val="00410FD7"/>
    <w:rsid w:val="00410FE3"/>
    <w:rsid w:val="00411002"/>
    <w:rsid w:val="00411142"/>
    <w:rsid w:val="00411205"/>
    <w:rsid w:val="0041143C"/>
    <w:rsid w:val="004116BC"/>
    <w:rsid w:val="004118F0"/>
    <w:rsid w:val="0041195E"/>
    <w:rsid w:val="004119A2"/>
    <w:rsid w:val="00411A07"/>
    <w:rsid w:val="00411B52"/>
    <w:rsid w:val="00411C00"/>
    <w:rsid w:val="00411D01"/>
    <w:rsid w:val="00412CF6"/>
    <w:rsid w:val="00412FD8"/>
    <w:rsid w:val="0041315B"/>
    <w:rsid w:val="00413B83"/>
    <w:rsid w:val="00413BDB"/>
    <w:rsid w:val="00413CA1"/>
    <w:rsid w:val="00413CA2"/>
    <w:rsid w:val="00413D42"/>
    <w:rsid w:val="0041445F"/>
    <w:rsid w:val="004144C2"/>
    <w:rsid w:val="004146D6"/>
    <w:rsid w:val="004149A6"/>
    <w:rsid w:val="00415235"/>
    <w:rsid w:val="0041557E"/>
    <w:rsid w:val="004159A5"/>
    <w:rsid w:val="00415C09"/>
    <w:rsid w:val="00415D17"/>
    <w:rsid w:val="00416451"/>
    <w:rsid w:val="0041699C"/>
    <w:rsid w:val="00416AC4"/>
    <w:rsid w:val="00416C0F"/>
    <w:rsid w:val="00416C6B"/>
    <w:rsid w:val="00416C96"/>
    <w:rsid w:val="00416CA5"/>
    <w:rsid w:val="00416D03"/>
    <w:rsid w:val="0041701C"/>
    <w:rsid w:val="00417165"/>
    <w:rsid w:val="00417179"/>
    <w:rsid w:val="004174BA"/>
    <w:rsid w:val="004176B1"/>
    <w:rsid w:val="00417932"/>
    <w:rsid w:val="004200AB"/>
    <w:rsid w:val="004200C9"/>
    <w:rsid w:val="00420182"/>
    <w:rsid w:val="004201D9"/>
    <w:rsid w:val="00420E83"/>
    <w:rsid w:val="004211DF"/>
    <w:rsid w:val="00421271"/>
    <w:rsid w:val="00421866"/>
    <w:rsid w:val="00421BC5"/>
    <w:rsid w:val="00422062"/>
    <w:rsid w:val="0042214A"/>
    <w:rsid w:val="004222E6"/>
    <w:rsid w:val="0042254E"/>
    <w:rsid w:val="00422654"/>
    <w:rsid w:val="00422784"/>
    <w:rsid w:val="004227F0"/>
    <w:rsid w:val="00422A29"/>
    <w:rsid w:val="00422DB6"/>
    <w:rsid w:val="00422E47"/>
    <w:rsid w:val="00422F7B"/>
    <w:rsid w:val="004235CD"/>
    <w:rsid w:val="00423685"/>
    <w:rsid w:val="0042376F"/>
    <w:rsid w:val="00423B0F"/>
    <w:rsid w:val="00423F04"/>
    <w:rsid w:val="0042414B"/>
    <w:rsid w:val="004244F6"/>
    <w:rsid w:val="0042478A"/>
    <w:rsid w:val="00424DE3"/>
    <w:rsid w:val="00424F65"/>
    <w:rsid w:val="0042517A"/>
    <w:rsid w:val="00425434"/>
    <w:rsid w:val="004256C9"/>
    <w:rsid w:val="00425924"/>
    <w:rsid w:val="00425955"/>
    <w:rsid w:val="00425B77"/>
    <w:rsid w:val="00425D59"/>
    <w:rsid w:val="00425EF6"/>
    <w:rsid w:val="00425F7E"/>
    <w:rsid w:val="0042687B"/>
    <w:rsid w:val="004269A2"/>
    <w:rsid w:val="00426D27"/>
    <w:rsid w:val="00427000"/>
    <w:rsid w:val="004272A0"/>
    <w:rsid w:val="0042730F"/>
    <w:rsid w:val="004276C5"/>
    <w:rsid w:val="00427D0F"/>
    <w:rsid w:val="00427E11"/>
    <w:rsid w:val="00430096"/>
    <w:rsid w:val="004305EB"/>
    <w:rsid w:val="0043074B"/>
    <w:rsid w:val="004307B4"/>
    <w:rsid w:val="00430C7E"/>
    <w:rsid w:val="00430CFB"/>
    <w:rsid w:val="004312F9"/>
    <w:rsid w:val="004316C1"/>
    <w:rsid w:val="00431863"/>
    <w:rsid w:val="00431A04"/>
    <w:rsid w:val="00431A78"/>
    <w:rsid w:val="00431AF0"/>
    <w:rsid w:val="00432252"/>
    <w:rsid w:val="00432828"/>
    <w:rsid w:val="00432C44"/>
    <w:rsid w:val="00432DF3"/>
    <w:rsid w:val="00432F37"/>
    <w:rsid w:val="00432F77"/>
    <w:rsid w:val="0043361F"/>
    <w:rsid w:val="00433721"/>
    <w:rsid w:val="00433903"/>
    <w:rsid w:val="00433B08"/>
    <w:rsid w:val="004340A1"/>
    <w:rsid w:val="00434175"/>
    <w:rsid w:val="004341A7"/>
    <w:rsid w:val="004342DC"/>
    <w:rsid w:val="00434A65"/>
    <w:rsid w:val="00435134"/>
    <w:rsid w:val="004354BC"/>
    <w:rsid w:val="00435645"/>
    <w:rsid w:val="004359FD"/>
    <w:rsid w:val="00436569"/>
    <w:rsid w:val="00436A87"/>
    <w:rsid w:val="00436AD9"/>
    <w:rsid w:val="00436DC8"/>
    <w:rsid w:val="00437059"/>
    <w:rsid w:val="00437E9C"/>
    <w:rsid w:val="0044000B"/>
    <w:rsid w:val="00440158"/>
    <w:rsid w:val="0044049B"/>
    <w:rsid w:val="004408DD"/>
    <w:rsid w:val="0044090C"/>
    <w:rsid w:val="00440C61"/>
    <w:rsid w:val="00440EBE"/>
    <w:rsid w:val="00441471"/>
    <w:rsid w:val="004414FF"/>
    <w:rsid w:val="004416C3"/>
    <w:rsid w:val="00441830"/>
    <w:rsid w:val="00441A12"/>
    <w:rsid w:val="00441AFF"/>
    <w:rsid w:val="00441B20"/>
    <w:rsid w:val="00441BF7"/>
    <w:rsid w:val="00441C07"/>
    <w:rsid w:val="0044217B"/>
    <w:rsid w:val="0044222D"/>
    <w:rsid w:val="00442310"/>
    <w:rsid w:val="00442483"/>
    <w:rsid w:val="00442F31"/>
    <w:rsid w:val="004432A6"/>
    <w:rsid w:val="00443D03"/>
    <w:rsid w:val="00443DA9"/>
    <w:rsid w:val="00443FCF"/>
    <w:rsid w:val="0044401D"/>
    <w:rsid w:val="004440DE"/>
    <w:rsid w:val="004441C2"/>
    <w:rsid w:val="00444DAF"/>
    <w:rsid w:val="00445249"/>
    <w:rsid w:val="00445642"/>
    <w:rsid w:val="004456D2"/>
    <w:rsid w:val="00445D0E"/>
    <w:rsid w:val="00445F5B"/>
    <w:rsid w:val="0044632D"/>
    <w:rsid w:val="004463A3"/>
    <w:rsid w:val="004465B1"/>
    <w:rsid w:val="00446687"/>
    <w:rsid w:val="0044670F"/>
    <w:rsid w:val="00446BB6"/>
    <w:rsid w:val="00446C68"/>
    <w:rsid w:val="00446DCC"/>
    <w:rsid w:val="00446EA0"/>
    <w:rsid w:val="00447290"/>
    <w:rsid w:val="004472A1"/>
    <w:rsid w:val="004472FF"/>
    <w:rsid w:val="00447387"/>
    <w:rsid w:val="004474B8"/>
    <w:rsid w:val="00447734"/>
    <w:rsid w:val="0044776A"/>
    <w:rsid w:val="0044792B"/>
    <w:rsid w:val="00447A97"/>
    <w:rsid w:val="00447AFF"/>
    <w:rsid w:val="00447DBB"/>
    <w:rsid w:val="00447E29"/>
    <w:rsid w:val="004501E4"/>
    <w:rsid w:val="0045025B"/>
    <w:rsid w:val="0045026D"/>
    <w:rsid w:val="00450541"/>
    <w:rsid w:val="0045072C"/>
    <w:rsid w:val="00450778"/>
    <w:rsid w:val="00450957"/>
    <w:rsid w:val="00450E61"/>
    <w:rsid w:val="0045102E"/>
    <w:rsid w:val="0045135F"/>
    <w:rsid w:val="00451518"/>
    <w:rsid w:val="00451543"/>
    <w:rsid w:val="004515B6"/>
    <w:rsid w:val="00451669"/>
    <w:rsid w:val="0045193C"/>
    <w:rsid w:val="00451CE8"/>
    <w:rsid w:val="004522E5"/>
    <w:rsid w:val="0045235E"/>
    <w:rsid w:val="004523A4"/>
    <w:rsid w:val="004523AC"/>
    <w:rsid w:val="00452502"/>
    <w:rsid w:val="00452663"/>
    <w:rsid w:val="00452692"/>
    <w:rsid w:val="00452CA2"/>
    <w:rsid w:val="004532B3"/>
    <w:rsid w:val="00453503"/>
    <w:rsid w:val="004535D9"/>
    <w:rsid w:val="00453604"/>
    <w:rsid w:val="0045371F"/>
    <w:rsid w:val="004539EB"/>
    <w:rsid w:val="00453B61"/>
    <w:rsid w:val="00453EA4"/>
    <w:rsid w:val="004540FE"/>
    <w:rsid w:val="004542EB"/>
    <w:rsid w:val="004543D5"/>
    <w:rsid w:val="00454762"/>
    <w:rsid w:val="00454A04"/>
    <w:rsid w:val="00454B5D"/>
    <w:rsid w:val="00454FF4"/>
    <w:rsid w:val="00455052"/>
    <w:rsid w:val="00455563"/>
    <w:rsid w:val="004559CF"/>
    <w:rsid w:val="00456245"/>
    <w:rsid w:val="0045624A"/>
    <w:rsid w:val="00456428"/>
    <w:rsid w:val="00456435"/>
    <w:rsid w:val="00456528"/>
    <w:rsid w:val="0045687D"/>
    <w:rsid w:val="00457444"/>
    <w:rsid w:val="004574B1"/>
    <w:rsid w:val="00457B38"/>
    <w:rsid w:val="00457FFA"/>
    <w:rsid w:val="0046005C"/>
    <w:rsid w:val="0046080E"/>
    <w:rsid w:val="00460865"/>
    <w:rsid w:val="00460B35"/>
    <w:rsid w:val="00460DAF"/>
    <w:rsid w:val="00460F49"/>
    <w:rsid w:val="0046137F"/>
    <w:rsid w:val="004618A1"/>
    <w:rsid w:val="00462762"/>
    <w:rsid w:val="004628C3"/>
    <w:rsid w:val="004631D8"/>
    <w:rsid w:val="0046334B"/>
    <w:rsid w:val="0046369C"/>
    <w:rsid w:val="00463CDB"/>
    <w:rsid w:val="00463F10"/>
    <w:rsid w:val="004640FA"/>
    <w:rsid w:val="00464548"/>
    <w:rsid w:val="00464607"/>
    <w:rsid w:val="0046474A"/>
    <w:rsid w:val="00464ADA"/>
    <w:rsid w:val="00464C13"/>
    <w:rsid w:val="00464E02"/>
    <w:rsid w:val="00465119"/>
    <w:rsid w:val="0046529F"/>
    <w:rsid w:val="0046540C"/>
    <w:rsid w:val="00465672"/>
    <w:rsid w:val="004656FD"/>
    <w:rsid w:val="00465A00"/>
    <w:rsid w:val="00465B87"/>
    <w:rsid w:val="00465BE3"/>
    <w:rsid w:val="004660AD"/>
    <w:rsid w:val="004661FC"/>
    <w:rsid w:val="00466500"/>
    <w:rsid w:val="004667E7"/>
    <w:rsid w:val="0046710C"/>
    <w:rsid w:val="0046741D"/>
    <w:rsid w:val="00467909"/>
    <w:rsid w:val="004679E9"/>
    <w:rsid w:val="004679F3"/>
    <w:rsid w:val="00467C55"/>
    <w:rsid w:val="00467D87"/>
    <w:rsid w:val="00467FAD"/>
    <w:rsid w:val="004700F1"/>
    <w:rsid w:val="00470597"/>
    <w:rsid w:val="00470885"/>
    <w:rsid w:val="00470A6D"/>
    <w:rsid w:val="00470C70"/>
    <w:rsid w:val="00470C73"/>
    <w:rsid w:val="00470E0C"/>
    <w:rsid w:val="00470F0E"/>
    <w:rsid w:val="0047135B"/>
    <w:rsid w:val="0047169D"/>
    <w:rsid w:val="00471742"/>
    <w:rsid w:val="00471952"/>
    <w:rsid w:val="00471F6E"/>
    <w:rsid w:val="004724B9"/>
    <w:rsid w:val="004725FC"/>
    <w:rsid w:val="00472744"/>
    <w:rsid w:val="004727AE"/>
    <w:rsid w:val="00472CF4"/>
    <w:rsid w:val="00472D24"/>
    <w:rsid w:val="00472D28"/>
    <w:rsid w:val="00472F5D"/>
    <w:rsid w:val="00473031"/>
    <w:rsid w:val="0047325A"/>
    <w:rsid w:val="00473552"/>
    <w:rsid w:val="00473C3A"/>
    <w:rsid w:val="00473D7E"/>
    <w:rsid w:val="00473E71"/>
    <w:rsid w:val="004741DF"/>
    <w:rsid w:val="004747FA"/>
    <w:rsid w:val="00474842"/>
    <w:rsid w:val="004748E3"/>
    <w:rsid w:val="00474BC9"/>
    <w:rsid w:val="00474F5D"/>
    <w:rsid w:val="00474FA3"/>
    <w:rsid w:val="00474FA9"/>
    <w:rsid w:val="00475551"/>
    <w:rsid w:val="00475637"/>
    <w:rsid w:val="00475780"/>
    <w:rsid w:val="00475B73"/>
    <w:rsid w:val="00476054"/>
    <w:rsid w:val="00476196"/>
    <w:rsid w:val="00476644"/>
    <w:rsid w:val="00476ACA"/>
    <w:rsid w:val="004771BF"/>
    <w:rsid w:val="004774B6"/>
    <w:rsid w:val="00477D6E"/>
    <w:rsid w:val="00480686"/>
    <w:rsid w:val="004809CE"/>
    <w:rsid w:val="00480C6E"/>
    <w:rsid w:val="00481AC9"/>
    <w:rsid w:val="00481B1E"/>
    <w:rsid w:val="00481DA7"/>
    <w:rsid w:val="00482236"/>
    <w:rsid w:val="004825F1"/>
    <w:rsid w:val="00482D12"/>
    <w:rsid w:val="00482E2F"/>
    <w:rsid w:val="00483111"/>
    <w:rsid w:val="004836CC"/>
    <w:rsid w:val="00483C85"/>
    <w:rsid w:val="00483D15"/>
    <w:rsid w:val="00483D97"/>
    <w:rsid w:val="00483E86"/>
    <w:rsid w:val="0048404B"/>
    <w:rsid w:val="0048409B"/>
    <w:rsid w:val="0048479A"/>
    <w:rsid w:val="00484BE9"/>
    <w:rsid w:val="00484CC8"/>
    <w:rsid w:val="0048550E"/>
    <w:rsid w:val="0048583C"/>
    <w:rsid w:val="00485939"/>
    <w:rsid w:val="00485E93"/>
    <w:rsid w:val="00485F11"/>
    <w:rsid w:val="00486170"/>
    <w:rsid w:val="004861A3"/>
    <w:rsid w:val="00486235"/>
    <w:rsid w:val="004862A7"/>
    <w:rsid w:val="0048630C"/>
    <w:rsid w:val="00486838"/>
    <w:rsid w:val="00486844"/>
    <w:rsid w:val="00487A99"/>
    <w:rsid w:val="00487AC5"/>
    <w:rsid w:val="00487C6D"/>
    <w:rsid w:val="0049013B"/>
    <w:rsid w:val="00490473"/>
    <w:rsid w:val="004908C0"/>
    <w:rsid w:val="0049094F"/>
    <w:rsid w:val="00490B1A"/>
    <w:rsid w:val="00490B6F"/>
    <w:rsid w:val="00490E83"/>
    <w:rsid w:val="00491062"/>
    <w:rsid w:val="004913ED"/>
    <w:rsid w:val="00491511"/>
    <w:rsid w:val="0049165B"/>
    <w:rsid w:val="0049197F"/>
    <w:rsid w:val="00491B18"/>
    <w:rsid w:val="00491DA3"/>
    <w:rsid w:val="004923A1"/>
    <w:rsid w:val="004925F4"/>
    <w:rsid w:val="00492730"/>
    <w:rsid w:val="00492B2D"/>
    <w:rsid w:val="00492BE3"/>
    <w:rsid w:val="0049312C"/>
    <w:rsid w:val="0049320B"/>
    <w:rsid w:val="004934AB"/>
    <w:rsid w:val="004934E9"/>
    <w:rsid w:val="00493560"/>
    <w:rsid w:val="004938DC"/>
    <w:rsid w:val="00493F22"/>
    <w:rsid w:val="00493FE1"/>
    <w:rsid w:val="0049403C"/>
    <w:rsid w:val="00494110"/>
    <w:rsid w:val="0049413A"/>
    <w:rsid w:val="004941F7"/>
    <w:rsid w:val="00494316"/>
    <w:rsid w:val="0049442B"/>
    <w:rsid w:val="0049524F"/>
    <w:rsid w:val="0049526D"/>
    <w:rsid w:val="00495477"/>
    <w:rsid w:val="00495BFB"/>
    <w:rsid w:val="00495EDF"/>
    <w:rsid w:val="004961D0"/>
    <w:rsid w:val="004965ED"/>
    <w:rsid w:val="00496610"/>
    <w:rsid w:val="0049682C"/>
    <w:rsid w:val="00496968"/>
    <w:rsid w:val="00496A51"/>
    <w:rsid w:val="00496B97"/>
    <w:rsid w:val="0049726D"/>
    <w:rsid w:val="00497391"/>
    <w:rsid w:val="00497790"/>
    <w:rsid w:val="004979C5"/>
    <w:rsid w:val="00497A41"/>
    <w:rsid w:val="00497D7D"/>
    <w:rsid w:val="00497D89"/>
    <w:rsid w:val="004A0602"/>
    <w:rsid w:val="004A0A92"/>
    <w:rsid w:val="004A0C3B"/>
    <w:rsid w:val="004A0E35"/>
    <w:rsid w:val="004A0E8E"/>
    <w:rsid w:val="004A0EE0"/>
    <w:rsid w:val="004A1083"/>
    <w:rsid w:val="004A18DC"/>
    <w:rsid w:val="004A1BFC"/>
    <w:rsid w:val="004A1F14"/>
    <w:rsid w:val="004A200F"/>
    <w:rsid w:val="004A2542"/>
    <w:rsid w:val="004A2D1F"/>
    <w:rsid w:val="004A2FA6"/>
    <w:rsid w:val="004A3229"/>
    <w:rsid w:val="004A3837"/>
    <w:rsid w:val="004A4026"/>
    <w:rsid w:val="004A4037"/>
    <w:rsid w:val="004A40D2"/>
    <w:rsid w:val="004A4139"/>
    <w:rsid w:val="004A43C1"/>
    <w:rsid w:val="004A445A"/>
    <w:rsid w:val="004A4532"/>
    <w:rsid w:val="004A4AC2"/>
    <w:rsid w:val="004A4B9F"/>
    <w:rsid w:val="004A4BA6"/>
    <w:rsid w:val="004A4CE7"/>
    <w:rsid w:val="004A4F52"/>
    <w:rsid w:val="004A51A9"/>
    <w:rsid w:val="004A5557"/>
    <w:rsid w:val="004A584D"/>
    <w:rsid w:val="004A5A1B"/>
    <w:rsid w:val="004A5C75"/>
    <w:rsid w:val="004A5E2E"/>
    <w:rsid w:val="004A7020"/>
    <w:rsid w:val="004A7177"/>
    <w:rsid w:val="004A72E7"/>
    <w:rsid w:val="004A73B3"/>
    <w:rsid w:val="004A743E"/>
    <w:rsid w:val="004A7792"/>
    <w:rsid w:val="004A7BFF"/>
    <w:rsid w:val="004A7D0E"/>
    <w:rsid w:val="004B070A"/>
    <w:rsid w:val="004B09D5"/>
    <w:rsid w:val="004B0BA4"/>
    <w:rsid w:val="004B0BEE"/>
    <w:rsid w:val="004B0C36"/>
    <w:rsid w:val="004B0D1F"/>
    <w:rsid w:val="004B1025"/>
    <w:rsid w:val="004B102B"/>
    <w:rsid w:val="004B1348"/>
    <w:rsid w:val="004B13F3"/>
    <w:rsid w:val="004B1734"/>
    <w:rsid w:val="004B1782"/>
    <w:rsid w:val="004B1876"/>
    <w:rsid w:val="004B19E5"/>
    <w:rsid w:val="004B1AF3"/>
    <w:rsid w:val="004B1B78"/>
    <w:rsid w:val="004B1E17"/>
    <w:rsid w:val="004B2055"/>
    <w:rsid w:val="004B2133"/>
    <w:rsid w:val="004B22DC"/>
    <w:rsid w:val="004B24EE"/>
    <w:rsid w:val="004B262F"/>
    <w:rsid w:val="004B293F"/>
    <w:rsid w:val="004B2947"/>
    <w:rsid w:val="004B29D8"/>
    <w:rsid w:val="004B2A26"/>
    <w:rsid w:val="004B2E53"/>
    <w:rsid w:val="004B3156"/>
    <w:rsid w:val="004B326D"/>
    <w:rsid w:val="004B335E"/>
    <w:rsid w:val="004B3488"/>
    <w:rsid w:val="004B35A1"/>
    <w:rsid w:val="004B3902"/>
    <w:rsid w:val="004B3F45"/>
    <w:rsid w:val="004B414D"/>
    <w:rsid w:val="004B42EF"/>
    <w:rsid w:val="004B43D4"/>
    <w:rsid w:val="004B4A15"/>
    <w:rsid w:val="004B4A1B"/>
    <w:rsid w:val="004B4B8B"/>
    <w:rsid w:val="004B4CD5"/>
    <w:rsid w:val="004B4FDF"/>
    <w:rsid w:val="004B4FE6"/>
    <w:rsid w:val="004B515D"/>
    <w:rsid w:val="004B51FF"/>
    <w:rsid w:val="004B528A"/>
    <w:rsid w:val="004B541B"/>
    <w:rsid w:val="004B5600"/>
    <w:rsid w:val="004B5737"/>
    <w:rsid w:val="004B5B2E"/>
    <w:rsid w:val="004B5E04"/>
    <w:rsid w:val="004B608E"/>
    <w:rsid w:val="004B616E"/>
    <w:rsid w:val="004B6245"/>
    <w:rsid w:val="004B62C6"/>
    <w:rsid w:val="004B68C2"/>
    <w:rsid w:val="004B7232"/>
    <w:rsid w:val="004B74BB"/>
    <w:rsid w:val="004B74ED"/>
    <w:rsid w:val="004B756C"/>
    <w:rsid w:val="004B75E5"/>
    <w:rsid w:val="004B7C7A"/>
    <w:rsid w:val="004C0029"/>
    <w:rsid w:val="004C09AC"/>
    <w:rsid w:val="004C0F8E"/>
    <w:rsid w:val="004C12BA"/>
    <w:rsid w:val="004C1378"/>
    <w:rsid w:val="004C199D"/>
    <w:rsid w:val="004C19C8"/>
    <w:rsid w:val="004C1C69"/>
    <w:rsid w:val="004C1DE3"/>
    <w:rsid w:val="004C2319"/>
    <w:rsid w:val="004C23E6"/>
    <w:rsid w:val="004C2573"/>
    <w:rsid w:val="004C333C"/>
    <w:rsid w:val="004C3F52"/>
    <w:rsid w:val="004C3FA3"/>
    <w:rsid w:val="004C4012"/>
    <w:rsid w:val="004C47F4"/>
    <w:rsid w:val="004C4D74"/>
    <w:rsid w:val="004C4E77"/>
    <w:rsid w:val="004C4F7E"/>
    <w:rsid w:val="004C52AD"/>
    <w:rsid w:val="004C530A"/>
    <w:rsid w:val="004C5312"/>
    <w:rsid w:val="004C58CD"/>
    <w:rsid w:val="004C5B87"/>
    <w:rsid w:val="004C5CD6"/>
    <w:rsid w:val="004C5E1F"/>
    <w:rsid w:val="004C5EC7"/>
    <w:rsid w:val="004C5F29"/>
    <w:rsid w:val="004C6172"/>
    <w:rsid w:val="004C61FB"/>
    <w:rsid w:val="004C6258"/>
    <w:rsid w:val="004C626B"/>
    <w:rsid w:val="004C648C"/>
    <w:rsid w:val="004C64B3"/>
    <w:rsid w:val="004C69C4"/>
    <w:rsid w:val="004C6C64"/>
    <w:rsid w:val="004C6D44"/>
    <w:rsid w:val="004C6DE6"/>
    <w:rsid w:val="004C71E6"/>
    <w:rsid w:val="004C7232"/>
    <w:rsid w:val="004C7741"/>
    <w:rsid w:val="004D07F3"/>
    <w:rsid w:val="004D0B8D"/>
    <w:rsid w:val="004D0CAE"/>
    <w:rsid w:val="004D0DCA"/>
    <w:rsid w:val="004D0E88"/>
    <w:rsid w:val="004D0FF6"/>
    <w:rsid w:val="004D17F8"/>
    <w:rsid w:val="004D1AE4"/>
    <w:rsid w:val="004D1CDC"/>
    <w:rsid w:val="004D1FED"/>
    <w:rsid w:val="004D218A"/>
    <w:rsid w:val="004D23C5"/>
    <w:rsid w:val="004D2502"/>
    <w:rsid w:val="004D25CA"/>
    <w:rsid w:val="004D2AC1"/>
    <w:rsid w:val="004D2D02"/>
    <w:rsid w:val="004D2E18"/>
    <w:rsid w:val="004D2F60"/>
    <w:rsid w:val="004D30B6"/>
    <w:rsid w:val="004D3164"/>
    <w:rsid w:val="004D3271"/>
    <w:rsid w:val="004D35BD"/>
    <w:rsid w:val="004D35F6"/>
    <w:rsid w:val="004D361C"/>
    <w:rsid w:val="004D3820"/>
    <w:rsid w:val="004D3AD7"/>
    <w:rsid w:val="004D3EA4"/>
    <w:rsid w:val="004D3F49"/>
    <w:rsid w:val="004D43C5"/>
    <w:rsid w:val="004D447C"/>
    <w:rsid w:val="004D49C1"/>
    <w:rsid w:val="004D4ACE"/>
    <w:rsid w:val="004D4C64"/>
    <w:rsid w:val="004D4E70"/>
    <w:rsid w:val="004D4EE5"/>
    <w:rsid w:val="004D4F59"/>
    <w:rsid w:val="004D50FA"/>
    <w:rsid w:val="004D56CA"/>
    <w:rsid w:val="004D5FC9"/>
    <w:rsid w:val="004D637C"/>
    <w:rsid w:val="004D640B"/>
    <w:rsid w:val="004D6477"/>
    <w:rsid w:val="004D6596"/>
    <w:rsid w:val="004D678C"/>
    <w:rsid w:val="004D68C9"/>
    <w:rsid w:val="004D6A21"/>
    <w:rsid w:val="004D6D3C"/>
    <w:rsid w:val="004D71BC"/>
    <w:rsid w:val="004D7276"/>
    <w:rsid w:val="004D72F0"/>
    <w:rsid w:val="004D7C91"/>
    <w:rsid w:val="004D7D0B"/>
    <w:rsid w:val="004D7F01"/>
    <w:rsid w:val="004D7F87"/>
    <w:rsid w:val="004D7FC7"/>
    <w:rsid w:val="004E02F6"/>
    <w:rsid w:val="004E0BC3"/>
    <w:rsid w:val="004E0FB4"/>
    <w:rsid w:val="004E0FF5"/>
    <w:rsid w:val="004E0FFF"/>
    <w:rsid w:val="004E1201"/>
    <w:rsid w:val="004E1345"/>
    <w:rsid w:val="004E1A51"/>
    <w:rsid w:val="004E1AD7"/>
    <w:rsid w:val="004E1B00"/>
    <w:rsid w:val="004E1C13"/>
    <w:rsid w:val="004E214D"/>
    <w:rsid w:val="004E228D"/>
    <w:rsid w:val="004E2504"/>
    <w:rsid w:val="004E263E"/>
    <w:rsid w:val="004E2656"/>
    <w:rsid w:val="004E2DC4"/>
    <w:rsid w:val="004E31F1"/>
    <w:rsid w:val="004E33A3"/>
    <w:rsid w:val="004E34EC"/>
    <w:rsid w:val="004E3DCA"/>
    <w:rsid w:val="004E42F9"/>
    <w:rsid w:val="004E456D"/>
    <w:rsid w:val="004E4921"/>
    <w:rsid w:val="004E4A3D"/>
    <w:rsid w:val="004E4E8A"/>
    <w:rsid w:val="004E4F6C"/>
    <w:rsid w:val="004E5059"/>
    <w:rsid w:val="004E5071"/>
    <w:rsid w:val="004E50A0"/>
    <w:rsid w:val="004E5104"/>
    <w:rsid w:val="004E52C8"/>
    <w:rsid w:val="004E540A"/>
    <w:rsid w:val="004E5463"/>
    <w:rsid w:val="004E58A0"/>
    <w:rsid w:val="004E5CC9"/>
    <w:rsid w:val="004E5E1B"/>
    <w:rsid w:val="004E61AB"/>
    <w:rsid w:val="004E65C3"/>
    <w:rsid w:val="004E6794"/>
    <w:rsid w:val="004E6C86"/>
    <w:rsid w:val="004E6CE3"/>
    <w:rsid w:val="004E7163"/>
    <w:rsid w:val="004E72F5"/>
    <w:rsid w:val="004E72F7"/>
    <w:rsid w:val="004E774D"/>
    <w:rsid w:val="004E79C1"/>
    <w:rsid w:val="004E7DE9"/>
    <w:rsid w:val="004F05CA"/>
    <w:rsid w:val="004F07BC"/>
    <w:rsid w:val="004F0835"/>
    <w:rsid w:val="004F0B49"/>
    <w:rsid w:val="004F0C84"/>
    <w:rsid w:val="004F0F3B"/>
    <w:rsid w:val="004F1357"/>
    <w:rsid w:val="004F15F0"/>
    <w:rsid w:val="004F167F"/>
    <w:rsid w:val="004F18D7"/>
    <w:rsid w:val="004F1C13"/>
    <w:rsid w:val="004F1F0D"/>
    <w:rsid w:val="004F22F1"/>
    <w:rsid w:val="004F24FD"/>
    <w:rsid w:val="004F2D57"/>
    <w:rsid w:val="004F2DD3"/>
    <w:rsid w:val="004F2EE0"/>
    <w:rsid w:val="004F300A"/>
    <w:rsid w:val="004F3233"/>
    <w:rsid w:val="004F338B"/>
    <w:rsid w:val="004F35C9"/>
    <w:rsid w:val="004F38A7"/>
    <w:rsid w:val="004F38CD"/>
    <w:rsid w:val="004F3A33"/>
    <w:rsid w:val="004F42DF"/>
    <w:rsid w:val="004F43EC"/>
    <w:rsid w:val="004F44AB"/>
    <w:rsid w:val="004F46EA"/>
    <w:rsid w:val="004F47DE"/>
    <w:rsid w:val="004F4852"/>
    <w:rsid w:val="004F4C84"/>
    <w:rsid w:val="004F4E94"/>
    <w:rsid w:val="004F4FEF"/>
    <w:rsid w:val="004F50A9"/>
    <w:rsid w:val="004F5258"/>
    <w:rsid w:val="004F58E8"/>
    <w:rsid w:val="004F5BD0"/>
    <w:rsid w:val="004F5C4B"/>
    <w:rsid w:val="004F5E8C"/>
    <w:rsid w:val="004F5EBD"/>
    <w:rsid w:val="004F5FCC"/>
    <w:rsid w:val="004F65D3"/>
    <w:rsid w:val="004F67CE"/>
    <w:rsid w:val="004F6916"/>
    <w:rsid w:val="004F69C1"/>
    <w:rsid w:val="004F6AC7"/>
    <w:rsid w:val="004F6C24"/>
    <w:rsid w:val="004F6E02"/>
    <w:rsid w:val="004F6EA0"/>
    <w:rsid w:val="004F6F89"/>
    <w:rsid w:val="004F703E"/>
    <w:rsid w:val="004F7259"/>
    <w:rsid w:val="004F79B6"/>
    <w:rsid w:val="004F7CDE"/>
    <w:rsid w:val="004F7D5B"/>
    <w:rsid w:val="004F7DF7"/>
    <w:rsid w:val="004F7F2C"/>
    <w:rsid w:val="005003B2"/>
    <w:rsid w:val="00500C9E"/>
    <w:rsid w:val="00501032"/>
    <w:rsid w:val="00501250"/>
    <w:rsid w:val="005015CF"/>
    <w:rsid w:val="0050162A"/>
    <w:rsid w:val="005019CF"/>
    <w:rsid w:val="00501A2F"/>
    <w:rsid w:val="00501B33"/>
    <w:rsid w:val="00501C0A"/>
    <w:rsid w:val="00501D85"/>
    <w:rsid w:val="00501F69"/>
    <w:rsid w:val="00502098"/>
    <w:rsid w:val="00502178"/>
    <w:rsid w:val="005021DD"/>
    <w:rsid w:val="005022DF"/>
    <w:rsid w:val="005024EB"/>
    <w:rsid w:val="005028E5"/>
    <w:rsid w:val="00502990"/>
    <w:rsid w:val="00502CE6"/>
    <w:rsid w:val="00502CEF"/>
    <w:rsid w:val="00503993"/>
    <w:rsid w:val="00503BE5"/>
    <w:rsid w:val="00503BED"/>
    <w:rsid w:val="00503C3C"/>
    <w:rsid w:val="00503C58"/>
    <w:rsid w:val="00504204"/>
    <w:rsid w:val="00504809"/>
    <w:rsid w:val="00504BAA"/>
    <w:rsid w:val="00504D5C"/>
    <w:rsid w:val="00505262"/>
    <w:rsid w:val="00505397"/>
    <w:rsid w:val="00505A4C"/>
    <w:rsid w:val="005062FF"/>
    <w:rsid w:val="00506327"/>
    <w:rsid w:val="005066E5"/>
    <w:rsid w:val="005067E9"/>
    <w:rsid w:val="00506CD1"/>
    <w:rsid w:val="00506F86"/>
    <w:rsid w:val="00507185"/>
    <w:rsid w:val="00507382"/>
    <w:rsid w:val="005075F5"/>
    <w:rsid w:val="005077A5"/>
    <w:rsid w:val="00510260"/>
    <w:rsid w:val="005102C1"/>
    <w:rsid w:val="00510509"/>
    <w:rsid w:val="0051053C"/>
    <w:rsid w:val="00510F0C"/>
    <w:rsid w:val="00510F97"/>
    <w:rsid w:val="005113A5"/>
    <w:rsid w:val="0051159F"/>
    <w:rsid w:val="0051167A"/>
    <w:rsid w:val="00511B08"/>
    <w:rsid w:val="005129F9"/>
    <w:rsid w:val="00512B1F"/>
    <w:rsid w:val="00512E3E"/>
    <w:rsid w:val="00512E48"/>
    <w:rsid w:val="005130A1"/>
    <w:rsid w:val="00513161"/>
    <w:rsid w:val="00513992"/>
    <w:rsid w:val="005139B1"/>
    <w:rsid w:val="00513CA8"/>
    <w:rsid w:val="005144AB"/>
    <w:rsid w:val="0051455D"/>
    <w:rsid w:val="0051463B"/>
    <w:rsid w:val="005146E0"/>
    <w:rsid w:val="00514A8A"/>
    <w:rsid w:val="00514ACE"/>
    <w:rsid w:val="00514AFB"/>
    <w:rsid w:val="00514C65"/>
    <w:rsid w:val="00515000"/>
    <w:rsid w:val="005150D7"/>
    <w:rsid w:val="00515359"/>
    <w:rsid w:val="005155B6"/>
    <w:rsid w:val="00515A0F"/>
    <w:rsid w:val="00515EA3"/>
    <w:rsid w:val="00516509"/>
    <w:rsid w:val="00516854"/>
    <w:rsid w:val="005169FC"/>
    <w:rsid w:val="00516E67"/>
    <w:rsid w:val="005170C5"/>
    <w:rsid w:val="005171F3"/>
    <w:rsid w:val="0051724E"/>
    <w:rsid w:val="00517311"/>
    <w:rsid w:val="00517482"/>
    <w:rsid w:val="005176AC"/>
    <w:rsid w:val="00517BBE"/>
    <w:rsid w:val="00517BFC"/>
    <w:rsid w:val="00520513"/>
    <w:rsid w:val="00520959"/>
    <w:rsid w:val="00521328"/>
    <w:rsid w:val="00521605"/>
    <w:rsid w:val="00521FC4"/>
    <w:rsid w:val="00522195"/>
    <w:rsid w:val="00522223"/>
    <w:rsid w:val="0052281B"/>
    <w:rsid w:val="005231D8"/>
    <w:rsid w:val="005233D4"/>
    <w:rsid w:val="0052348C"/>
    <w:rsid w:val="00523951"/>
    <w:rsid w:val="00523C92"/>
    <w:rsid w:val="0052411B"/>
    <w:rsid w:val="005241B5"/>
    <w:rsid w:val="0052447D"/>
    <w:rsid w:val="00524718"/>
    <w:rsid w:val="00524AD8"/>
    <w:rsid w:val="00525163"/>
    <w:rsid w:val="00525278"/>
    <w:rsid w:val="005254C1"/>
    <w:rsid w:val="00525552"/>
    <w:rsid w:val="00525AD9"/>
    <w:rsid w:val="00525FA7"/>
    <w:rsid w:val="00525FAB"/>
    <w:rsid w:val="00526070"/>
    <w:rsid w:val="005261C7"/>
    <w:rsid w:val="0052632D"/>
    <w:rsid w:val="00526400"/>
    <w:rsid w:val="0052645D"/>
    <w:rsid w:val="00526850"/>
    <w:rsid w:val="005268D1"/>
    <w:rsid w:val="00526E8F"/>
    <w:rsid w:val="00527063"/>
    <w:rsid w:val="005276BC"/>
    <w:rsid w:val="00527965"/>
    <w:rsid w:val="00527B74"/>
    <w:rsid w:val="00527C22"/>
    <w:rsid w:val="00527C82"/>
    <w:rsid w:val="00527F60"/>
    <w:rsid w:val="0053060A"/>
    <w:rsid w:val="005307E5"/>
    <w:rsid w:val="005308C3"/>
    <w:rsid w:val="00530F16"/>
    <w:rsid w:val="00530F8C"/>
    <w:rsid w:val="00530FC5"/>
    <w:rsid w:val="0053132A"/>
    <w:rsid w:val="0053185C"/>
    <w:rsid w:val="00531A15"/>
    <w:rsid w:val="00531CC0"/>
    <w:rsid w:val="00531DE0"/>
    <w:rsid w:val="00531E21"/>
    <w:rsid w:val="00532054"/>
    <w:rsid w:val="0053240A"/>
    <w:rsid w:val="0053242B"/>
    <w:rsid w:val="00532485"/>
    <w:rsid w:val="0053271C"/>
    <w:rsid w:val="00532986"/>
    <w:rsid w:val="00532AC7"/>
    <w:rsid w:val="00532BCA"/>
    <w:rsid w:val="00532BFF"/>
    <w:rsid w:val="005330DC"/>
    <w:rsid w:val="005334D8"/>
    <w:rsid w:val="0053357C"/>
    <w:rsid w:val="00533F98"/>
    <w:rsid w:val="005345AC"/>
    <w:rsid w:val="00534858"/>
    <w:rsid w:val="00534C8B"/>
    <w:rsid w:val="00534D87"/>
    <w:rsid w:val="00534DF9"/>
    <w:rsid w:val="00535454"/>
    <w:rsid w:val="00535569"/>
    <w:rsid w:val="005356C2"/>
    <w:rsid w:val="00535B2D"/>
    <w:rsid w:val="00535B7C"/>
    <w:rsid w:val="00535C10"/>
    <w:rsid w:val="00535E08"/>
    <w:rsid w:val="005361B6"/>
    <w:rsid w:val="0053658F"/>
    <w:rsid w:val="00536B54"/>
    <w:rsid w:val="00536E17"/>
    <w:rsid w:val="00536E2E"/>
    <w:rsid w:val="00536E9F"/>
    <w:rsid w:val="00536F42"/>
    <w:rsid w:val="00537653"/>
    <w:rsid w:val="0053778A"/>
    <w:rsid w:val="005377E8"/>
    <w:rsid w:val="00537897"/>
    <w:rsid w:val="00537D61"/>
    <w:rsid w:val="00540165"/>
    <w:rsid w:val="005406E8"/>
    <w:rsid w:val="00540855"/>
    <w:rsid w:val="005409D6"/>
    <w:rsid w:val="00540A84"/>
    <w:rsid w:val="00540DDE"/>
    <w:rsid w:val="00540FAA"/>
    <w:rsid w:val="005412D8"/>
    <w:rsid w:val="00541718"/>
    <w:rsid w:val="005417A5"/>
    <w:rsid w:val="005417BE"/>
    <w:rsid w:val="00541B3B"/>
    <w:rsid w:val="00541CC8"/>
    <w:rsid w:val="00541CE5"/>
    <w:rsid w:val="00542187"/>
    <w:rsid w:val="0054221F"/>
    <w:rsid w:val="005429A1"/>
    <w:rsid w:val="00542D71"/>
    <w:rsid w:val="00542F51"/>
    <w:rsid w:val="00543039"/>
    <w:rsid w:val="00543059"/>
    <w:rsid w:val="005430AF"/>
    <w:rsid w:val="0054322A"/>
    <w:rsid w:val="0054338D"/>
    <w:rsid w:val="00543616"/>
    <w:rsid w:val="00543703"/>
    <w:rsid w:val="00543AE2"/>
    <w:rsid w:val="00543C1B"/>
    <w:rsid w:val="00543CDF"/>
    <w:rsid w:val="005440F2"/>
    <w:rsid w:val="00544166"/>
    <w:rsid w:val="00544354"/>
    <w:rsid w:val="00545012"/>
    <w:rsid w:val="0054502B"/>
    <w:rsid w:val="00545099"/>
    <w:rsid w:val="005451E6"/>
    <w:rsid w:val="00545497"/>
    <w:rsid w:val="00545544"/>
    <w:rsid w:val="00545AB2"/>
    <w:rsid w:val="00545E82"/>
    <w:rsid w:val="00546390"/>
    <w:rsid w:val="00546619"/>
    <w:rsid w:val="0054689A"/>
    <w:rsid w:val="00546C81"/>
    <w:rsid w:val="0054701B"/>
    <w:rsid w:val="00547686"/>
    <w:rsid w:val="005476D5"/>
    <w:rsid w:val="005476F0"/>
    <w:rsid w:val="00550374"/>
    <w:rsid w:val="0055040E"/>
    <w:rsid w:val="005507E9"/>
    <w:rsid w:val="0055082F"/>
    <w:rsid w:val="005509D4"/>
    <w:rsid w:val="00550C9A"/>
    <w:rsid w:val="005510A9"/>
    <w:rsid w:val="0055132D"/>
    <w:rsid w:val="00551E5F"/>
    <w:rsid w:val="00551F48"/>
    <w:rsid w:val="00551FFB"/>
    <w:rsid w:val="00552135"/>
    <w:rsid w:val="0055213D"/>
    <w:rsid w:val="0055231A"/>
    <w:rsid w:val="0055234C"/>
    <w:rsid w:val="00552A54"/>
    <w:rsid w:val="00552D0B"/>
    <w:rsid w:val="00552DBB"/>
    <w:rsid w:val="00552E2D"/>
    <w:rsid w:val="00552EC4"/>
    <w:rsid w:val="005532DB"/>
    <w:rsid w:val="00553393"/>
    <w:rsid w:val="005535F4"/>
    <w:rsid w:val="00553736"/>
    <w:rsid w:val="00553A08"/>
    <w:rsid w:val="00553B81"/>
    <w:rsid w:val="00554172"/>
    <w:rsid w:val="00554589"/>
    <w:rsid w:val="0055496F"/>
    <w:rsid w:val="00554A4A"/>
    <w:rsid w:val="00554CE7"/>
    <w:rsid w:val="00554E5F"/>
    <w:rsid w:val="00555151"/>
    <w:rsid w:val="005558C0"/>
    <w:rsid w:val="00555A43"/>
    <w:rsid w:val="00555A46"/>
    <w:rsid w:val="00555A79"/>
    <w:rsid w:val="00555E11"/>
    <w:rsid w:val="005561F9"/>
    <w:rsid w:val="00556378"/>
    <w:rsid w:val="005564C1"/>
    <w:rsid w:val="00556581"/>
    <w:rsid w:val="005565EE"/>
    <w:rsid w:val="00556680"/>
    <w:rsid w:val="0055692B"/>
    <w:rsid w:val="00556C88"/>
    <w:rsid w:val="00556F4F"/>
    <w:rsid w:val="0055707D"/>
    <w:rsid w:val="00557143"/>
    <w:rsid w:val="005575F1"/>
    <w:rsid w:val="00557DF0"/>
    <w:rsid w:val="00557F01"/>
    <w:rsid w:val="005601B2"/>
    <w:rsid w:val="005602AB"/>
    <w:rsid w:val="005606CA"/>
    <w:rsid w:val="00560938"/>
    <w:rsid w:val="005609C1"/>
    <w:rsid w:val="00560D35"/>
    <w:rsid w:val="00560DF6"/>
    <w:rsid w:val="005612B6"/>
    <w:rsid w:val="00561433"/>
    <w:rsid w:val="005616BA"/>
    <w:rsid w:val="0056170B"/>
    <w:rsid w:val="00561777"/>
    <w:rsid w:val="00561E1B"/>
    <w:rsid w:val="005623C7"/>
    <w:rsid w:val="005624BA"/>
    <w:rsid w:val="00562875"/>
    <w:rsid w:val="00562B54"/>
    <w:rsid w:val="00562C0E"/>
    <w:rsid w:val="0056305E"/>
    <w:rsid w:val="00563066"/>
    <w:rsid w:val="005630E8"/>
    <w:rsid w:val="0056361A"/>
    <w:rsid w:val="00563649"/>
    <w:rsid w:val="0056387B"/>
    <w:rsid w:val="00563DF6"/>
    <w:rsid w:val="00563F0B"/>
    <w:rsid w:val="00563FAA"/>
    <w:rsid w:val="005644E2"/>
    <w:rsid w:val="00564607"/>
    <w:rsid w:val="00564C96"/>
    <w:rsid w:val="00564E2D"/>
    <w:rsid w:val="00564FC2"/>
    <w:rsid w:val="005653A8"/>
    <w:rsid w:val="00565559"/>
    <w:rsid w:val="005659E2"/>
    <w:rsid w:val="0056610C"/>
    <w:rsid w:val="00566BCB"/>
    <w:rsid w:val="00566C2C"/>
    <w:rsid w:val="00566F85"/>
    <w:rsid w:val="00567102"/>
    <w:rsid w:val="0056730F"/>
    <w:rsid w:val="00567B09"/>
    <w:rsid w:val="00567D6E"/>
    <w:rsid w:val="00570252"/>
    <w:rsid w:val="00570451"/>
    <w:rsid w:val="0057092D"/>
    <w:rsid w:val="00570989"/>
    <w:rsid w:val="00570A0D"/>
    <w:rsid w:val="00570BB7"/>
    <w:rsid w:val="00570C58"/>
    <w:rsid w:val="0057110D"/>
    <w:rsid w:val="00571479"/>
    <w:rsid w:val="0057156E"/>
    <w:rsid w:val="00571629"/>
    <w:rsid w:val="0057167A"/>
    <w:rsid w:val="005719E1"/>
    <w:rsid w:val="00571F3D"/>
    <w:rsid w:val="00572479"/>
    <w:rsid w:val="00572848"/>
    <w:rsid w:val="00572941"/>
    <w:rsid w:val="00572A92"/>
    <w:rsid w:val="00572AD2"/>
    <w:rsid w:val="00572C7E"/>
    <w:rsid w:val="00572F2F"/>
    <w:rsid w:val="00573BE1"/>
    <w:rsid w:val="00573EA3"/>
    <w:rsid w:val="0057417A"/>
    <w:rsid w:val="00574428"/>
    <w:rsid w:val="005747B5"/>
    <w:rsid w:val="00574986"/>
    <w:rsid w:val="00574A73"/>
    <w:rsid w:val="00574C5C"/>
    <w:rsid w:val="0057516B"/>
    <w:rsid w:val="00575267"/>
    <w:rsid w:val="00575466"/>
    <w:rsid w:val="0057564E"/>
    <w:rsid w:val="00575A55"/>
    <w:rsid w:val="00575CF9"/>
    <w:rsid w:val="00576104"/>
    <w:rsid w:val="005765C6"/>
    <w:rsid w:val="00576D1F"/>
    <w:rsid w:val="00576FA4"/>
    <w:rsid w:val="005772EE"/>
    <w:rsid w:val="005774DD"/>
    <w:rsid w:val="00577AAF"/>
    <w:rsid w:val="00577E50"/>
    <w:rsid w:val="00577F2D"/>
    <w:rsid w:val="005803B0"/>
    <w:rsid w:val="005803FD"/>
    <w:rsid w:val="005807A0"/>
    <w:rsid w:val="00580B4A"/>
    <w:rsid w:val="00581224"/>
    <w:rsid w:val="005814D5"/>
    <w:rsid w:val="00581594"/>
    <w:rsid w:val="00581760"/>
    <w:rsid w:val="005817B1"/>
    <w:rsid w:val="00581D63"/>
    <w:rsid w:val="00581F22"/>
    <w:rsid w:val="00581FF7"/>
    <w:rsid w:val="005823E6"/>
    <w:rsid w:val="00582576"/>
    <w:rsid w:val="005827AC"/>
    <w:rsid w:val="005829F4"/>
    <w:rsid w:val="0058305B"/>
    <w:rsid w:val="0058348B"/>
    <w:rsid w:val="005834FF"/>
    <w:rsid w:val="00583503"/>
    <w:rsid w:val="00583507"/>
    <w:rsid w:val="00584379"/>
    <w:rsid w:val="00584859"/>
    <w:rsid w:val="00584B38"/>
    <w:rsid w:val="00584B3C"/>
    <w:rsid w:val="00584C4C"/>
    <w:rsid w:val="00584D96"/>
    <w:rsid w:val="0058525F"/>
    <w:rsid w:val="0058585E"/>
    <w:rsid w:val="005858E5"/>
    <w:rsid w:val="0058594F"/>
    <w:rsid w:val="00585B80"/>
    <w:rsid w:val="00586162"/>
    <w:rsid w:val="00586804"/>
    <w:rsid w:val="00586A0D"/>
    <w:rsid w:val="00586AD2"/>
    <w:rsid w:val="00586D9F"/>
    <w:rsid w:val="00586DF2"/>
    <w:rsid w:val="00587029"/>
    <w:rsid w:val="00587149"/>
    <w:rsid w:val="00587323"/>
    <w:rsid w:val="005873CF"/>
    <w:rsid w:val="0058761F"/>
    <w:rsid w:val="0058786A"/>
    <w:rsid w:val="00587918"/>
    <w:rsid w:val="005879E4"/>
    <w:rsid w:val="00587D29"/>
    <w:rsid w:val="00587F2C"/>
    <w:rsid w:val="00590342"/>
    <w:rsid w:val="005904C8"/>
    <w:rsid w:val="00590630"/>
    <w:rsid w:val="00590B53"/>
    <w:rsid w:val="0059138B"/>
    <w:rsid w:val="005913A3"/>
    <w:rsid w:val="0059156D"/>
    <w:rsid w:val="0059188E"/>
    <w:rsid w:val="005918A8"/>
    <w:rsid w:val="005919D5"/>
    <w:rsid w:val="00591E4E"/>
    <w:rsid w:val="00591FBD"/>
    <w:rsid w:val="00592043"/>
    <w:rsid w:val="005923BB"/>
    <w:rsid w:val="00592558"/>
    <w:rsid w:val="00592673"/>
    <w:rsid w:val="00592959"/>
    <w:rsid w:val="00592B4A"/>
    <w:rsid w:val="00592BD2"/>
    <w:rsid w:val="00592CFD"/>
    <w:rsid w:val="00592E6F"/>
    <w:rsid w:val="00592EDB"/>
    <w:rsid w:val="00592F1D"/>
    <w:rsid w:val="00592FBF"/>
    <w:rsid w:val="00593A50"/>
    <w:rsid w:val="00594085"/>
    <w:rsid w:val="00594345"/>
    <w:rsid w:val="00594381"/>
    <w:rsid w:val="005947D8"/>
    <w:rsid w:val="0059493F"/>
    <w:rsid w:val="005949D4"/>
    <w:rsid w:val="00594A92"/>
    <w:rsid w:val="00594D79"/>
    <w:rsid w:val="00595047"/>
    <w:rsid w:val="00595359"/>
    <w:rsid w:val="005953BE"/>
    <w:rsid w:val="00595500"/>
    <w:rsid w:val="00595586"/>
    <w:rsid w:val="005956EA"/>
    <w:rsid w:val="005957E6"/>
    <w:rsid w:val="00595C03"/>
    <w:rsid w:val="00595EE1"/>
    <w:rsid w:val="0059692F"/>
    <w:rsid w:val="00596C66"/>
    <w:rsid w:val="00596D99"/>
    <w:rsid w:val="00596EE4"/>
    <w:rsid w:val="00596F9F"/>
    <w:rsid w:val="005974C3"/>
    <w:rsid w:val="005974DF"/>
    <w:rsid w:val="00597BC3"/>
    <w:rsid w:val="00597CAA"/>
    <w:rsid w:val="005A00E0"/>
    <w:rsid w:val="005A0151"/>
    <w:rsid w:val="005A0280"/>
    <w:rsid w:val="005A035D"/>
    <w:rsid w:val="005A06D5"/>
    <w:rsid w:val="005A0AA2"/>
    <w:rsid w:val="005A0B04"/>
    <w:rsid w:val="005A0B5D"/>
    <w:rsid w:val="005A0D68"/>
    <w:rsid w:val="005A1041"/>
    <w:rsid w:val="005A106B"/>
    <w:rsid w:val="005A122B"/>
    <w:rsid w:val="005A128A"/>
    <w:rsid w:val="005A16E0"/>
    <w:rsid w:val="005A179D"/>
    <w:rsid w:val="005A1902"/>
    <w:rsid w:val="005A1B5E"/>
    <w:rsid w:val="005A1F45"/>
    <w:rsid w:val="005A2081"/>
    <w:rsid w:val="005A2A1C"/>
    <w:rsid w:val="005A2A4E"/>
    <w:rsid w:val="005A32E9"/>
    <w:rsid w:val="005A3952"/>
    <w:rsid w:val="005A3AA4"/>
    <w:rsid w:val="005A3D6C"/>
    <w:rsid w:val="005A4163"/>
    <w:rsid w:val="005A42B6"/>
    <w:rsid w:val="005A43EB"/>
    <w:rsid w:val="005A4860"/>
    <w:rsid w:val="005A4C56"/>
    <w:rsid w:val="005A4D0B"/>
    <w:rsid w:val="005A4EE9"/>
    <w:rsid w:val="005A514D"/>
    <w:rsid w:val="005A5186"/>
    <w:rsid w:val="005A52A6"/>
    <w:rsid w:val="005A53A5"/>
    <w:rsid w:val="005A5563"/>
    <w:rsid w:val="005A587D"/>
    <w:rsid w:val="005A59B5"/>
    <w:rsid w:val="005A59BA"/>
    <w:rsid w:val="005A5A3D"/>
    <w:rsid w:val="005A5ADE"/>
    <w:rsid w:val="005A5DBD"/>
    <w:rsid w:val="005A5E20"/>
    <w:rsid w:val="005A62F8"/>
    <w:rsid w:val="005A640C"/>
    <w:rsid w:val="005A64FE"/>
    <w:rsid w:val="005A684B"/>
    <w:rsid w:val="005A6AD0"/>
    <w:rsid w:val="005A6B4D"/>
    <w:rsid w:val="005A6C46"/>
    <w:rsid w:val="005A6EC5"/>
    <w:rsid w:val="005A6F7C"/>
    <w:rsid w:val="005A6F82"/>
    <w:rsid w:val="005A707A"/>
    <w:rsid w:val="005A70E3"/>
    <w:rsid w:val="005A7D71"/>
    <w:rsid w:val="005A7FB7"/>
    <w:rsid w:val="005B0135"/>
    <w:rsid w:val="005B02C4"/>
    <w:rsid w:val="005B030F"/>
    <w:rsid w:val="005B04E2"/>
    <w:rsid w:val="005B05A4"/>
    <w:rsid w:val="005B0881"/>
    <w:rsid w:val="005B0998"/>
    <w:rsid w:val="005B0BC2"/>
    <w:rsid w:val="005B0C89"/>
    <w:rsid w:val="005B0D7B"/>
    <w:rsid w:val="005B0F08"/>
    <w:rsid w:val="005B129C"/>
    <w:rsid w:val="005B16D8"/>
    <w:rsid w:val="005B1EFA"/>
    <w:rsid w:val="005B1F66"/>
    <w:rsid w:val="005B2386"/>
    <w:rsid w:val="005B24B6"/>
    <w:rsid w:val="005B2505"/>
    <w:rsid w:val="005B2986"/>
    <w:rsid w:val="005B29FB"/>
    <w:rsid w:val="005B2BD0"/>
    <w:rsid w:val="005B2D84"/>
    <w:rsid w:val="005B2E4E"/>
    <w:rsid w:val="005B38A3"/>
    <w:rsid w:val="005B38B1"/>
    <w:rsid w:val="005B3FD9"/>
    <w:rsid w:val="005B42E8"/>
    <w:rsid w:val="005B43B8"/>
    <w:rsid w:val="005B462D"/>
    <w:rsid w:val="005B4700"/>
    <w:rsid w:val="005B48D2"/>
    <w:rsid w:val="005B4A2C"/>
    <w:rsid w:val="005B524E"/>
    <w:rsid w:val="005B55C5"/>
    <w:rsid w:val="005B5A33"/>
    <w:rsid w:val="005B5C62"/>
    <w:rsid w:val="005B65A6"/>
    <w:rsid w:val="005B65A9"/>
    <w:rsid w:val="005B6680"/>
    <w:rsid w:val="005B699A"/>
    <w:rsid w:val="005B6ABC"/>
    <w:rsid w:val="005B6B1E"/>
    <w:rsid w:val="005B6D8C"/>
    <w:rsid w:val="005B6D8E"/>
    <w:rsid w:val="005B6E9A"/>
    <w:rsid w:val="005B6F67"/>
    <w:rsid w:val="005B7067"/>
    <w:rsid w:val="005B768D"/>
    <w:rsid w:val="005B7B68"/>
    <w:rsid w:val="005B7D09"/>
    <w:rsid w:val="005C0007"/>
    <w:rsid w:val="005C00C1"/>
    <w:rsid w:val="005C011A"/>
    <w:rsid w:val="005C09EC"/>
    <w:rsid w:val="005C0C0C"/>
    <w:rsid w:val="005C106D"/>
    <w:rsid w:val="005C1847"/>
    <w:rsid w:val="005C1EFD"/>
    <w:rsid w:val="005C22D2"/>
    <w:rsid w:val="005C2ADF"/>
    <w:rsid w:val="005C2C72"/>
    <w:rsid w:val="005C37CA"/>
    <w:rsid w:val="005C3BB2"/>
    <w:rsid w:val="005C3D28"/>
    <w:rsid w:val="005C3E4A"/>
    <w:rsid w:val="005C3FDE"/>
    <w:rsid w:val="005C4152"/>
    <w:rsid w:val="005C4773"/>
    <w:rsid w:val="005C492A"/>
    <w:rsid w:val="005C4ACD"/>
    <w:rsid w:val="005C4BA6"/>
    <w:rsid w:val="005C4D87"/>
    <w:rsid w:val="005C51AC"/>
    <w:rsid w:val="005C5690"/>
    <w:rsid w:val="005C5749"/>
    <w:rsid w:val="005C5840"/>
    <w:rsid w:val="005C5B2F"/>
    <w:rsid w:val="005C5C07"/>
    <w:rsid w:val="005C5CB2"/>
    <w:rsid w:val="005C5CF8"/>
    <w:rsid w:val="005C628E"/>
    <w:rsid w:val="005C647C"/>
    <w:rsid w:val="005C661A"/>
    <w:rsid w:val="005C663A"/>
    <w:rsid w:val="005C696A"/>
    <w:rsid w:val="005C700F"/>
    <w:rsid w:val="005C7054"/>
    <w:rsid w:val="005C71D8"/>
    <w:rsid w:val="005C7290"/>
    <w:rsid w:val="005C72A5"/>
    <w:rsid w:val="005C74BF"/>
    <w:rsid w:val="005C7822"/>
    <w:rsid w:val="005C79A0"/>
    <w:rsid w:val="005C7C4C"/>
    <w:rsid w:val="005C7D11"/>
    <w:rsid w:val="005C7D17"/>
    <w:rsid w:val="005C7F63"/>
    <w:rsid w:val="005D0057"/>
    <w:rsid w:val="005D0161"/>
    <w:rsid w:val="005D0473"/>
    <w:rsid w:val="005D04C6"/>
    <w:rsid w:val="005D09A0"/>
    <w:rsid w:val="005D0A39"/>
    <w:rsid w:val="005D0BB1"/>
    <w:rsid w:val="005D0BFA"/>
    <w:rsid w:val="005D0E6E"/>
    <w:rsid w:val="005D0F5F"/>
    <w:rsid w:val="005D198C"/>
    <w:rsid w:val="005D19BE"/>
    <w:rsid w:val="005D1AA3"/>
    <w:rsid w:val="005D2346"/>
    <w:rsid w:val="005D256D"/>
    <w:rsid w:val="005D27E7"/>
    <w:rsid w:val="005D2904"/>
    <w:rsid w:val="005D2E77"/>
    <w:rsid w:val="005D2FAC"/>
    <w:rsid w:val="005D313B"/>
    <w:rsid w:val="005D3255"/>
    <w:rsid w:val="005D346A"/>
    <w:rsid w:val="005D34F7"/>
    <w:rsid w:val="005D37A1"/>
    <w:rsid w:val="005D3882"/>
    <w:rsid w:val="005D38FC"/>
    <w:rsid w:val="005D3CAE"/>
    <w:rsid w:val="005D3E2F"/>
    <w:rsid w:val="005D404D"/>
    <w:rsid w:val="005D4094"/>
    <w:rsid w:val="005D40CC"/>
    <w:rsid w:val="005D40EF"/>
    <w:rsid w:val="005D4185"/>
    <w:rsid w:val="005D4232"/>
    <w:rsid w:val="005D49AE"/>
    <w:rsid w:val="005D4C9C"/>
    <w:rsid w:val="005D5110"/>
    <w:rsid w:val="005D52C1"/>
    <w:rsid w:val="005D52C2"/>
    <w:rsid w:val="005D543A"/>
    <w:rsid w:val="005D5D00"/>
    <w:rsid w:val="005D663C"/>
    <w:rsid w:val="005D675D"/>
    <w:rsid w:val="005D6B71"/>
    <w:rsid w:val="005D6F02"/>
    <w:rsid w:val="005D733A"/>
    <w:rsid w:val="005D7490"/>
    <w:rsid w:val="005D75A1"/>
    <w:rsid w:val="005D77CC"/>
    <w:rsid w:val="005D7A6C"/>
    <w:rsid w:val="005D7AEC"/>
    <w:rsid w:val="005D7B64"/>
    <w:rsid w:val="005D7BFF"/>
    <w:rsid w:val="005D7EEF"/>
    <w:rsid w:val="005E0274"/>
    <w:rsid w:val="005E03FA"/>
    <w:rsid w:val="005E04EF"/>
    <w:rsid w:val="005E06A0"/>
    <w:rsid w:val="005E09C5"/>
    <w:rsid w:val="005E0A16"/>
    <w:rsid w:val="005E0CC4"/>
    <w:rsid w:val="005E0CEF"/>
    <w:rsid w:val="005E13BC"/>
    <w:rsid w:val="005E15A1"/>
    <w:rsid w:val="005E162D"/>
    <w:rsid w:val="005E1760"/>
    <w:rsid w:val="005E1A8C"/>
    <w:rsid w:val="005E1CCD"/>
    <w:rsid w:val="005E20B1"/>
    <w:rsid w:val="005E22FB"/>
    <w:rsid w:val="005E255A"/>
    <w:rsid w:val="005E26D2"/>
    <w:rsid w:val="005E2B06"/>
    <w:rsid w:val="005E2C22"/>
    <w:rsid w:val="005E2CCB"/>
    <w:rsid w:val="005E3159"/>
    <w:rsid w:val="005E31F1"/>
    <w:rsid w:val="005E322E"/>
    <w:rsid w:val="005E374C"/>
    <w:rsid w:val="005E37D9"/>
    <w:rsid w:val="005E3A96"/>
    <w:rsid w:val="005E3AD2"/>
    <w:rsid w:val="005E3C9D"/>
    <w:rsid w:val="005E3CB7"/>
    <w:rsid w:val="005E3ED9"/>
    <w:rsid w:val="005E41B3"/>
    <w:rsid w:val="005E47F7"/>
    <w:rsid w:val="005E4A61"/>
    <w:rsid w:val="005E4B97"/>
    <w:rsid w:val="005E506A"/>
    <w:rsid w:val="005E52F6"/>
    <w:rsid w:val="005E54DB"/>
    <w:rsid w:val="005E56E6"/>
    <w:rsid w:val="005E58C5"/>
    <w:rsid w:val="005E59BC"/>
    <w:rsid w:val="005E5A3A"/>
    <w:rsid w:val="005E6293"/>
    <w:rsid w:val="005E6335"/>
    <w:rsid w:val="005E6468"/>
    <w:rsid w:val="005E646A"/>
    <w:rsid w:val="005E69FD"/>
    <w:rsid w:val="005E6B42"/>
    <w:rsid w:val="005E6B56"/>
    <w:rsid w:val="005E6EE0"/>
    <w:rsid w:val="005E7072"/>
    <w:rsid w:val="005E7525"/>
    <w:rsid w:val="005E7527"/>
    <w:rsid w:val="005E7B6B"/>
    <w:rsid w:val="005F009C"/>
    <w:rsid w:val="005F0263"/>
    <w:rsid w:val="005F02EA"/>
    <w:rsid w:val="005F0471"/>
    <w:rsid w:val="005F04B8"/>
    <w:rsid w:val="005F073A"/>
    <w:rsid w:val="005F0C78"/>
    <w:rsid w:val="005F0E0F"/>
    <w:rsid w:val="005F0F1C"/>
    <w:rsid w:val="005F0F74"/>
    <w:rsid w:val="005F1072"/>
    <w:rsid w:val="005F1245"/>
    <w:rsid w:val="005F1438"/>
    <w:rsid w:val="005F172E"/>
    <w:rsid w:val="005F187C"/>
    <w:rsid w:val="005F23D9"/>
    <w:rsid w:val="005F2735"/>
    <w:rsid w:val="005F2778"/>
    <w:rsid w:val="005F2780"/>
    <w:rsid w:val="005F2B62"/>
    <w:rsid w:val="005F2D0B"/>
    <w:rsid w:val="005F2DC2"/>
    <w:rsid w:val="005F3172"/>
    <w:rsid w:val="005F3681"/>
    <w:rsid w:val="005F3C13"/>
    <w:rsid w:val="005F3DD2"/>
    <w:rsid w:val="005F46C5"/>
    <w:rsid w:val="005F4777"/>
    <w:rsid w:val="005F4AC3"/>
    <w:rsid w:val="005F4F21"/>
    <w:rsid w:val="005F526B"/>
    <w:rsid w:val="005F5828"/>
    <w:rsid w:val="005F5BF5"/>
    <w:rsid w:val="005F6288"/>
    <w:rsid w:val="005F6733"/>
    <w:rsid w:val="005F6A64"/>
    <w:rsid w:val="005F6AE3"/>
    <w:rsid w:val="005F6CD3"/>
    <w:rsid w:val="005F7005"/>
    <w:rsid w:val="005F7213"/>
    <w:rsid w:val="005F7447"/>
    <w:rsid w:val="005F75D7"/>
    <w:rsid w:val="005F7A2D"/>
    <w:rsid w:val="005F7C7A"/>
    <w:rsid w:val="005F7F79"/>
    <w:rsid w:val="0060000C"/>
    <w:rsid w:val="00600291"/>
    <w:rsid w:val="0060044E"/>
    <w:rsid w:val="00600684"/>
    <w:rsid w:val="00600CC2"/>
    <w:rsid w:val="00601013"/>
    <w:rsid w:val="006011AB"/>
    <w:rsid w:val="00601875"/>
    <w:rsid w:val="00601993"/>
    <w:rsid w:val="00601CA6"/>
    <w:rsid w:val="00601EB9"/>
    <w:rsid w:val="00601F44"/>
    <w:rsid w:val="00602172"/>
    <w:rsid w:val="006021CB"/>
    <w:rsid w:val="0060266C"/>
    <w:rsid w:val="006027D6"/>
    <w:rsid w:val="0060297A"/>
    <w:rsid w:val="006029C6"/>
    <w:rsid w:val="00602A05"/>
    <w:rsid w:val="00602A2A"/>
    <w:rsid w:val="00602FD0"/>
    <w:rsid w:val="0060319B"/>
    <w:rsid w:val="00603387"/>
    <w:rsid w:val="006033F9"/>
    <w:rsid w:val="006034DF"/>
    <w:rsid w:val="0060385B"/>
    <w:rsid w:val="00603A0F"/>
    <w:rsid w:val="00603AD8"/>
    <w:rsid w:val="00603B70"/>
    <w:rsid w:val="00603B9D"/>
    <w:rsid w:val="00603CF7"/>
    <w:rsid w:val="00603E01"/>
    <w:rsid w:val="00604261"/>
    <w:rsid w:val="006042FA"/>
    <w:rsid w:val="006045CA"/>
    <w:rsid w:val="00604A6E"/>
    <w:rsid w:val="00604C8D"/>
    <w:rsid w:val="00604CCA"/>
    <w:rsid w:val="00605406"/>
    <w:rsid w:val="006056B8"/>
    <w:rsid w:val="0060593D"/>
    <w:rsid w:val="00605B43"/>
    <w:rsid w:val="006062DA"/>
    <w:rsid w:val="006064F2"/>
    <w:rsid w:val="006069AC"/>
    <w:rsid w:val="006069ED"/>
    <w:rsid w:val="00606CCD"/>
    <w:rsid w:val="00607246"/>
    <w:rsid w:val="00607282"/>
    <w:rsid w:val="0060735F"/>
    <w:rsid w:val="00607996"/>
    <w:rsid w:val="00607B83"/>
    <w:rsid w:val="00607BBD"/>
    <w:rsid w:val="00607E12"/>
    <w:rsid w:val="00607E72"/>
    <w:rsid w:val="006104F6"/>
    <w:rsid w:val="006106A7"/>
    <w:rsid w:val="00610A73"/>
    <w:rsid w:val="00610D90"/>
    <w:rsid w:val="00610DA5"/>
    <w:rsid w:val="006113B6"/>
    <w:rsid w:val="0061172A"/>
    <w:rsid w:val="00611D06"/>
    <w:rsid w:val="00611D0B"/>
    <w:rsid w:val="00611E77"/>
    <w:rsid w:val="00612162"/>
    <w:rsid w:val="00612485"/>
    <w:rsid w:val="00612999"/>
    <w:rsid w:val="00612E24"/>
    <w:rsid w:val="00613148"/>
    <w:rsid w:val="006134AA"/>
    <w:rsid w:val="00613504"/>
    <w:rsid w:val="00613628"/>
    <w:rsid w:val="0061365C"/>
    <w:rsid w:val="006137DE"/>
    <w:rsid w:val="00613CB8"/>
    <w:rsid w:val="00613CFC"/>
    <w:rsid w:val="00613D9F"/>
    <w:rsid w:val="00614101"/>
    <w:rsid w:val="006142BA"/>
    <w:rsid w:val="00614335"/>
    <w:rsid w:val="006144C2"/>
    <w:rsid w:val="00614B47"/>
    <w:rsid w:val="00614D72"/>
    <w:rsid w:val="00614FB7"/>
    <w:rsid w:val="006155F9"/>
    <w:rsid w:val="006156A8"/>
    <w:rsid w:val="00615960"/>
    <w:rsid w:val="00615AC8"/>
    <w:rsid w:val="00615BC2"/>
    <w:rsid w:val="00615CB9"/>
    <w:rsid w:val="00615FA4"/>
    <w:rsid w:val="006160C2"/>
    <w:rsid w:val="00616158"/>
    <w:rsid w:val="006163C0"/>
    <w:rsid w:val="00616B7D"/>
    <w:rsid w:val="00616BF7"/>
    <w:rsid w:val="00616DBE"/>
    <w:rsid w:val="00616F77"/>
    <w:rsid w:val="00616FE8"/>
    <w:rsid w:val="00617609"/>
    <w:rsid w:val="006176C7"/>
    <w:rsid w:val="0061775D"/>
    <w:rsid w:val="00617764"/>
    <w:rsid w:val="00617AE2"/>
    <w:rsid w:val="00617BF7"/>
    <w:rsid w:val="00617C80"/>
    <w:rsid w:val="00617CA2"/>
    <w:rsid w:val="00617EB3"/>
    <w:rsid w:val="0062023D"/>
    <w:rsid w:val="006205BB"/>
    <w:rsid w:val="0062089D"/>
    <w:rsid w:val="006211B4"/>
    <w:rsid w:val="0062149D"/>
    <w:rsid w:val="006214A4"/>
    <w:rsid w:val="00621766"/>
    <w:rsid w:val="00621B05"/>
    <w:rsid w:val="00621CF4"/>
    <w:rsid w:val="00622216"/>
    <w:rsid w:val="006224A8"/>
    <w:rsid w:val="0062263A"/>
    <w:rsid w:val="00622950"/>
    <w:rsid w:val="006229DC"/>
    <w:rsid w:val="00622D28"/>
    <w:rsid w:val="006230E0"/>
    <w:rsid w:val="006231B8"/>
    <w:rsid w:val="00623847"/>
    <w:rsid w:val="006239D5"/>
    <w:rsid w:val="00623BB8"/>
    <w:rsid w:val="00623D0F"/>
    <w:rsid w:val="00623D41"/>
    <w:rsid w:val="00623F78"/>
    <w:rsid w:val="0062493A"/>
    <w:rsid w:val="00624C6D"/>
    <w:rsid w:val="00624E22"/>
    <w:rsid w:val="006250CD"/>
    <w:rsid w:val="0062525F"/>
    <w:rsid w:val="006254AE"/>
    <w:rsid w:val="00625532"/>
    <w:rsid w:val="00625E5D"/>
    <w:rsid w:val="006262AB"/>
    <w:rsid w:val="00626308"/>
    <w:rsid w:val="00626522"/>
    <w:rsid w:val="006269E2"/>
    <w:rsid w:val="00626E15"/>
    <w:rsid w:val="00626F1A"/>
    <w:rsid w:val="006273AB"/>
    <w:rsid w:val="00627EB0"/>
    <w:rsid w:val="006301B3"/>
    <w:rsid w:val="006303B5"/>
    <w:rsid w:val="0063041E"/>
    <w:rsid w:val="00630431"/>
    <w:rsid w:val="006304D9"/>
    <w:rsid w:val="00630B10"/>
    <w:rsid w:val="00630F35"/>
    <w:rsid w:val="006310F2"/>
    <w:rsid w:val="006310F7"/>
    <w:rsid w:val="0063115C"/>
    <w:rsid w:val="006311A4"/>
    <w:rsid w:val="006313F5"/>
    <w:rsid w:val="00631515"/>
    <w:rsid w:val="006315D6"/>
    <w:rsid w:val="0063187F"/>
    <w:rsid w:val="00631A21"/>
    <w:rsid w:val="00631B16"/>
    <w:rsid w:val="00631F01"/>
    <w:rsid w:val="006322E0"/>
    <w:rsid w:val="00632312"/>
    <w:rsid w:val="0063238C"/>
    <w:rsid w:val="006323AE"/>
    <w:rsid w:val="006327BB"/>
    <w:rsid w:val="00632AFC"/>
    <w:rsid w:val="00633336"/>
    <w:rsid w:val="006338AE"/>
    <w:rsid w:val="00633FE0"/>
    <w:rsid w:val="0063453B"/>
    <w:rsid w:val="006347E6"/>
    <w:rsid w:val="00634987"/>
    <w:rsid w:val="006349CB"/>
    <w:rsid w:val="00634B44"/>
    <w:rsid w:val="00634C12"/>
    <w:rsid w:val="00634C90"/>
    <w:rsid w:val="00634F3C"/>
    <w:rsid w:val="006350FC"/>
    <w:rsid w:val="00635261"/>
    <w:rsid w:val="0063534B"/>
    <w:rsid w:val="0063552B"/>
    <w:rsid w:val="006356BF"/>
    <w:rsid w:val="00635792"/>
    <w:rsid w:val="00635CE8"/>
    <w:rsid w:val="006361F3"/>
    <w:rsid w:val="00636CD5"/>
    <w:rsid w:val="00636D16"/>
    <w:rsid w:val="00636E3D"/>
    <w:rsid w:val="00636F35"/>
    <w:rsid w:val="0063700C"/>
    <w:rsid w:val="0063740B"/>
    <w:rsid w:val="0063740D"/>
    <w:rsid w:val="00637689"/>
    <w:rsid w:val="006378D1"/>
    <w:rsid w:val="00637D56"/>
    <w:rsid w:val="0064032A"/>
    <w:rsid w:val="0064032B"/>
    <w:rsid w:val="006403C3"/>
    <w:rsid w:val="0064064E"/>
    <w:rsid w:val="0064067E"/>
    <w:rsid w:val="006409A5"/>
    <w:rsid w:val="006409EA"/>
    <w:rsid w:val="00640A72"/>
    <w:rsid w:val="00640A95"/>
    <w:rsid w:val="00640AE5"/>
    <w:rsid w:val="00640CDE"/>
    <w:rsid w:val="00640E7D"/>
    <w:rsid w:val="00641006"/>
    <w:rsid w:val="00641344"/>
    <w:rsid w:val="00641485"/>
    <w:rsid w:val="00641A34"/>
    <w:rsid w:val="00641AFB"/>
    <w:rsid w:val="00641BD9"/>
    <w:rsid w:val="00641E06"/>
    <w:rsid w:val="0064201A"/>
    <w:rsid w:val="00642038"/>
    <w:rsid w:val="00642199"/>
    <w:rsid w:val="00642337"/>
    <w:rsid w:val="006423C8"/>
    <w:rsid w:val="0064261A"/>
    <w:rsid w:val="00642BA6"/>
    <w:rsid w:val="00642C70"/>
    <w:rsid w:val="00642E08"/>
    <w:rsid w:val="00643194"/>
    <w:rsid w:val="006431DD"/>
    <w:rsid w:val="006432C3"/>
    <w:rsid w:val="006433D0"/>
    <w:rsid w:val="006435E5"/>
    <w:rsid w:val="00643B1D"/>
    <w:rsid w:val="00643B8D"/>
    <w:rsid w:val="006444B8"/>
    <w:rsid w:val="006444F3"/>
    <w:rsid w:val="0064456B"/>
    <w:rsid w:val="006445C7"/>
    <w:rsid w:val="006446DB"/>
    <w:rsid w:val="00644830"/>
    <w:rsid w:val="00644AA5"/>
    <w:rsid w:val="00644AD4"/>
    <w:rsid w:val="00644BCF"/>
    <w:rsid w:val="00644CEF"/>
    <w:rsid w:val="00644EFA"/>
    <w:rsid w:val="006452B2"/>
    <w:rsid w:val="006458F2"/>
    <w:rsid w:val="0064595C"/>
    <w:rsid w:val="00645B8F"/>
    <w:rsid w:val="00645CE0"/>
    <w:rsid w:val="00645D36"/>
    <w:rsid w:val="006461D6"/>
    <w:rsid w:val="006467F5"/>
    <w:rsid w:val="00646922"/>
    <w:rsid w:val="00646A6D"/>
    <w:rsid w:val="00646C15"/>
    <w:rsid w:val="00646C74"/>
    <w:rsid w:val="00646D84"/>
    <w:rsid w:val="00647078"/>
    <w:rsid w:val="0064724B"/>
    <w:rsid w:val="006475DB"/>
    <w:rsid w:val="00647609"/>
    <w:rsid w:val="00647926"/>
    <w:rsid w:val="00647A50"/>
    <w:rsid w:val="00647DE3"/>
    <w:rsid w:val="0065000F"/>
    <w:rsid w:val="00650273"/>
    <w:rsid w:val="0065030E"/>
    <w:rsid w:val="00650456"/>
    <w:rsid w:val="00650516"/>
    <w:rsid w:val="0065089D"/>
    <w:rsid w:val="00650CB6"/>
    <w:rsid w:val="00650D33"/>
    <w:rsid w:val="00650FE4"/>
    <w:rsid w:val="006511DE"/>
    <w:rsid w:val="00651A47"/>
    <w:rsid w:val="006526E9"/>
    <w:rsid w:val="00652807"/>
    <w:rsid w:val="00652853"/>
    <w:rsid w:val="006528DF"/>
    <w:rsid w:val="0065295E"/>
    <w:rsid w:val="00652DDB"/>
    <w:rsid w:val="0065322A"/>
    <w:rsid w:val="00653531"/>
    <w:rsid w:val="00653E80"/>
    <w:rsid w:val="00654111"/>
    <w:rsid w:val="00654570"/>
    <w:rsid w:val="0065467E"/>
    <w:rsid w:val="006546AE"/>
    <w:rsid w:val="00655510"/>
    <w:rsid w:val="006555AF"/>
    <w:rsid w:val="006558E5"/>
    <w:rsid w:val="00655D46"/>
    <w:rsid w:val="00655F2E"/>
    <w:rsid w:val="0065624E"/>
    <w:rsid w:val="006568A1"/>
    <w:rsid w:val="00656A40"/>
    <w:rsid w:val="00656D7C"/>
    <w:rsid w:val="00656E67"/>
    <w:rsid w:val="006571E4"/>
    <w:rsid w:val="006571FB"/>
    <w:rsid w:val="006574E8"/>
    <w:rsid w:val="006576CF"/>
    <w:rsid w:val="0065779D"/>
    <w:rsid w:val="006577AA"/>
    <w:rsid w:val="006578EA"/>
    <w:rsid w:val="006579B2"/>
    <w:rsid w:val="00657BF0"/>
    <w:rsid w:val="00660227"/>
    <w:rsid w:val="00660242"/>
    <w:rsid w:val="00660585"/>
    <w:rsid w:val="006608E8"/>
    <w:rsid w:val="00660E1C"/>
    <w:rsid w:val="00661499"/>
    <w:rsid w:val="0066150E"/>
    <w:rsid w:val="00661AC2"/>
    <w:rsid w:val="00661D52"/>
    <w:rsid w:val="0066219B"/>
    <w:rsid w:val="0066226A"/>
    <w:rsid w:val="00662332"/>
    <w:rsid w:val="00662683"/>
    <w:rsid w:val="006630BC"/>
    <w:rsid w:val="00663141"/>
    <w:rsid w:val="00663181"/>
    <w:rsid w:val="0066342E"/>
    <w:rsid w:val="006638B2"/>
    <w:rsid w:val="0066429E"/>
    <w:rsid w:val="006643A1"/>
    <w:rsid w:val="0066458E"/>
    <w:rsid w:val="00664673"/>
    <w:rsid w:val="006647CD"/>
    <w:rsid w:val="00664A6C"/>
    <w:rsid w:val="00664B2E"/>
    <w:rsid w:val="00664B90"/>
    <w:rsid w:val="006651BD"/>
    <w:rsid w:val="0066533C"/>
    <w:rsid w:val="00665495"/>
    <w:rsid w:val="00665A82"/>
    <w:rsid w:val="00665CA5"/>
    <w:rsid w:val="00665D92"/>
    <w:rsid w:val="00665F04"/>
    <w:rsid w:val="0066619A"/>
    <w:rsid w:val="006661EE"/>
    <w:rsid w:val="00666382"/>
    <w:rsid w:val="00666763"/>
    <w:rsid w:val="00666AE8"/>
    <w:rsid w:val="00666EE3"/>
    <w:rsid w:val="0066707B"/>
    <w:rsid w:val="0066717F"/>
    <w:rsid w:val="0066758F"/>
    <w:rsid w:val="00667624"/>
    <w:rsid w:val="006678E4"/>
    <w:rsid w:val="00667997"/>
    <w:rsid w:val="006679ED"/>
    <w:rsid w:val="00667CAE"/>
    <w:rsid w:val="00667F6E"/>
    <w:rsid w:val="00670004"/>
    <w:rsid w:val="006701DE"/>
    <w:rsid w:val="00670325"/>
    <w:rsid w:val="00670352"/>
    <w:rsid w:val="006704A6"/>
    <w:rsid w:val="0067085A"/>
    <w:rsid w:val="00670F84"/>
    <w:rsid w:val="00670FC6"/>
    <w:rsid w:val="00671272"/>
    <w:rsid w:val="006717F6"/>
    <w:rsid w:val="006718EB"/>
    <w:rsid w:val="0067196F"/>
    <w:rsid w:val="006719E8"/>
    <w:rsid w:val="00671A9E"/>
    <w:rsid w:val="00671D9C"/>
    <w:rsid w:val="00671DA2"/>
    <w:rsid w:val="00671DCD"/>
    <w:rsid w:val="00671F2F"/>
    <w:rsid w:val="00671FB1"/>
    <w:rsid w:val="00672049"/>
    <w:rsid w:val="006721C4"/>
    <w:rsid w:val="006721E4"/>
    <w:rsid w:val="006721FC"/>
    <w:rsid w:val="00672249"/>
    <w:rsid w:val="00672355"/>
    <w:rsid w:val="0067259D"/>
    <w:rsid w:val="00672956"/>
    <w:rsid w:val="00672A06"/>
    <w:rsid w:val="00672E9E"/>
    <w:rsid w:val="00673338"/>
    <w:rsid w:val="006734B8"/>
    <w:rsid w:val="006734E8"/>
    <w:rsid w:val="00673887"/>
    <w:rsid w:val="00673B38"/>
    <w:rsid w:val="00673ED3"/>
    <w:rsid w:val="006743F9"/>
    <w:rsid w:val="006744B0"/>
    <w:rsid w:val="006747D4"/>
    <w:rsid w:val="006749D5"/>
    <w:rsid w:val="00674CAF"/>
    <w:rsid w:val="00674DAF"/>
    <w:rsid w:val="006757EA"/>
    <w:rsid w:val="00675CB8"/>
    <w:rsid w:val="00675E31"/>
    <w:rsid w:val="00675EDD"/>
    <w:rsid w:val="006761A9"/>
    <w:rsid w:val="00676C1F"/>
    <w:rsid w:val="00676DB2"/>
    <w:rsid w:val="00676F71"/>
    <w:rsid w:val="0067753F"/>
    <w:rsid w:val="00677601"/>
    <w:rsid w:val="0067768C"/>
    <w:rsid w:val="0067775C"/>
    <w:rsid w:val="0067785A"/>
    <w:rsid w:val="00677BC6"/>
    <w:rsid w:val="00680056"/>
    <w:rsid w:val="006800E9"/>
    <w:rsid w:val="00680285"/>
    <w:rsid w:val="00680598"/>
    <w:rsid w:val="006807D1"/>
    <w:rsid w:val="00680AF1"/>
    <w:rsid w:val="00680DA8"/>
    <w:rsid w:val="00680F13"/>
    <w:rsid w:val="0068129A"/>
    <w:rsid w:val="0068137B"/>
    <w:rsid w:val="006813F2"/>
    <w:rsid w:val="006814EE"/>
    <w:rsid w:val="00681755"/>
    <w:rsid w:val="00681B04"/>
    <w:rsid w:val="00681E02"/>
    <w:rsid w:val="0068201A"/>
    <w:rsid w:val="00682260"/>
    <w:rsid w:val="00682345"/>
    <w:rsid w:val="0068269E"/>
    <w:rsid w:val="0068283A"/>
    <w:rsid w:val="00682915"/>
    <w:rsid w:val="00682AD2"/>
    <w:rsid w:val="00682C4C"/>
    <w:rsid w:val="00682CFB"/>
    <w:rsid w:val="00682ECB"/>
    <w:rsid w:val="00682EDD"/>
    <w:rsid w:val="006831F5"/>
    <w:rsid w:val="00683230"/>
    <w:rsid w:val="006835A9"/>
    <w:rsid w:val="00683741"/>
    <w:rsid w:val="00683BB9"/>
    <w:rsid w:val="00683EC8"/>
    <w:rsid w:val="006841B8"/>
    <w:rsid w:val="0068423C"/>
    <w:rsid w:val="0068426B"/>
    <w:rsid w:val="00684778"/>
    <w:rsid w:val="006855B1"/>
    <w:rsid w:val="00685710"/>
    <w:rsid w:val="0068582B"/>
    <w:rsid w:val="00685BB7"/>
    <w:rsid w:val="00685EB7"/>
    <w:rsid w:val="006861F5"/>
    <w:rsid w:val="006864CE"/>
    <w:rsid w:val="00686763"/>
    <w:rsid w:val="00686A9B"/>
    <w:rsid w:val="00686EC4"/>
    <w:rsid w:val="00687472"/>
    <w:rsid w:val="00687BE9"/>
    <w:rsid w:val="00687C67"/>
    <w:rsid w:val="006901B3"/>
    <w:rsid w:val="00690317"/>
    <w:rsid w:val="00690611"/>
    <w:rsid w:val="00690693"/>
    <w:rsid w:val="006907D7"/>
    <w:rsid w:val="006907E3"/>
    <w:rsid w:val="006913EC"/>
    <w:rsid w:val="006914D8"/>
    <w:rsid w:val="006914F3"/>
    <w:rsid w:val="006916DF"/>
    <w:rsid w:val="006919DF"/>
    <w:rsid w:val="00691B75"/>
    <w:rsid w:val="00691CDA"/>
    <w:rsid w:val="00691D13"/>
    <w:rsid w:val="00691E99"/>
    <w:rsid w:val="006920B6"/>
    <w:rsid w:val="00692106"/>
    <w:rsid w:val="00692136"/>
    <w:rsid w:val="0069225A"/>
    <w:rsid w:val="0069225F"/>
    <w:rsid w:val="00693272"/>
    <w:rsid w:val="0069351C"/>
    <w:rsid w:val="006935B1"/>
    <w:rsid w:val="00693BA5"/>
    <w:rsid w:val="00693DED"/>
    <w:rsid w:val="00693E81"/>
    <w:rsid w:val="006942E5"/>
    <w:rsid w:val="00694394"/>
    <w:rsid w:val="006945E2"/>
    <w:rsid w:val="00694928"/>
    <w:rsid w:val="006959E2"/>
    <w:rsid w:val="00695BFB"/>
    <w:rsid w:val="00695E2B"/>
    <w:rsid w:val="00695F8E"/>
    <w:rsid w:val="00695FE5"/>
    <w:rsid w:val="00696102"/>
    <w:rsid w:val="006966A5"/>
    <w:rsid w:val="00696C3C"/>
    <w:rsid w:val="00696CDD"/>
    <w:rsid w:val="00696E34"/>
    <w:rsid w:val="0069768A"/>
    <w:rsid w:val="006976B4"/>
    <w:rsid w:val="00697D33"/>
    <w:rsid w:val="00697E0D"/>
    <w:rsid w:val="00697E22"/>
    <w:rsid w:val="00697F2D"/>
    <w:rsid w:val="006A0040"/>
    <w:rsid w:val="006A010C"/>
    <w:rsid w:val="006A03A5"/>
    <w:rsid w:val="006A0808"/>
    <w:rsid w:val="006A0A41"/>
    <w:rsid w:val="006A0AA2"/>
    <w:rsid w:val="006A0BDD"/>
    <w:rsid w:val="006A0C86"/>
    <w:rsid w:val="006A0CA9"/>
    <w:rsid w:val="006A1372"/>
    <w:rsid w:val="006A16D5"/>
    <w:rsid w:val="006A1778"/>
    <w:rsid w:val="006A1A39"/>
    <w:rsid w:val="006A1B99"/>
    <w:rsid w:val="006A1E75"/>
    <w:rsid w:val="006A1F3E"/>
    <w:rsid w:val="006A202E"/>
    <w:rsid w:val="006A28D7"/>
    <w:rsid w:val="006A2C9F"/>
    <w:rsid w:val="006A2DE7"/>
    <w:rsid w:val="006A30E9"/>
    <w:rsid w:val="006A3400"/>
    <w:rsid w:val="006A342F"/>
    <w:rsid w:val="006A374D"/>
    <w:rsid w:val="006A402C"/>
    <w:rsid w:val="006A4137"/>
    <w:rsid w:val="006A429A"/>
    <w:rsid w:val="006A4352"/>
    <w:rsid w:val="006A4C01"/>
    <w:rsid w:val="006A4C88"/>
    <w:rsid w:val="006A4F01"/>
    <w:rsid w:val="006A4F2B"/>
    <w:rsid w:val="006A4F79"/>
    <w:rsid w:val="006A5007"/>
    <w:rsid w:val="006A52F4"/>
    <w:rsid w:val="006A53B0"/>
    <w:rsid w:val="006A59B9"/>
    <w:rsid w:val="006A5C18"/>
    <w:rsid w:val="006A64D9"/>
    <w:rsid w:val="006A6919"/>
    <w:rsid w:val="006A6ADD"/>
    <w:rsid w:val="006A7342"/>
    <w:rsid w:val="006A79CA"/>
    <w:rsid w:val="006A79DD"/>
    <w:rsid w:val="006A7A08"/>
    <w:rsid w:val="006A7B8C"/>
    <w:rsid w:val="006A7CF9"/>
    <w:rsid w:val="006B0073"/>
    <w:rsid w:val="006B00F8"/>
    <w:rsid w:val="006B013B"/>
    <w:rsid w:val="006B017F"/>
    <w:rsid w:val="006B03E7"/>
    <w:rsid w:val="006B0409"/>
    <w:rsid w:val="006B06E7"/>
    <w:rsid w:val="006B08F9"/>
    <w:rsid w:val="006B0BA9"/>
    <w:rsid w:val="006B128D"/>
    <w:rsid w:val="006B168D"/>
    <w:rsid w:val="006B1723"/>
    <w:rsid w:val="006B1792"/>
    <w:rsid w:val="006B1853"/>
    <w:rsid w:val="006B1A0E"/>
    <w:rsid w:val="006B1D22"/>
    <w:rsid w:val="006B1FDB"/>
    <w:rsid w:val="006B20E9"/>
    <w:rsid w:val="006B21DB"/>
    <w:rsid w:val="006B25AF"/>
    <w:rsid w:val="006B2628"/>
    <w:rsid w:val="006B27BD"/>
    <w:rsid w:val="006B2FE2"/>
    <w:rsid w:val="006B324F"/>
    <w:rsid w:val="006B3754"/>
    <w:rsid w:val="006B3ADF"/>
    <w:rsid w:val="006B3B9A"/>
    <w:rsid w:val="006B473C"/>
    <w:rsid w:val="006B473D"/>
    <w:rsid w:val="006B476D"/>
    <w:rsid w:val="006B4A86"/>
    <w:rsid w:val="006B4ED8"/>
    <w:rsid w:val="006B56D0"/>
    <w:rsid w:val="006B5772"/>
    <w:rsid w:val="006B5A78"/>
    <w:rsid w:val="006B5C7D"/>
    <w:rsid w:val="006B5DEB"/>
    <w:rsid w:val="006B688A"/>
    <w:rsid w:val="006B6B8F"/>
    <w:rsid w:val="006B6FC6"/>
    <w:rsid w:val="006B7086"/>
    <w:rsid w:val="006B7156"/>
    <w:rsid w:val="006B761F"/>
    <w:rsid w:val="006B795F"/>
    <w:rsid w:val="006B7A4B"/>
    <w:rsid w:val="006B7ABC"/>
    <w:rsid w:val="006B7B2F"/>
    <w:rsid w:val="006B7C44"/>
    <w:rsid w:val="006B7C85"/>
    <w:rsid w:val="006C029C"/>
    <w:rsid w:val="006C0364"/>
    <w:rsid w:val="006C04DD"/>
    <w:rsid w:val="006C05C7"/>
    <w:rsid w:val="006C0635"/>
    <w:rsid w:val="006C0982"/>
    <w:rsid w:val="006C0C27"/>
    <w:rsid w:val="006C0D5D"/>
    <w:rsid w:val="006C0EFE"/>
    <w:rsid w:val="006C1389"/>
    <w:rsid w:val="006C1490"/>
    <w:rsid w:val="006C1A85"/>
    <w:rsid w:val="006C1D78"/>
    <w:rsid w:val="006C2083"/>
    <w:rsid w:val="006C25E6"/>
    <w:rsid w:val="006C2669"/>
    <w:rsid w:val="006C2912"/>
    <w:rsid w:val="006C29EA"/>
    <w:rsid w:val="006C2AFE"/>
    <w:rsid w:val="006C306E"/>
    <w:rsid w:val="006C36B8"/>
    <w:rsid w:val="006C3A9D"/>
    <w:rsid w:val="006C3BAF"/>
    <w:rsid w:val="006C4061"/>
    <w:rsid w:val="006C41F1"/>
    <w:rsid w:val="006C4453"/>
    <w:rsid w:val="006C4711"/>
    <w:rsid w:val="006C480D"/>
    <w:rsid w:val="006C495C"/>
    <w:rsid w:val="006C4E7D"/>
    <w:rsid w:val="006C4EFE"/>
    <w:rsid w:val="006C4FE2"/>
    <w:rsid w:val="006C59B3"/>
    <w:rsid w:val="006C5A4D"/>
    <w:rsid w:val="006C61E8"/>
    <w:rsid w:val="006C656D"/>
    <w:rsid w:val="006C6730"/>
    <w:rsid w:val="006C6987"/>
    <w:rsid w:val="006C6D85"/>
    <w:rsid w:val="006C6DBC"/>
    <w:rsid w:val="006C71F7"/>
    <w:rsid w:val="006C74D6"/>
    <w:rsid w:val="006C75B0"/>
    <w:rsid w:val="006C75E4"/>
    <w:rsid w:val="006C773C"/>
    <w:rsid w:val="006C7978"/>
    <w:rsid w:val="006C7B5C"/>
    <w:rsid w:val="006C7EE8"/>
    <w:rsid w:val="006C7F91"/>
    <w:rsid w:val="006D0064"/>
    <w:rsid w:val="006D0270"/>
    <w:rsid w:val="006D0326"/>
    <w:rsid w:val="006D07A8"/>
    <w:rsid w:val="006D097D"/>
    <w:rsid w:val="006D09C0"/>
    <w:rsid w:val="006D0A2B"/>
    <w:rsid w:val="006D0CCA"/>
    <w:rsid w:val="006D0D90"/>
    <w:rsid w:val="006D0DAD"/>
    <w:rsid w:val="006D10D2"/>
    <w:rsid w:val="006D11E0"/>
    <w:rsid w:val="006D14FD"/>
    <w:rsid w:val="006D1F2E"/>
    <w:rsid w:val="006D2229"/>
    <w:rsid w:val="006D22A1"/>
    <w:rsid w:val="006D22F2"/>
    <w:rsid w:val="006D232F"/>
    <w:rsid w:val="006D234C"/>
    <w:rsid w:val="006D253B"/>
    <w:rsid w:val="006D26BC"/>
    <w:rsid w:val="006D2947"/>
    <w:rsid w:val="006D2B82"/>
    <w:rsid w:val="006D2B8F"/>
    <w:rsid w:val="006D2BDD"/>
    <w:rsid w:val="006D2C4E"/>
    <w:rsid w:val="006D2F5E"/>
    <w:rsid w:val="006D2FA5"/>
    <w:rsid w:val="006D326D"/>
    <w:rsid w:val="006D34F6"/>
    <w:rsid w:val="006D3A7B"/>
    <w:rsid w:val="006D3B37"/>
    <w:rsid w:val="006D3C41"/>
    <w:rsid w:val="006D4114"/>
    <w:rsid w:val="006D4272"/>
    <w:rsid w:val="006D44E9"/>
    <w:rsid w:val="006D476D"/>
    <w:rsid w:val="006D4783"/>
    <w:rsid w:val="006D49F5"/>
    <w:rsid w:val="006D4C72"/>
    <w:rsid w:val="006D50DA"/>
    <w:rsid w:val="006D51D8"/>
    <w:rsid w:val="006D53E8"/>
    <w:rsid w:val="006D59F7"/>
    <w:rsid w:val="006D5DA9"/>
    <w:rsid w:val="006D5F20"/>
    <w:rsid w:val="006D6F0E"/>
    <w:rsid w:val="006D724D"/>
    <w:rsid w:val="006D7731"/>
    <w:rsid w:val="006D77AB"/>
    <w:rsid w:val="006D7A55"/>
    <w:rsid w:val="006D7B83"/>
    <w:rsid w:val="006D7BB0"/>
    <w:rsid w:val="006D7D4B"/>
    <w:rsid w:val="006D7D6C"/>
    <w:rsid w:val="006D7DC3"/>
    <w:rsid w:val="006D7E45"/>
    <w:rsid w:val="006E0229"/>
    <w:rsid w:val="006E095B"/>
    <w:rsid w:val="006E09D0"/>
    <w:rsid w:val="006E0AE2"/>
    <w:rsid w:val="006E0AEB"/>
    <w:rsid w:val="006E0C84"/>
    <w:rsid w:val="006E0D4F"/>
    <w:rsid w:val="006E107E"/>
    <w:rsid w:val="006E110B"/>
    <w:rsid w:val="006E153F"/>
    <w:rsid w:val="006E1764"/>
    <w:rsid w:val="006E17D6"/>
    <w:rsid w:val="006E17EF"/>
    <w:rsid w:val="006E1887"/>
    <w:rsid w:val="006E18E9"/>
    <w:rsid w:val="006E1C00"/>
    <w:rsid w:val="006E1F18"/>
    <w:rsid w:val="006E23B2"/>
    <w:rsid w:val="006E2EF9"/>
    <w:rsid w:val="006E2F48"/>
    <w:rsid w:val="006E324F"/>
    <w:rsid w:val="006E36D8"/>
    <w:rsid w:val="006E36F5"/>
    <w:rsid w:val="006E38D7"/>
    <w:rsid w:val="006E3910"/>
    <w:rsid w:val="006E3AE6"/>
    <w:rsid w:val="006E3D7D"/>
    <w:rsid w:val="006E3DC4"/>
    <w:rsid w:val="006E3E07"/>
    <w:rsid w:val="006E409C"/>
    <w:rsid w:val="006E43D5"/>
    <w:rsid w:val="006E444B"/>
    <w:rsid w:val="006E47DB"/>
    <w:rsid w:val="006E4BD8"/>
    <w:rsid w:val="006E4C61"/>
    <w:rsid w:val="006E4F49"/>
    <w:rsid w:val="006E5020"/>
    <w:rsid w:val="006E5155"/>
    <w:rsid w:val="006E519D"/>
    <w:rsid w:val="006E55F4"/>
    <w:rsid w:val="006E5875"/>
    <w:rsid w:val="006E5EB7"/>
    <w:rsid w:val="006E60A1"/>
    <w:rsid w:val="006E6134"/>
    <w:rsid w:val="006E62C2"/>
    <w:rsid w:val="006E632D"/>
    <w:rsid w:val="006E6462"/>
    <w:rsid w:val="006E6562"/>
    <w:rsid w:val="006E66E7"/>
    <w:rsid w:val="006E6C0D"/>
    <w:rsid w:val="006E6D35"/>
    <w:rsid w:val="006E716E"/>
    <w:rsid w:val="006E7242"/>
    <w:rsid w:val="006E75BF"/>
    <w:rsid w:val="006E7DAE"/>
    <w:rsid w:val="006F0002"/>
    <w:rsid w:val="006F0265"/>
    <w:rsid w:val="006F06DB"/>
    <w:rsid w:val="006F0A10"/>
    <w:rsid w:val="006F0A3D"/>
    <w:rsid w:val="006F0C03"/>
    <w:rsid w:val="006F0F5E"/>
    <w:rsid w:val="006F1058"/>
    <w:rsid w:val="006F10E6"/>
    <w:rsid w:val="006F139B"/>
    <w:rsid w:val="006F13D4"/>
    <w:rsid w:val="006F145C"/>
    <w:rsid w:val="006F16DC"/>
    <w:rsid w:val="006F19EC"/>
    <w:rsid w:val="006F1A6D"/>
    <w:rsid w:val="006F1B31"/>
    <w:rsid w:val="006F1CDA"/>
    <w:rsid w:val="006F1F4F"/>
    <w:rsid w:val="006F2367"/>
    <w:rsid w:val="006F27AF"/>
    <w:rsid w:val="006F2B99"/>
    <w:rsid w:val="006F2D7A"/>
    <w:rsid w:val="006F2FA6"/>
    <w:rsid w:val="006F33DB"/>
    <w:rsid w:val="006F3486"/>
    <w:rsid w:val="006F379C"/>
    <w:rsid w:val="006F3999"/>
    <w:rsid w:val="006F3A79"/>
    <w:rsid w:val="006F3B61"/>
    <w:rsid w:val="006F3B7B"/>
    <w:rsid w:val="006F3C22"/>
    <w:rsid w:val="006F3FFA"/>
    <w:rsid w:val="006F4120"/>
    <w:rsid w:val="006F44E6"/>
    <w:rsid w:val="006F45AB"/>
    <w:rsid w:val="006F46B0"/>
    <w:rsid w:val="006F4992"/>
    <w:rsid w:val="006F4ADA"/>
    <w:rsid w:val="006F4B0D"/>
    <w:rsid w:val="006F4CEE"/>
    <w:rsid w:val="006F507E"/>
    <w:rsid w:val="006F51BC"/>
    <w:rsid w:val="006F55D5"/>
    <w:rsid w:val="006F579C"/>
    <w:rsid w:val="006F57FB"/>
    <w:rsid w:val="006F592C"/>
    <w:rsid w:val="006F5A80"/>
    <w:rsid w:val="006F5C6E"/>
    <w:rsid w:val="006F6C81"/>
    <w:rsid w:val="006F6E4E"/>
    <w:rsid w:val="006F7027"/>
    <w:rsid w:val="006F71A4"/>
    <w:rsid w:val="006F7302"/>
    <w:rsid w:val="006F75FD"/>
    <w:rsid w:val="007000C2"/>
    <w:rsid w:val="00700211"/>
    <w:rsid w:val="00700234"/>
    <w:rsid w:val="00700410"/>
    <w:rsid w:val="00700618"/>
    <w:rsid w:val="00700C60"/>
    <w:rsid w:val="00700F7F"/>
    <w:rsid w:val="00701395"/>
    <w:rsid w:val="007017D6"/>
    <w:rsid w:val="00701C9E"/>
    <w:rsid w:val="00701F36"/>
    <w:rsid w:val="00702364"/>
    <w:rsid w:val="00702395"/>
    <w:rsid w:val="007024F3"/>
    <w:rsid w:val="0070260A"/>
    <w:rsid w:val="0070298C"/>
    <w:rsid w:val="00702C6A"/>
    <w:rsid w:val="00702CB3"/>
    <w:rsid w:val="00702E57"/>
    <w:rsid w:val="00702E9D"/>
    <w:rsid w:val="00702F42"/>
    <w:rsid w:val="00703063"/>
    <w:rsid w:val="00703142"/>
    <w:rsid w:val="007032EB"/>
    <w:rsid w:val="00703822"/>
    <w:rsid w:val="007038B0"/>
    <w:rsid w:val="00703BD6"/>
    <w:rsid w:val="00704066"/>
    <w:rsid w:val="007041C1"/>
    <w:rsid w:val="0070420F"/>
    <w:rsid w:val="00704372"/>
    <w:rsid w:val="007048CD"/>
    <w:rsid w:val="0070514E"/>
    <w:rsid w:val="00705249"/>
    <w:rsid w:val="0070540B"/>
    <w:rsid w:val="007059AC"/>
    <w:rsid w:val="00705BE4"/>
    <w:rsid w:val="00705F3D"/>
    <w:rsid w:val="00706184"/>
    <w:rsid w:val="007065A4"/>
    <w:rsid w:val="007065E2"/>
    <w:rsid w:val="0070694C"/>
    <w:rsid w:val="007069A2"/>
    <w:rsid w:val="00706D0B"/>
    <w:rsid w:val="00707006"/>
    <w:rsid w:val="007072D5"/>
    <w:rsid w:val="007079CC"/>
    <w:rsid w:val="007079D5"/>
    <w:rsid w:val="0071015D"/>
    <w:rsid w:val="007104BA"/>
    <w:rsid w:val="007104E5"/>
    <w:rsid w:val="007104EF"/>
    <w:rsid w:val="00710550"/>
    <w:rsid w:val="00710679"/>
    <w:rsid w:val="007108CC"/>
    <w:rsid w:val="00710A96"/>
    <w:rsid w:val="00710C33"/>
    <w:rsid w:val="00710DF0"/>
    <w:rsid w:val="00710F6B"/>
    <w:rsid w:val="00711476"/>
    <w:rsid w:val="007119A5"/>
    <w:rsid w:val="00711A41"/>
    <w:rsid w:val="00711A81"/>
    <w:rsid w:val="0071276F"/>
    <w:rsid w:val="0071278C"/>
    <w:rsid w:val="00712884"/>
    <w:rsid w:val="00712A8E"/>
    <w:rsid w:val="00712A9A"/>
    <w:rsid w:val="007134CC"/>
    <w:rsid w:val="00713742"/>
    <w:rsid w:val="00713A6A"/>
    <w:rsid w:val="00713C17"/>
    <w:rsid w:val="00713D3E"/>
    <w:rsid w:val="0071453F"/>
    <w:rsid w:val="00714838"/>
    <w:rsid w:val="0071491D"/>
    <w:rsid w:val="00714A4C"/>
    <w:rsid w:val="00714FA4"/>
    <w:rsid w:val="007153BB"/>
    <w:rsid w:val="007154A7"/>
    <w:rsid w:val="007156D0"/>
    <w:rsid w:val="00715D07"/>
    <w:rsid w:val="00716166"/>
    <w:rsid w:val="007162FD"/>
    <w:rsid w:val="0071641D"/>
    <w:rsid w:val="00716954"/>
    <w:rsid w:val="00717528"/>
    <w:rsid w:val="007175AC"/>
    <w:rsid w:val="007175E6"/>
    <w:rsid w:val="00717706"/>
    <w:rsid w:val="00717947"/>
    <w:rsid w:val="00717DB4"/>
    <w:rsid w:val="0072011C"/>
    <w:rsid w:val="00720573"/>
    <w:rsid w:val="0072070E"/>
    <w:rsid w:val="00720764"/>
    <w:rsid w:val="0072095E"/>
    <w:rsid w:val="00720985"/>
    <w:rsid w:val="00721120"/>
    <w:rsid w:val="00721173"/>
    <w:rsid w:val="007213BC"/>
    <w:rsid w:val="0072155A"/>
    <w:rsid w:val="00721603"/>
    <w:rsid w:val="00721755"/>
    <w:rsid w:val="00721795"/>
    <w:rsid w:val="007218D4"/>
    <w:rsid w:val="007218D6"/>
    <w:rsid w:val="00721976"/>
    <w:rsid w:val="00721A7E"/>
    <w:rsid w:val="00721FA3"/>
    <w:rsid w:val="00721FB1"/>
    <w:rsid w:val="007225BF"/>
    <w:rsid w:val="00722616"/>
    <w:rsid w:val="00722AD0"/>
    <w:rsid w:val="00722D26"/>
    <w:rsid w:val="00722DFC"/>
    <w:rsid w:val="00722EB4"/>
    <w:rsid w:val="00723230"/>
    <w:rsid w:val="0072331C"/>
    <w:rsid w:val="00723F11"/>
    <w:rsid w:val="00724744"/>
    <w:rsid w:val="00724ABA"/>
    <w:rsid w:val="00724C2D"/>
    <w:rsid w:val="00724F90"/>
    <w:rsid w:val="0072521A"/>
    <w:rsid w:val="0072542D"/>
    <w:rsid w:val="007256BF"/>
    <w:rsid w:val="00725A55"/>
    <w:rsid w:val="007260CA"/>
    <w:rsid w:val="00726490"/>
    <w:rsid w:val="007264E6"/>
    <w:rsid w:val="007264FB"/>
    <w:rsid w:val="0072689A"/>
    <w:rsid w:val="00726A3D"/>
    <w:rsid w:val="007271E9"/>
    <w:rsid w:val="00727BB7"/>
    <w:rsid w:val="00727E52"/>
    <w:rsid w:val="007300AE"/>
    <w:rsid w:val="00730692"/>
    <w:rsid w:val="00730F9C"/>
    <w:rsid w:val="007311C2"/>
    <w:rsid w:val="007311E4"/>
    <w:rsid w:val="00731A82"/>
    <w:rsid w:val="00731AA6"/>
    <w:rsid w:val="00731B60"/>
    <w:rsid w:val="00731B61"/>
    <w:rsid w:val="00732E08"/>
    <w:rsid w:val="00732FE2"/>
    <w:rsid w:val="00733305"/>
    <w:rsid w:val="007336C3"/>
    <w:rsid w:val="00733AC5"/>
    <w:rsid w:val="00733CD6"/>
    <w:rsid w:val="00734002"/>
    <w:rsid w:val="007343A7"/>
    <w:rsid w:val="007343F4"/>
    <w:rsid w:val="007347C4"/>
    <w:rsid w:val="0073492F"/>
    <w:rsid w:val="00734B05"/>
    <w:rsid w:val="00734B9B"/>
    <w:rsid w:val="00734E1C"/>
    <w:rsid w:val="00734F1E"/>
    <w:rsid w:val="00734F83"/>
    <w:rsid w:val="00734F95"/>
    <w:rsid w:val="00735324"/>
    <w:rsid w:val="007355DC"/>
    <w:rsid w:val="0073560D"/>
    <w:rsid w:val="00735674"/>
    <w:rsid w:val="00736581"/>
    <w:rsid w:val="0073681D"/>
    <w:rsid w:val="0073688A"/>
    <w:rsid w:val="0073690A"/>
    <w:rsid w:val="00736ED2"/>
    <w:rsid w:val="00737017"/>
    <w:rsid w:val="00737033"/>
    <w:rsid w:val="0073711C"/>
    <w:rsid w:val="00737262"/>
    <w:rsid w:val="0073747C"/>
    <w:rsid w:val="007376E8"/>
    <w:rsid w:val="0073781F"/>
    <w:rsid w:val="007379AB"/>
    <w:rsid w:val="00737D38"/>
    <w:rsid w:val="00740208"/>
    <w:rsid w:val="00740306"/>
    <w:rsid w:val="00740365"/>
    <w:rsid w:val="007403AB"/>
    <w:rsid w:val="00740421"/>
    <w:rsid w:val="00740426"/>
    <w:rsid w:val="007404AA"/>
    <w:rsid w:val="007407AD"/>
    <w:rsid w:val="00740C54"/>
    <w:rsid w:val="00740DB9"/>
    <w:rsid w:val="00740E33"/>
    <w:rsid w:val="0074104C"/>
    <w:rsid w:val="00741560"/>
    <w:rsid w:val="00741582"/>
    <w:rsid w:val="007416C0"/>
    <w:rsid w:val="00741DF6"/>
    <w:rsid w:val="00741FB0"/>
    <w:rsid w:val="0074208B"/>
    <w:rsid w:val="007420A1"/>
    <w:rsid w:val="0074256B"/>
    <w:rsid w:val="0074296E"/>
    <w:rsid w:val="00742996"/>
    <w:rsid w:val="00742AEC"/>
    <w:rsid w:val="00742DFC"/>
    <w:rsid w:val="00742F3B"/>
    <w:rsid w:val="0074337E"/>
    <w:rsid w:val="00743639"/>
    <w:rsid w:val="00743845"/>
    <w:rsid w:val="00743897"/>
    <w:rsid w:val="0074399E"/>
    <w:rsid w:val="00743F44"/>
    <w:rsid w:val="00744265"/>
    <w:rsid w:val="007442A3"/>
    <w:rsid w:val="007443D0"/>
    <w:rsid w:val="00744442"/>
    <w:rsid w:val="0074466E"/>
    <w:rsid w:val="007447AE"/>
    <w:rsid w:val="00744DBD"/>
    <w:rsid w:val="00745095"/>
    <w:rsid w:val="007454CC"/>
    <w:rsid w:val="00745630"/>
    <w:rsid w:val="00745A5C"/>
    <w:rsid w:val="007462AD"/>
    <w:rsid w:val="0074636D"/>
    <w:rsid w:val="00746EE3"/>
    <w:rsid w:val="00747240"/>
    <w:rsid w:val="007472D4"/>
    <w:rsid w:val="0074754C"/>
    <w:rsid w:val="00747B14"/>
    <w:rsid w:val="00750118"/>
    <w:rsid w:val="007501B3"/>
    <w:rsid w:val="00750E0E"/>
    <w:rsid w:val="00750F8C"/>
    <w:rsid w:val="00751575"/>
    <w:rsid w:val="0075165C"/>
    <w:rsid w:val="007516C2"/>
    <w:rsid w:val="00751892"/>
    <w:rsid w:val="00751B92"/>
    <w:rsid w:val="0075253D"/>
    <w:rsid w:val="00752936"/>
    <w:rsid w:val="00752DBF"/>
    <w:rsid w:val="00752E55"/>
    <w:rsid w:val="0075358D"/>
    <w:rsid w:val="007536F4"/>
    <w:rsid w:val="007537F8"/>
    <w:rsid w:val="00753BC0"/>
    <w:rsid w:val="00753D4E"/>
    <w:rsid w:val="00753D73"/>
    <w:rsid w:val="00753DAF"/>
    <w:rsid w:val="00754128"/>
    <w:rsid w:val="007544D3"/>
    <w:rsid w:val="007549B1"/>
    <w:rsid w:val="007549DC"/>
    <w:rsid w:val="007549E6"/>
    <w:rsid w:val="00754D99"/>
    <w:rsid w:val="007553F3"/>
    <w:rsid w:val="00755865"/>
    <w:rsid w:val="00755A81"/>
    <w:rsid w:val="00755BC1"/>
    <w:rsid w:val="00755D1E"/>
    <w:rsid w:val="00755ED9"/>
    <w:rsid w:val="00755F6B"/>
    <w:rsid w:val="00756111"/>
    <w:rsid w:val="00756A4E"/>
    <w:rsid w:val="007570CE"/>
    <w:rsid w:val="00757595"/>
    <w:rsid w:val="007575F5"/>
    <w:rsid w:val="007576AB"/>
    <w:rsid w:val="007576F9"/>
    <w:rsid w:val="00757C23"/>
    <w:rsid w:val="00757C46"/>
    <w:rsid w:val="00757D4C"/>
    <w:rsid w:val="007602F1"/>
    <w:rsid w:val="00760545"/>
    <w:rsid w:val="00760864"/>
    <w:rsid w:val="007609D0"/>
    <w:rsid w:val="00760A73"/>
    <w:rsid w:val="00760B7D"/>
    <w:rsid w:val="00760E32"/>
    <w:rsid w:val="007613DF"/>
    <w:rsid w:val="007616F8"/>
    <w:rsid w:val="007618BB"/>
    <w:rsid w:val="00761C8C"/>
    <w:rsid w:val="00761DBE"/>
    <w:rsid w:val="00762077"/>
    <w:rsid w:val="007632D2"/>
    <w:rsid w:val="007633B4"/>
    <w:rsid w:val="00763685"/>
    <w:rsid w:val="0076374C"/>
    <w:rsid w:val="0076379C"/>
    <w:rsid w:val="00763A7D"/>
    <w:rsid w:val="00763F9F"/>
    <w:rsid w:val="00764791"/>
    <w:rsid w:val="007648BF"/>
    <w:rsid w:val="00765303"/>
    <w:rsid w:val="00765350"/>
    <w:rsid w:val="00765479"/>
    <w:rsid w:val="00765A37"/>
    <w:rsid w:val="00765A74"/>
    <w:rsid w:val="00765B0F"/>
    <w:rsid w:val="00765C7F"/>
    <w:rsid w:val="00765CCA"/>
    <w:rsid w:val="00765D86"/>
    <w:rsid w:val="00765D87"/>
    <w:rsid w:val="00766161"/>
    <w:rsid w:val="007661A5"/>
    <w:rsid w:val="0076631C"/>
    <w:rsid w:val="007668E3"/>
    <w:rsid w:val="007669D5"/>
    <w:rsid w:val="007670B6"/>
    <w:rsid w:val="00767202"/>
    <w:rsid w:val="007675FA"/>
    <w:rsid w:val="00767623"/>
    <w:rsid w:val="00767D18"/>
    <w:rsid w:val="00767ED6"/>
    <w:rsid w:val="00770114"/>
    <w:rsid w:val="00770290"/>
    <w:rsid w:val="007706D9"/>
    <w:rsid w:val="007707EA"/>
    <w:rsid w:val="007708D7"/>
    <w:rsid w:val="00770988"/>
    <w:rsid w:val="00770BEB"/>
    <w:rsid w:val="00771196"/>
    <w:rsid w:val="00771422"/>
    <w:rsid w:val="007715AB"/>
    <w:rsid w:val="007717CE"/>
    <w:rsid w:val="00771994"/>
    <w:rsid w:val="00771B2C"/>
    <w:rsid w:val="007720A0"/>
    <w:rsid w:val="00772610"/>
    <w:rsid w:val="007727E8"/>
    <w:rsid w:val="00772B1E"/>
    <w:rsid w:val="00772B92"/>
    <w:rsid w:val="00772C51"/>
    <w:rsid w:val="00772F64"/>
    <w:rsid w:val="0077373E"/>
    <w:rsid w:val="00773991"/>
    <w:rsid w:val="007739D2"/>
    <w:rsid w:val="00773D9E"/>
    <w:rsid w:val="00774044"/>
    <w:rsid w:val="007741BA"/>
    <w:rsid w:val="00774406"/>
    <w:rsid w:val="00774561"/>
    <w:rsid w:val="007746C6"/>
    <w:rsid w:val="00774733"/>
    <w:rsid w:val="00774E30"/>
    <w:rsid w:val="007751DA"/>
    <w:rsid w:val="00775479"/>
    <w:rsid w:val="00775B98"/>
    <w:rsid w:val="0077615F"/>
    <w:rsid w:val="00776219"/>
    <w:rsid w:val="00776399"/>
    <w:rsid w:val="0077676E"/>
    <w:rsid w:val="007767B7"/>
    <w:rsid w:val="00776C29"/>
    <w:rsid w:val="0077707B"/>
    <w:rsid w:val="00777517"/>
    <w:rsid w:val="00777573"/>
    <w:rsid w:val="00777B77"/>
    <w:rsid w:val="00777CD0"/>
    <w:rsid w:val="0078010F"/>
    <w:rsid w:val="00780249"/>
    <w:rsid w:val="00781397"/>
    <w:rsid w:val="0078145F"/>
    <w:rsid w:val="0078146A"/>
    <w:rsid w:val="0078169D"/>
    <w:rsid w:val="007817E7"/>
    <w:rsid w:val="00781925"/>
    <w:rsid w:val="00781979"/>
    <w:rsid w:val="00781C64"/>
    <w:rsid w:val="00781FB9"/>
    <w:rsid w:val="00781FF9"/>
    <w:rsid w:val="00782037"/>
    <w:rsid w:val="007820F0"/>
    <w:rsid w:val="00782221"/>
    <w:rsid w:val="00782491"/>
    <w:rsid w:val="00782B08"/>
    <w:rsid w:val="00782B69"/>
    <w:rsid w:val="007836DA"/>
    <w:rsid w:val="00784298"/>
    <w:rsid w:val="00784541"/>
    <w:rsid w:val="00784A73"/>
    <w:rsid w:val="00784B30"/>
    <w:rsid w:val="00784F4D"/>
    <w:rsid w:val="00785390"/>
    <w:rsid w:val="007853E7"/>
    <w:rsid w:val="00785775"/>
    <w:rsid w:val="00785FB7"/>
    <w:rsid w:val="00786388"/>
    <w:rsid w:val="00786527"/>
    <w:rsid w:val="0078662C"/>
    <w:rsid w:val="0078717D"/>
    <w:rsid w:val="00787353"/>
    <w:rsid w:val="0078737A"/>
    <w:rsid w:val="0078772D"/>
    <w:rsid w:val="00787A4D"/>
    <w:rsid w:val="00787AEB"/>
    <w:rsid w:val="00787E37"/>
    <w:rsid w:val="00790235"/>
    <w:rsid w:val="00790263"/>
    <w:rsid w:val="0079035E"/>
    <w:rsid w:val="007908A4"/>
    <w:rsid w:val="00790D6D"/>
    <w:rsid w:val="00790EE2"/>
    <w:rsid w:val="007910EC"/>
    <w:rsid w:val="007911F9"/>
    <w:rsid w:val="007919D8"/>
    <w:rsid w:val="007922AC"/>
    <w:rsid w:val="00792824"/>
    <w:rsid w:val="00793623"/>
    <w:rsid w:val="00793A3E"/>
    <w:rsid w:val="00793A4E"/>
    <w:rsid w:val="0079411F"/>
    <w:rsid w:val="00794258"/>
    <w:rsid w:val="00794386"/>
    <w:rsid w:val="007943BC"/>
    <w:rsid w:val="007944B5"/>
    <w:rsid w:val="00794559"/>
    <w:rsid w:val="007945EA"/>
    <w:rsid w:val="007949EA"/>
    <w:rsid w:val="00794B9E"/>
    <w:rsid w:val="00794E77"/>
    <w:rsid w:val="00795028"/>
    <w:rsid w:val="007955A4"/>
    <w:rsid w:val="007955C3"/>
    <w:rsid w:val="007957C0"/>
    <w:rsid w:val="00795AA2"/>
    <w:rsid w:val="00795C96"/>
    <w:rsid w:val="00795FBC"/>
    <w:rsid w:val="007960A9"/>
    <w:rsid w:val="0079617A"/>
    <w:rsid w:val="007962EF"/>
    <w:rsid w:val="007962F1"/>
    <w:rsid w:val="0079636E"/>
    <w:rsid w:val="007969E4"/>
    <w:rsid w:val="00796BAF"/>
    <w:rsid w:val="00796C11"/>
    <w:rsid w:val="00796F44"/>
    <w:rsid w:val="007972D0"/>
    <w:rsid w:val="007A0791"/>
    <w:rsid w:val="007A08DE"/>
    <w:rsid w:val="007A0A30"/>
    <w:rsid w:val="007A0D8F"/>
    <w:rsid w:val="007A10ED"/>
    <w:rsid w:val="007A1387"/>
    <w:rsid w:val="007A19A8"/>
    <w:rsid w:val="007A1CF5"/>
    <w:rsid w:val="007A1E62"/>
    <w:rsid w:val="007A1F28"/>
    <w:rsid w:val="007A2270"/>
    <w:rsid w:val="007A22EF"/>
    <w:rsid w:val="007A2421"/>
    <w:rsid w:val="007A26C0"/>
    <w:rsid w:val="007A286D"/>
    <w:rsid w:val="007A2877"/>
    <w:rsid w:val="007A2939"/>
    <w:rsid w:val="007A303E"/>
    <w:rsid w:val="007A319E"/>
    <w:rsid w:val="007A34B7"/>
    <w:rsid w:val="007A34ED"/>
    <w:rsid w:val="007A3828"/>
    <w:rsid w:val="007A389C"/>
    <w:rsid w:val="007A397D"/>
    <w:rsid w:val="007A39AF"/>
    <w:rsid w:val="007A3A68"/>
    <w:rsid w:val="007A3A76"/>
    <w:rsid w:val="007A3A8F"/>
    <w:rsid w:val="007A3D30"/>
    <w:rsid w:val="007A41D0"/>
    <w:rsid w:val="007A4300"/>
    <w:rsid w:val="007A4558"/>
    <w:rsid w:val="007A46AE"/>
    <w:rsid w:val="007A47D0"/>
    <w:rsid w:val="007A4855"/>
    <w:rsid w:val="007A497E"/>
    <w:rsid w:val="007A4BA0"/>
    <w:rsid w:val="007A5372"/>
    <w:rsid w:val="007A55F1"/>
    <w:rsid w:val="007A564F"/>
    <w:rsid w:val="007A571B"/>
    <w:rsid w:val="007A5C94"/>
    <w:rsid w:val="007A5D12"/>
    <w:rsid w:val="007A5EAD"/>
    <w:rsid w:val="007A6129"/>
    <w:rsid w:val="007A6154"/>
    <w:rsid w:val="007A6385"/>
    <w:rsid w:val="007A658C"/>
    <w:rsid w:val="007A66C0"/>
    <w:rsid w:val="007A688F"/>
    <w:rsid w:val="007A68D5"/>
    <w:rsid w:val="007A68E9"/>
    <w:rsid w:val="007A6904"/>
    <w:rsid w:val="007A6962"/>
    <w:rsid w:val="007A6C90"/>
    <w:rsid w:val="007A70B8"/>
    <w:rsid w:val="007A715C"/>
    <w:rsid w:val="007A7261"/>
    <w:rsid w:val="007A762B"/>
    <w:rsid w:val="007A7674"/>
    <w:rsid w:val="007A7838"/>
    <w:rsid w:val="007A7B4A"/>
    <w:rsid w:val="007A7C8F"/>
    <w:rsid w:val="007A7F4A"/>
    <w:rsid w:val="007A7FB2"/>
    <w:rsid w:val="007B097E"/>
    <w:rsid w:val="007B0E20"/>
    <w:rsid w:val="007B0F63"/>
    <w:rsid w:val="007B1103"/>
    <w:rsid w:val="007B118B"/>
    <w:rsid w:val="007B11AB"/>
    <w:rsid w:val="007B12D8"/>
    <w:rsid w:val="007B166C"/>
    <w:rsid w:val="007B2622"/>
    <w:rsid w:val="007B2F72"/>
    <w:rsid w:val="007B3331"/>
    <w:rsid w:val="007B34E4"/>
    <w:rsid w:val="007B3577"/>
    <w:rsid w:val="007B37E5"/>
    <w:rsid w:val="007B3C29"/>
    <w:rsid w:val="007B4190"/>
    <w:rsid w:val="007B4365"/>
    <w:rsid w:val="007B4628"/>
    <w:rsid w:val="007B4636"/>
    <w:rsid w:val="007B464F"/>
    <w:rsid w:val="007B4670"/>
    <w:rsid w:val="007B4B28"/>
    <w:rsid w:val="007B4B79"/>
    <w:rsid w:val="007B4D7E"/>
    <w:rsid w:val="007B5791"/>
    <w:rsid w:val="007B5E8A"/>
    <w:rsid w:val="007B5EFC"/>
    <w:rsid w:val="007B6399"/>
    <w:rsid w:val="007B6727"/>
    <w:rsid w:val="007B6938"/>
    <w:rsid w:val="007B69B8"/>
    <w:rsid w:val="007B6AB0"/>
    <w:rsid w:val="007B7320"/>
    <w:rsid w:val="007B7629"/>
    <w:rsid w:val="007B770E"/>
    <w:rsid w:val="007B79A6"/>
    <w:rsid w:val="007B7ABE"/>
    <w:rsid w:val="007B7C32"/>
    <w:rsid w:val="007B7EA6"/>
    <w:rsid w:val="007C0216"/>
    <w:rsid w:val="007C033C"/>
    <w:rsid w:val="007C079D"/>
    <w:rsid w:val="007C07B9"/>
    <w:rsid w:val="007C0904"/>
    <w:rsid w:val="007C0BDF"/>
    <w:rsid w:val="007C0C4F"/>
    <w:rsid w:val="007C0DB3"/>
    <w:rsid w:val="007C0EE4"/>
    <w:rsid w:val="007C114D"/>
    <w:rsid w:val="007C1623"/>
    <w:rsid w:val="007C1CDE"/>
    <w:rsid w:val="007C1F8F"/>
    <w:rsid w:val="007C1FAB"/>
    <w:rsid w:val="007C1FFB"/>
    <w:rsid w:val="007C239C"/>
    <w:rsid w:val="007C2418"/>
    <w:rsid w:val="007C2773"/>
    <w:rsid w:val="007C30B3"/>
    <w:rsid w:val="007C3171"/>
    <w:rsid w:val="007C3551"/>
    <w:rsid w:val="007C3B60"/>
    <w:rsid w:val="007C3CC6"/>
    <w:rsid w:val="007C3CEF"/>
    <w:rsid w:val="007C3E73"/>
    <w:rsid w:val="007C3F8D"/>
    <w:rsid w:val="007C40CE"/>
    <w:rsid w:val="007C441C"/>
    <w:rsid w:val="007C4A2F"/>
    <w:rsid w:val="007C4B76"/>
    <w:rsid w:val="007C4C1C"/>
    <w:rsid w:val="007C5387"/>
    <w:rsid w:val="007C538A"/>
    <w:rsid w:val="007C5A1C"/>
    <w:rsid w:val="007C6353"/>
    <w:rsid w:val="007C6469"/>
    <w:rsid w:val="007C64E4"/>
    <w:rsid w:val="007C6848"/>
    <w:rsid w:val="007C6D3E"/>
    <w:rsid w:val="007C6E85"/>
    <w:rsid w:val="007C6FA3"/>
    <w:rsid w:val="007C70CF"/>
    <w:rsid w:val="007C714F"/>
    <w:rsid w:val="007C7194"/>
    <w:rsid w:val="007C7AB4"/>
    <w:rsid w:val="007C7FC0"/>
    <w:rsid w:val="007D0061"/>
    <w:rsid w:val="007D0293"/>
    <w:rsid w:val="007D0569"/>
    <w:rsid w:val="007D072F"/>
    <w:rsid w:val="007D0A6F"/>
    <w:rsid w:val="007D0BAF"/>
    <w:rsid w:val="007D0BD9"/>
    <w:rsid w:val="007D0EDD"/>
    <w:rsid w:val="007D1083"/>
    <w:rsid w:val="007D1525"/>
    <w:rsid w:val="007D1899"/>
    <w:rsid w:val="007D18C2"/>
    <w:rsid w:val="007D18DA"/>
    <w:rsid w:val="007D197C"/>
    <w:rsid w:val="007D1D2B"/>
    <w:rsid w:val="007D1DAF"/>
    <w:rsid w:val="007D1E07"/>
    <w:rsid w:val="007D1F0B"/>
    <w:rsid w:val="007D2582"/>
    <w:rsid w:val="007D2A6A"/>
    <w:rsid w:val="007D2C36"/>
    <w:rsid w:val="007D2D37"/>
    <w:rsid w:val="007D2DA5"/>
    <w:rsid w:val="007D2F40"/>
    <w:rsid w:val="007D30AE"/>
    <w:rsid w:val="007D315F"/>
    <w:rsid w:val="007D35BA"/>
    <w:rsid w:val="007D363D"/>
    <w:rsid w:val="007D3BE1"/>
    <w:rsid w:val="007D3D8C"/>
    <w:rsid w:val="007D4068"/>
    <w:rsid w:val="007D426E"/>
    <w:rsid w:val="007D4570"/>
    <w:rsid w:val="007D4611"/>
    <w:rsid w:val="007D476C"/>
    <w:rsid w:val="007D4CB2"/>
    <w:rsid w:val="007D5043"/>
    <w:rsid w:val="007D5324"/>
    <w:rsid w:val="007D554C"/>
    <w:rsid w:val="007D56A8"/>
    <w:rsid w:val="007D5981"/>
    <w:rsid w:val="007D5B0F"/>
    <w:rsid w:val="007D5B5C"/>
    <w:rsid w:val="007D5CB0"/>
    <w:rsid w:val="007D5D9D"/>
    <w:rsid w:val="007D6392"/>
    <w:rsid w:val="007D64C3"/>
    <w:rsid w:val="007D69F1"/>
    <w:rsid w:val="007D6B2B"/>
    <w:rsid w:val="007D6B58"/>
    <w:rsid w:val="007D71AC"/>
    <w:rsid w:val="007D7296"/>
    <w:rsid w:val="007D73EA"/>
    <w:rsid w:val="007D75F3"/>
    <w:rsid w:val="007D7C31"/>
    <w:rsid w:val="007D7EF3"/>
    <w:rsid w:val="007E045C"/>
    <w:rsid w:val="007E0472"/>
    <w:rsid w:val="007E0539"/>
    <w:rsid w:val="007E0D64"/>
    <w:rsid w:val="007E1065"/>
    <w:rsid w:val="007E168B"/>
    <w:rsid w:val="007E1AFC"/>
    <w:rsid w:val="007E1B76"/>
    <w:rsid w:val="007E1E01"/>
    <w:rsid w:val="007E2674"/>
    <w:rsid w:val="007E27C0"/>
    <w:rsid w:val="007E29CD"/>
    <w:rsid w:val="007E2A15"/>
    <w:rsid w:val="007E2ADC"/>
    <w:rsid w:val="007E3176"/>
    <w:rsid w:val="007E38D1"/>
    <w:rsid w:val="007E3AA7"/>
    <w:rsid w:val="007E40AA"/>
    <w:rsid w:val="007E42AC"/>
    <w:rsid w:val="007E42DB"/>
    <w:rsid w:val="007E4409"/>
    <w:rsid w:val="007E497E"/>
    <w:rsid w:val="007E49CD"/>
    <w:rsid w:val="007E4AAF"/>
    <w:rsid w:val="007E4C60"/>
    <w:rsid w:val="007E4F0B"/>
    <w:rsid w:val="007E4FC4"/>
    <w:rsid w:val="007E5932"/>
    <w:rsid w:val="007E5AB3"/>
    <w:rsid w:val="007E5B2B"/>
    <w:rsid w:val="007E5BD3"/>
    <w:rsid w:val="007E5EB9"/>
    <w:rsid w:val="007E5EE1"/>
    <w:rsid w:val="007E5F64"/>
    <w:rsid w:val="007E5FC2"/>
    <w:rsid w:val="007E6027"/>
    <w:rsid w:val="007E68A9"/>
    <w:rsid w:val="007E6ADE"/>
    <w:rsid w:val="007E6B76"/>
    <w:rsid w:val="007E6C1D"/>
    <w:rsid w:val="007E6C2C"/>
    <w:rsid w:val="007E7159"/>
    <w:rsid w:val="007E7258"/>
    <w:rsid w:val="007E7304"/>
    <w:rsid w:val="007E734E"/>
    <w:rsid w:val="007E7358"/>
    <w:rsid w:val="007E73E0"/>
    <w:rsid w:val="007E7563"/>
    <w:rsid w:val="007E78A9"/>
    <w:rsid w:val="007E7AAE"/>
    <w:rsid w:val="007E7DB7"/>
    <w:rsid w:val="007E7DF1"/>
    <w:rsid w:val="007E7EBA"/>
    <w:rsid w:val="007F05B0"/>
    <w:rsid w:val="007F069C"/>
    <w:rsid w:val="007F072B"/>
    <w:rsid w:val="007F0813"/>
    <w:rsid w:val="007F0943"/>
    <w:rsid w:val="007F0D45"/>
    <w:rsid w:val="007F0D70"/>
    <w:rsid w:val="007F0E44"/>
    <w:rsid w:val="007F0EA0"/>
    <w:rsid w:val="007F0EFA"/>
    <w:rsid w:val="007F11C7"/>
    <w:rsid w:val="007F11DF"/>
    <w:rsid w:val="007F12BC"/>
    <w:rsid w:val="007F180E"/>
    <w:rsid w:val="007F181E"/>
    <w:rsid w:val="007F1869"/>
    <w:rsid w:val="007F1C23"/>
    <w:rsid w:val="007F2338"/>
    <w:rsid w:val="007F283A"/>
    <w:rsid w:val="007F2E5B"/>
    <w:rsid w:val="007F3593"/>
    <w:rsid w:val="007F3832"/>
    <w:rsid w:val="007F3B0E"/>
    <w:rsid w:val="007F3B65"/>
    <w:rsid w:val="007F417B"/>
    <w:rsid w:val="007F42B0"/>
    <w:rsid w:val="007F4B75"/>
    <w:rsid w:val="007F510A"/>
    <w:rsid w:val="007F52BA"/>
    <w:rsid w:val="007F52D0"/>
    <w:rsid w:val="007F5484"/>
    <w:rsid w:val="007F559C"/>
    <w:rsid w:val="007F584A"/>
    <w:rsid w:val="007F5E68"/>
    <w:rsid w:val="007F5F1F"/>
    <w:rsid w:val="007F6180"/>
    <w:rsid w:val="007F69D8"/>
    <w:rsid w:val="007F6AC5"/>
    <w:rsid w:val="007F6AC7"/>
    <w:rsid w:val="007F6C42"/>
    <w:rsid w:val="007F6EE1"/>
    <w:rsid w:val="007F6F8B"/>
    <w:rsid w:val="007F6FC5"/>
    <w:rsid w:val="007F70C9"/>
    <w:rsid w:val="007F70E7"/>
    <w:rsid w:val="007F7135"/>
    <w:rsid w:val="007F719F"/>
    <w:rsid w:val="007F71F1"/>
    <w:rsid w:val="007F7A6A"/>
    <w:rsid w:val="007F7C74"/>
    <w:rsid w:val="008000E6"/>
    <w:rsid w:val="00800243"/>
    <w:rsid w:val="00800764"/>
    <w:rsid w:val="008011B3"/>
    <w:rsid w:val="0080121B"/>
    <w:rsid w:val="00801B7F"/>
    <w:rsid w:val="00801D40"/>
    <w:rsid w:val="00801E66"/>
    <w:rsid w:val="00802270"/>
    <w:rsid w:val="00802315"/>
    <w:rsid w:val="00802414"/>
    <w:rsid w:val="0080281F"/>
    <w:rsid w:val="00802A4C"/>
    <w:rsid w:val="00802CB2"/>
    <w:rsid w:val="00802DA2"/>
    <w:rsid w:val="0080310B"/>
    <w:rsid w:val="0080324B"/>
    <w:rsid w:val="00803365"/>
    <w:rsid w:val="008035A9"/>
    <w:rsid w:val="00803802"/>
    <w:rsid w:val="0080392A"/>
    <w:rsid w:val="00803A32"/>
    <w:rsid w:val="00803B3C"/>
    <w:rsid w:val="00803EB6"/>
    <w:rsid w:val="00804235"/>
    <w:rsid w:val="0080471E"/>
    <w:rsid w:val="00804822"/>
    <w:rsid w:val="00804E01"/>
    <w:rsid w:val="00805030"/>
    <w:rsid w:val="00805113"/>
    <w:rsid w:val="0080511E"/>
    <w:rsid w:val="008053B2"/>
    <w:rsid w:val="00805985"/>
    <w:rsid w:val="008059F7"/>
    <w:rsid w:val="00805A3B"/>
    <w:rsid w:val="00806013"/>
    <w:rsid w:val="0080643B"/>
    <w:rsid w:val="0080695A"/>
    <w:rsid w:val="00806E83"/>
    <w:rsid w:val="00806FBD"/>
    <w:rsid w:val="008071D9"/>
    <w:rsid w:val="008072D9"/>
    <w:rsid w:val="008073A7"/>
    <w:rsid w:val="00807D0B"/>
    <w:rsid w:val="00807FAE"/>
    <w:rsid w:val="008108B5"/>
    <w:rsid w:val="0081097B"/>
    <w:rsid w:val="00810A91"/>
    <w:rsid w:val="00810B37"/>
    <w:rsid w:val="00810B92"/>
    <w:rsid w:val="00810EAC"/>
    <w:rsid w:val="00810F9A"/>
    <w:rsid w:val="00811318"/>
    <w:rsid w:val="008113C2"/>
    <w:rsid w:val="008114B9"/>
    <w:rsid w:val="00811587"/>
    <w:rsid w:val="00811870"/>
    <w:rsid w:val="008118E5"/>
    <w:rsid w:val="00811908"/>
    <w:rsid w:val="00811AA1"/>
    <w:rsid w:val="00811B97"/>
    <w:rsid w:val="00811F91"/>
    <w:rsid w:val="00811FF0"/>
    <w:rsid w:val="00812317"/>
    <w:rsid w:val="008124B6"/>
    <w:rsid w:val="00812640"/>
    <w:rsid w:val="00812783"/>
    <w:rsid w:val="00812DEC"/>
    <w:rsid w:val="00813058"/>
    <w:rsid w:val="0081306C"/>
    <w:rsid w:val="00813182"/>
    <w:rsid w:val="008133F6"/>
    <w:rsid w:val="00813611"/>
    <w:rsid w:val="008136D4"/>
    <w:rsid w:val="00813890"/>
    <w:rsid w:val="00813D19"/>
    <w:rsid w:val="0081432B"/>
    <w:rsid w:val="0081442D"/>
    <w:rsid w:val="00814855"/>
    <w:rsid w:val="00814972"/>
    <w:rsid w:val="00814C12"/>
    <w:rsid w:val="00814CD0"/>
    <w:rsid w:val="00814EA0"/>
    <w:rsid w:val="00814F81"/>
    <w:rsid w:val="00815DEA"/>
    <w:rsid w:val="00815E09"/>
    <w:rsid w:val="00815E52"/>
    <w:rsid w:val="00815EF0"/>
    <w:rsid w:val="008160F2"/>
    <w:rsid w:val="008161E5"/>
    <w:rsid w:val="008164AD"/>
    <w:rsid w:val="00816675"/>
    <w:rsid w:val="00816799"/>
    <w:rsid w:val="008168CB"/>
    <w:rsid w:val="00816FDD"/>
    <w:rsid w:val="00817324"/>
    <w:rsid w:val="008173D8"/>
    <w:rsid w:val="0081790F"/>
    <w:rsid w:val="00817A9A"/>
    <w:rsid w:val="00817C8E"/>
    <w:rsid w:val="00817C99"/>
    <w:rsid w:val="00817F79"/>
    <w:rsid w:val="00820124"/>
    <w:rsid w:val="00820607"/>
    <w:rsid w:val="00820745"/>
    <w:rsid w:val="00820C6E"/>
    <w:rsid w:val="00820E3A"/>
    <w:rsid w:val="00820FC4"/>
    <w:rsid w:val="00821132"/>
    <w:rsid w:val="00821845"/>
    <w:rsid w:val="0082185C"/>
    <w:rsid w:val="00821BF9"/>
    <w:rsid w:val="00821C86"/>
    <w:rsid w:val="00821E14"/>
    <w:rsid w:val="00821FB1"/>
    <w:rsid w:val="00822584"/>
    <w:rsid w:val="0082260C"/>
    <w:rsid w:val="0082275C"/>
    <w:rsid w:val="00823ED9"/>
    <w:rsid w:val="00824C60"/>
    <w:rsid w:val="00824FDB"/>
    <w:rsid w:val="00825051"/>
    <w:rsid w:val="008250FF"/>
    <w:rsid w:val="0082511B"/>
    <w:rsid w:val="00825719"/>
    <w:rsid w:val="0082580C"/>
    <w:rsid w:val="00825897"/>
    <w:rsid w:val="00825B82"/>
    <w:rsid w:val="00826828"/>
    <w:rsid w:val="00826B2B"/>
    <w:rsid w:val="00826D1D"/>
    <w:rsid w:val="00826F81"/>
    <w:rsid w:val="00826FEE"/>
    <w:rsid w:val="00827142"/>
    <w:rsid w:val="00827188"/>
    <w:rsid w:val="008271D4"/>
    <w:rsid w:val="00827251"/>
    <w:rsid w:val="008276A0"/>
    <w:rsid w:val="008277CF"/>
    <w:rsid w:val="00827E09"/>
    <w:rsid w:val="00827E69"/>
    <w:rsid w:val="00827F85"/>
    <w:rsid w:val="0083014E"/>
    <w:rsid w:val="0083030D"/>
    <w:rsid w:val="00830321"/>
    <w:rsid w:val="008304B4"/>
    <w:rsid w:val="00830587"/>
    <w:rsid w:val="0083077E"/>
    <w:rsid w:val="008307DB"/>
    <w:rsid w:val="008308C5"/>
    <w:rsid w:val="00830954"/>
    <w:rsid w:val="00830DA7"/>
    <w:rsid w:val="00830E48"/>
    <w:rsid w:val="008313BC"/>
    <w:rsid w:val="0083150F"/>
    <w:rsid w:val="00831763"/>
    <w:rsid w:val="00831820"/>
    <w:rsid w:val="00831876"/>
    <w:rsid w:val="00831A79"/>
    <w:rsid w:val="00831A95"/>
    <w:rsid w:val="00831D15"/>
    <w:rsid w:val="0083217D"/>
    <w:rsid w:val="008322F0"/>
    <w:rsid w:val="00832856"/>
    <w:rsid w:val="008329F0"/>
    <w:rsid w:val="00832BC9"/>
    <w:rsid w:val="00832D72"/>
    <w:rsid w:val="008335AD"/>
    <w:rsid w:val="0083382B"/>
    <w:rsid w:val="00833D75"/>
    <w:rsid w:val="00833FA3"/>
    <w:rsid w:val="008341B8"/>
    <w:rsid w:val="00834407"/>
    <w:rsid w:val="00834415"/>
    <w:rsid w:val="0083461D"/>
    <w:rsid w:val="0083477E"/>
    <w:rsid w:val="00834A73"/>
    <w:rsid w:val="00834EA1"/>
    <w:rsid w:val="00834F81"/>
    <w:rsid w:val="0083514F"/>
    <w:rsid w:val="00835233"/>
    <w:rsid w:val="00835369"/>
    <w:rsid w:val="008359DE"/>
    <w:rsid w:val="00835AA5"/>
    <w:rsid w:val="00835C90"/>
    <w:rsid w:val="00835FD1"/>
    <w:rsid w:val="008361D6"/>
    <w:rsid w:val="008362B2"/>
    <w:rsid w:val="008366EF"/>
    <w:rsid w:val="00836EDB"/>
    <w:rsid w:val="00836F13"/>
    <w:rsid w:val="00837302"/>
    <w:rsid w:val="0083772F"/>
    <w:rsid w:val="008378DA"/>
    <w:rsid w:val="00837BBD"/>
    <w:rsid w:val="00837DB6"/>
    <w:rsid w:val="008400DC"/>
    <w:rsid w:val="00840294"/>
    <w:rsid w:val="008403CF"/>
    <w:rsid w:val="008406CD"/>
    <w:rsid w:val="0084092F"/>
    <w:rsid w:val="00840CAD"/>
    <w:rsid w:val="00840F09"/>
    <w:rsid w:val="0084112A"/>
    <w:rsid w:val="0084133D"/>
    <w:rsid w:val="008413B2"/>
    <w:rsid w:val="00841752"/>
    <w:rsid w:val="00842054"/>
    <w:rsid w:val="00842391"/>
    <w:rsid w:val="0084249B"/>
    <w:rsid w:val="008429CA"/>
    <w:rsid w:val="00842B3C"/>
    <w:rsid w:val="00842DF3"/>
    <w:rsid w:val="00842EB6"/>
    <w:rsid w:val="0084333B"/>
    <w:rsid w:val="0084362F"/>
    <w:rsid w:val="008436AD"/>
    <w:rsid w:val="00843795"/>
    <w:rsid w:val="0084391C"/>
    <w:rsid w:val="008439AA"/>
    <w:rsid w:val="00843BA9"/>
    <w:rsid w:val="00843E3F"/>
    <w:rsid w:val="00843F6C"/>
    <w:rsid w:val="00844330"/>
    <w:rsid w:val="00844403"/>
    <w:rsid w:val="008446CB"/>
    <w:rsid w:val="0084489E"/>
    <w:rsid w:val="008448E2"/>
    <w:rsid w:val="00844927"/>
    <w:rsid w:val="008449D8"/>
    <w:rsid w:val="008449E7"/>
    <w:rsid w:val="00844D67"/>
    <w:rsid w:val="00844F4A"/>
    <w:rsid w:val="00844F8F"/>
    <w:rsid w:val="00845191"/>
    <w:rsid w:val="008453D6"/>
    <w:rsid w:val="008455BE"/>
    <w:rsid w:val="008457B0"/>
    <w:rsid w:val="00845BA6"/>
    <w:rsid w:val="00845F8A"/>
    <w:rsid w:val="00846139"/>
    <w:rsid w:val="00846361"/>
    <w:rsid w:val="0084642D"/>
    <w:rsid w:val="00846629"/>
    <w:rsid w:val="00846ED1"/>
    <w:rsid w:val="00846F03"/>
    <w:rsid w:val="0084710E"/>
    <w:rsid w:val="008472E7"/>
    <w:rsid w:val="00847422"/>
    <w:rsid w:val="00847A51"/>
    <w:rsid w:val="00847AD9"/>
    <w:rsid w:val="0085014E"/>
    <w:rsid w:val="008501F4"/>
    <w:rsid w:val="008507EF"/>
    <w:rsid w:val="008507F6"/>
    <w:rsid w:val="00850810"/>
    <w:rsid w:val="00850831"/>
    <w:rsid w:val="008508DB"/>
    <w:rsid w:val="00850F95"/>
    <w:rsid w:val="00851051"/>
    <w:rsid w:val="00851252"/>
    <w:rsid w:val="008515F9"/>
    <w:rsid w:val="0085163E"/>
    <w:rsid w:val="008522A5"/>
    <w:rsid w:val="0085242E"/>
    <w:rsid w:val="0085274C"/>
    <w:rsid w:val="0085274F"/>
    <w:rsid w:val="008527AD"/>
    <w:rsid w:val="00852BD1"/>
    <w:rsid w:val="00852CA0"/>
    <w:rsid w:val="00852CE3"/>
    <w:rsid w:val="00852EAE"/>
    <w:rsid w:val="008531A3"/>
    <w:rsid w:val="0085336D"/>
    <w:rsid w:val="00853401"/>
    <w:rsid w:val="008535B5"/>
    <w:rsid w:val="008535FF"/>
    <w:rsid w:val="00853937"/>
    <w:rsid w:val="00853C36"/>
    <w:rsid w:val="00853C9E"/>
    <w:rsid w:val="00853CB9"/>
    <w:rsid w:val="00853DB8"/>
    <w:rsid w:val="008542CA"/>
    <w:rsid w:val="00854437"/>
    <w:rsid w:val="0085445A"/>
    <w:rsid w:val="008544F8"/>
    <w:rsid w:val="0085499C"/>
    <w:rsid w:val="00854A67"/>
    <w:rsid w:val="00854BD7"/>
    <w:rsid w:val="00854CF7"/>
    <w:rsid w:val="008555F4"/>
    <w:rsid w:val="00855602"/>
    <w:rsid w:val="00855ACE"/>
    <w:rsid w:val="00855C47"/>
    <w:rsid w:val="00855E1E"/>
    <w:rsid w:val="00855F0C"/>
    <w:rsid w:val="00856243"/>
    <w:rsid w:val="0085624B"/>
    <w:rsid w:val="0085628C"/>
    <w:rsid w:val="00856B8A"/>
    <w:rsid w:val="00856E18"/>
    <w:rsid w:val="00856FE8"/>
    <w:rsid w:val="00856FFF"/>
    <w:rsid w:val="008579F4"/>
    <w:rsid w:val="00857CEE"/>
    <w:rsid w:val="00857F4D"/>
    <w:rsid w:val="008604CD"/>
    <w:rsid w:val="008606D1"/>
    <w:rsid w:val="00860857"/>
    <w:rsid w:val="00860A2D"/>
    <w:rsid w:val="00860F01"/>
    <w:rsid w:val="00861189"/>
    <w:rsid w:val="008612AC"/>
    <w:rsid w:val="008613E7"/>
    <w:rsid w:val="0086141C"/>
    <w:rsid w:val="00861533"/>
    <w:rsid w:val="00861880"/>
    <w:rsid w:val="00861987"/>
    <w:rsid w:val="00861C92"/>
    <w:rsid w:val="00861DCD"/>
    <w:rsid w:val="00861DEB"/>
    <w:rsid w:val="00861F83"/>
    <w:rsid w:val="00861FDE"/>
    <w:rsid w:val="008625C0"/>
    <w:rsid w:val="00862793"/>
    <w:rsid w:val="00863055"/>
    <w:rsid w:val="00863278"/>
    <w:rsid w:val="00863363"/>
    <w:rsid w:val="00863627"/>
    <w:rsid w:val="00863966"/>
    <w:rsid w:val="008639B9"/>
    <w:rsid w:val="00863C83"/>
    <w:rsid w:val="008647EB"/>
    <w:rsid w:val="00864A96"/>
    <w:rsid w:val="00864C3A"/>
    <w:rsid w:val="00864FE4"/>
    <w:rsid w:val="00865374"/>
    <w:rsid w:val="0086562C"/>
    <w:rsid w:val="00865630"/>
    <w:rsid w:val="00865825"/>
    <w:rsid w:val="00865832"/>
    <w:rsid w:val="008660B2"/>
    <w:rsid w:val="00866286"/>
    <w:rsid w:val="00866E06"/>
    <w:rsid w:val="00866E8F"/>
    <w:rsid w:val="00866F9C"/>
    <w:rsid w:val="00866FA1"/>
    <w:rsid w:val="008670BA"/>
    <w:rsid w:val="0086714C"/>
    <w:rsid w:val="00867218"/>
    <w:rsid w:val="0086749C"/>
    <w:rsid w:val="008675AC"/>
    <w:rsid w:val="00867979"/>
    <w:rsid w:val="00867A91"/>
    <w:rsid w:val="00867B31"/>
    <w:rsid w:val="00867DDB"/>
    <w:rsid w:val="00867FCB"/>
    <w:rsid w:val="00870040"/>
    <w:rsid w:val="0087029E"/>
    <w:rsid w:val="0087034E"/>
    <w:rsid w:val="00870A21"/>
    <w:rsid w:val="00870F60"/>
    <w:rsid w:val="00871139"/>
    <w:rsid w:val="0087137B"/>
    <w:rsid w:val="0087147E"/>
    <w:rsid w:val="00871AC0"/>
    <w:rsid w:val="00871B3E"/>
    <w:rsid w:val="00871BC5"/>
    <w:rsid w:val="00871C9D"/>
    <w:rsid w:val="00871CF4"/>
    <w:rsid w:val="0087286F"/>
    <w:rsid w:val="00872B52"/>
    <w:rsid w:val="00872D18"/>
    <w:rsid w:val="00872EB5"/>
    <w:rsid w:val="008733C2"/>
    <w:rsid w:val="00873431"/>
    <w:rsid w:val="008734D3"/>
    <w:rsid w:val="0087389D"/>
    <w:rsid w:val="00874376"/>
    <w:rsid w:val="008743B9"/>
    <w:rsid w:val="0087488B"/>
    <w:rsid w:val="008749EC"/>
    <w:rsid w:val="00874D45"/>
    <w:rsid w:val="00874E7B"/>
    <w:rsid w:val="00874FCF"/>
    <w:rsid w:val="00875433"/>
    <w:rsid w:val="008757F8"/>
    <w:rsid w:val="008758C5"/>
    <w:rsid w:val="00875910"/>
    <w:rsid w:val="00875924"/>
    <w:rsid w:val="00875A42"/>
    <w:rsid w:val="00875A7A"/>
    <w:rsid w:val="00875B75"/>
    <w:rsid w:val="00875BAA"/>
    <w:rsid w:val="00875C8A"/>
    <w:rsid w:val="00875D2B"/>
    <w:rsid w:val="008762D2"/>
    <w:rsid w:val="00876318"/>
    <w:rsid w:val="0087635C"/>
    <w:rsid w:val="00876951"/>
    <w:rsid w:val="00876CE8"/>
    <w:rsid w:val="00876D00"/>
    <w:rsid w:val="0087719D"/>
    <w:rsid w:val="008772D8"/>
    <w:rsid w:val="00877598"/>
    <w:rsid w:val="00877665"/>
    <w:rsid w:val="00877C98"/>
    <w:rsid w:val="00880371"/>
    <w:rsid w:val="0088069E"/>
    <w:rsid w:val="00880901"/>
    <w:rsid w:val="00880A83"/>
    <w:rsid w:val="00880AF4"/>
    <w:rsid w:val="00880BB5"/>
    <w:rsid w:val="00880CC9"/>
    <w:rsid w:val="00880EF0"/>
    <w:rsid w:val="008813D9"/>
    <w:rsid w:val="008814FF"/>
    <w:rsid w:val="0088162A"/>
    <w:rsid w:val="00881AB5"/>
    <w:rsid w:val="008820CA"/>
    <w:rsid w:val="008824CC"/>
    <w:rsid w:val="00882B70"/>
    <w:rsid w:val="00882C3A"/>
    <w:rsid w:val="00882CDE"/>
    <w:rsid w:val="00882CEC"/>
    <w:rsid w:val="00882D9C"/>
    <w:rsid w:val="00882DD2"/>
    <w:rsid w:val="00882F37"/>
    <w:rsid w:val="0088305C"/>
    <w:rsid w:val="00883139"/>
    <w:rsid w:val="008834C5"/>
    <w:rsid w:val="00883542"/>
    <w:rsid w:val="00883667"/>
    <w:rsid w:val="00883703"/>
    <w:rsid w:val="0088377D"/>
    <w:rsid w:val="00883C52"/>
    <w:rsid w:val="00883D6F"/>
    <w:rsid w:val="008845A6"/>
    <w:rsid w:val="0088467D"/>
    <w:rsid w:val="0088471B"/>
    <w:rsid w:val="0088498F"/>
    <w:rsid w:val="00884C56"/>
    <w:rsid w:val="00884CE0"/>
    <w:rsid w:val="00884DC5"/>
    <w:rsid w:val="00885636"/>
    <w:rsid w:val="008859BA"/>
    <w:rsid w:val="00885AF8"/>
    <w:rsid w:val="00885C71"/>
    <w:rsid w:val="00885F1A"/>
    <w:rsid w:val="00885F29"/>
    <w:rsid w:val="00886275"/>
    <w:rsid w:val="00886926"/>
    <w:rsid w:val="00886ED7"/>
    <w:rsid w:val="00887891"/>
    <w:rsid w:val="00887C85"/>
    <w:rsid w:val="00887D60"/>
    <w:rsid w:val="00887EC9"/>
    <w:rsid w:val="00887F38"/>
    <w:rsid w:val="00887F8D"/>
    <w:rsid w:val="0089011A"/>
    <w:rsid w:val="008906F3"/>
    <w:rsid w:val="00890F10"/>
    <w:rsid w:val="00891032"/>
    <w:rsid w:val="00891715"/>
    <w:rsid w:val="008918C5"/>
    <w:rsid w:val="00891922"/>
    <w:rsid w:val="00891C9D"/>
    <w:rsid w:val="00891DFB"/>
    <w:rsid w:val="00891FC1"/>
    <w:rsid w:val="0089201C"/>
    <w:rsid w:val="00892191"/>
    <w:rsid w:val="00892257"/>
    <w:rsid w:val="00892517"/>
    <w:rsid w:val="00892AE9"/>
    <w:rsid w:val="00892F04"/>
    <w:rsid w:val="00893B9C"/>
    <w:rsid w:val="00893C27"/>
    <w:rsid w:val="00893E7B"/>
    <w:rsid w:val="008940E5"/>
    <w:rsid w:val="00894282"/>
    <w:rsid w:val="0089475E"/>
    <w:rsid w:val="008949C2"/>
    <w:rsid w:val="00894A48"/>
    <w:rsid w:val="00894DD6"/>
    <w:rsid w:val="008950D3"/>
    <w:rsid w:val="008952B2"/>
    <w:rsid w:val="00895408"/>
    <w:rsid w:val="00895567"/>
    <w:rsid w:val="0089560E"/>
    <w:rsid w:val="0089569B"/>
    <w:rsid w:val="00895980"/>
    <w:rsid w:val="00895A18"/>
    <w:rsid w:val="00895EC1"/>
    <w:rsid w:val="00895F74"/>
    <w:rsid w:val="00896124"/>
    <w:rsid w:val="00896276"/>
    <w:rsid w:val="008964E4"/>
    <w:rsid w:val="0089653E"/>
    <w:rsid w:val="00896A96"/>
    <w:rsid w:val="00896CAC"/>
    <w:rsid w:val="00896D3E"/>
    <w:rsid w:val="00896FD7"/>
    <w:rsid w:val="0089774C"/>
    <w:rsid w:val="00897835"/>
    <w:rsid w:val="00897B00"/>
    <w:rsid w:val="008A0441"/>
    <w:rsid w:val="008A04E3"/>
    <w:rsid w:val="008A05EA"/>
    <w:rsid w:val="008A0B7B"/>
    <w:rsid w:val="008A0F4C"/>
    <w:rsid w:val="008A1268"/>
    <w:rsid w:val="008A1375"/>
    <w:rsid w:val="008A1495"/>
    <w:rsid w:val="008A14E1"/>
    <w:rsid w:val="008A1517"/>
    <w:rsid w:val="008A154B"/>
    <w:rsid w:val="008A174C"/>
    <w:rsid w:val="008A1FBA"/>
    <w:rsid w:val="008A20B2"/>
    <w:rsid w:val="008A217D"/>
    <w:rsid w:val="008A273A"/>
    <w:rsid w:val="008A2862"/>
    <w:rsid w:val="008A29D3"/>
    <w:rsid w:val="008A2AD0"/>
    <w:rsid w:val="008A2B5D"/>
    <w:rsid w:val="008A2CD6"/>
    <w:rsid w:val="008A2E32"/>
    <w:rsid w:val="008A315A"/>
    <w:rsid w:val="008A3309"/>
    <w:rsid w:val="008A3379"/>
    <w:rsid w:val="008A35BA"/>
    <w:rsid w:val="008A3697"/>
    <w:rsid w:val="008A37E6"/>
    <w:rsid w:val="008A3983"/>
    <w:rsid w:val="008A3DB6"/>
    <w:rsid w:val="008A47F4"/>
    <w:rsid w:val="008A4BCE"/>
    <w:rsid w:val="008A517F"/>
    <w:rsid w:val="008A51C8"/>
    <w:rsid w:val="008A544A"/>
    <w:rsid w:val="008A549C"/>
    <w:rsid w:val="008A5A07"/>
    <w:rsid w:val="008A5BC5"/>
    <w:rsid w:val="008A608E"/>
    <w:rsid w:val="008A60CA"/>
    <w:rsid w:val="008A66A3"/>
    <w:rsid w:val="008A6ABE"/>
    <w:rsid w:val="008A6D9C"/>
    <w:rsid w:val="008A6E3A"/>
    <w:rsid w:val="008A6FC6"/>
    <w:rsid w:val="008A76B9"/>
    <w:rsid w:val="008A79F0"/>
    <w:rsid w:val="008A7DC1"/>
    <w:rsid w:val="008A7E42"/>
    <w:rsid w:val="008A7E46"/>
    <w:rsid w:val="008A7FB2"/>
    <w:rsid w:val="008B0322"/>
    <w:rsid w:val="008B07CD"/>
    <w:rsid w:val="008B0967"/>
    <w:rsid w:val="008B0D49"/>
    <w:rsid w:val="008B0E25"/>
    <w:rsid w:val="008B1075"/>
    <w:rsid w:val="008B12CC"/>
    <w:rsid w:val="008B132C"/>
    <w:rsid w:val="008B1416"/>
    <w:rsid w:val="008B15EF"/>
    <w:rsid w:val="008B1622"/>
    <w:rsid w:val="008B1653"/>
    <w:rsid w:val="008B16CE"/>
    <w:rsid w:val="008B21A6"/>
    <w:rsid w:val="008B21DF"/>
    <w:rsid w:val="008B2232"/>
    <w:rsid w:val="008B259A"/>
    <w:rsid w:val="008B29D0"/>
    <w:rsid w:val="008B2A0C"/>
    <w:rsid w:val="008B2AEE"/>
    <w:rsid w:val="008B2B14"/>
    <w:rsid w:val="008B2B7D"/>
    <w:rsid w:val="008B2F42"/>
    <w:rsid w:val="008B3358"/>
    <w:rsid w:val="008B33EE"/>
    <w:rsid w:val="008B37FC"/>
    <w:rsid w:val="008B3B12"/>
    <w:rsid w:val="008B405F"/>
    <w:rsid w:val="008B463D"/>
    <w:rsid w:val="008B46BC"/>
    <w:rsid w:val="008B47AD"/>
    <w:rsid w:val="008B4EFB"/>
    <w:rsid w:val="008B4F97"/>
    <w:rsid w:val="008B5132"/>
    <w:rsid w:val="008B518E"/>
    <w:rsid w:val="008B5780"/>
    <w:rsid w:val="008B5887"/>
    <w:rsid w:val="008B5F13"/>
    <w:rsid w:val="008B6648"/>
    <w:rsid w:val="008B669B"/>
    <w:rsid w:val="008B66A5"/>
    <w:rsid w:val="008B6766"/>
    <w:rsid w:val="008B68FE"/>
    <w:rsid w:val="008B6958"/>
    <w:rsid w:val="008B6A2F"/>
    <w:rsid w:val="008B6D0F"/>
    <w:rsid w:val="008B6D8F"/>
    <w:rsid w:val="008B6F4C"/>
    <w:rsid w:val="008B7161"/>
    <w:rsid w:val="008B7411"/>
    <w:rsid w:val="008B75CD"/>
    <w:rsid w:val="008B7733"/>
    <w:rsid w:val="008B78AE"/>
    <w:rsid w:val="008B7DD8"/>
    <w:rsid w:val="008B7E32"/>
    <w:rsid w:val="008B7EAF"/>
    <w:rsid w:val="008B7F47"/>
    <w:rsid w:val="008B7F82"/>
    <w:rsid w:val="008C0200"/>
    <w:rsid w:val="008C0204"/>
    <w:rsid w:val="008C031F"/>
    <w:rsid w:val="008C05F7"/>
    <w:rsid w:val="008C08BA"/>
    <w:rsid w:val="008C0A3D"/>
    <w:rsid w:val="008C0E2D"/>
    <w:rsid w:val="008C1310"/>
    <w:rsid w:val="008C13D3"/>
    <w:rsid w:val="008C17C6"/>
    <w:rsid w:val="008C1806"/>
    <w:rsid w:val="008C1FFF"/>
    <w:rsid w:val="008C2078"/>
    <w:rsid w:val="008C2095"/>
    <w:rsid w:val="008C2355"/>
    <w:rsid w:val="008C2592"/>
    <w:rsid w:val="008C25A9"/>
    <w:rsid w:val="008C2975"/>
    <w:rsid w:val="008C2A4A"/>
    <w:rsid w:val="008C2C15"/>
    <w:rsid w:val="008C2E95"/>
    <w:rsid w:val="008C3034"/>
    <w:rsid w:val="008C353B"/>
    <w:rsid w:val="008C3740"/>
    <w:rsid w:val="008C3ACE"/>
    <w:rsid w:val="008C3F8B"/>
    <w:rsid w:val="008C401B"/>
    <w:rsid w:val="008C41EF"/>
    <w:rsid w:val="008C433D"/>
    <w:rsid w:val="008C434F"/>
    <w:rsid w:val="008C44E9"/>
    <w:rsid w:val="008C4510"/>
    <w:rsid w:val="008C49CB"/>
    <w:rsid w:val="008C49DF"/>
    <w:rsid w:val="008C4A5D"/>
    <w:rsid w:val="008C50EF"/>
    <w:rsid w:val="008C55E1"/>
    <w:rsid w:val="008C56CC"/>
    <w:rsid w:val="008C5972"/>
    <w:rsid w:val="008C5E65"/>
    <w:rsid w:val="008C633E"/>
    <w:rsid w:val="008C63CF"/>
    <w:rsid w:val="008C6665"/>
    <w:rsid w:val="008C6939"/>
    <w:rsid w:val="008C6AAA"/>
    <w:rsid w:val="008C6BDA"/>
    <w:rsid w:val="008C6D67"/>
    <w:rsid w:val="008C6FC8"/>
    <w:rsid w:val="008C755C"/>
    <w:rsid w:val="008C78E6"/>
    <w:rsid w:val="008C79E9"/>
    <w:rsid w:val="008C7A08"/>
    <w:rsid w:val="008C7AC2"/>
    <w:rsid w:val="008C7BC1"/>
    <w:rsid w:val="008C7EF8"/>
    <w:rsid w:val="008C7F98"/>
    <w:rsid w:val="008D008E"/>
    <w:rsid w:val="008D00CF"/>
    <w:rsid w:val="008D0642"/>
    <w:rsid w:val="008D0689"/>
    <w:rsid w:val="008D09CF"/>
    <w:rsid w:val="008D0FF0"/>
    <w:rsid w:val="008D1059"/>
    <w:rsid w:val="008D1120"/>
    <w:rsid w:val="008D126C"/>
    <w:rsid w:val="008D15BF"/>
    <w:rsid w:val="008D1744"/>
    <w:rsid w:val="008D1BFF"/>
    <w:rsid w:val="008D1DB7"/>
    <w:rsid w:val="008D275C"/>
    <w:rsid w:val="008D2832"/>
    <w:rsid w:val="008D2B93"/>
    <w:rsid w:val="008D2B9C"/>
    <w:rsid w:val="008D3218"/>
    <w:rsid w:val="008D33F1"/>
    <w:rsid w:val="008D3D33"/>
    <w:rsid w:val="008D4146"/>
    <w:rsid w:val="008D422E"/>
    <w:rsid w:val="008D4437"/>
    <w:rsid w:val="008D44A0"/>
    <w:rsid w:val="008D44B2"/>
    <w:rsid w:val="008D4B19"/>
    <w:rsid w:val="008D4E20"/>
    <w:rsid w:val="008D4FA2"/>
    <w:rsid w:val="008D504B"/>
    <w:rsid w:val="008D528C"/>
    <w:rsid w:val="008D589A"/>
    <w:rsid w:val="008D5D44"/>
    <w:rsid w:val="008D5E58"/>
    <w:rsid w:val="008D60EB"/>
    <w:rsid w:val="008D61C7"/>
    <w:rsid w:val="008D6218"/>
    <w:rsid w:val="008D6254"/>
    <w:rsid w:val="008D630F"/>
    <w:rsid w:val="008D65DB"/>
    <w:rsid w:val="008D66BB"/>
    <w:rsid w:val="008D69B4"/>
    <w:rsid w:val="008D6A6E"/>
    <w:rsid w:val="008D77E2"/>
    <w:rsid w:val="008D7AB2"/>
    <w:rsid w:val="008D7B42"/>
    <w:rsid w:val="008E0095"/>
    <w:rsid w:val="008E028D"/>
    <w:rsid w:val="008E04A5"/>
    <w:rsid w:val="008E0985"/>
    <w:rsid w:val="008E0E13"/>
    <w:rsid w:val="008E16E0"/>
    <w:rsid w:val="008E175C"/>
    <w:rsid w:val="008E20C1"/>
    <w:rsid w:val="008E220D"/>
    <w:rsid w:val="008E2275"/>
    <w:rsid w:val="008E2474"/>
    <w:rsid w:val="008E25D4"/>
    <w:rsid w:val="008E2761"/>
    <w:rsid w:val="008E281E"/>
    <w:rsid w:val="008E2DB8"/>
    <w:rsid w:val="008E2EB4"/>
    <w:rsid w:val="008E3147"/>
    <w:rsid w:val="008E3312"/>
    <w:rsid w:val="008E360D"/>
    <w:rsid w:val="008E39ED"/>
    <w:rsid w:val="008E3C6B"/>
    <w:rsid w:val="008E3FA3"/>
    <w:rsid w:val="008E437F"/>
    <w:rsid w:val="008E458B"/>
    <w:rsid w:val="008E484C"/>
    <w:rsid w:val="008E4B0A"/>
    <w:rsid w:val="008E4B8A"/>
    <w:rsid w:val="008E4EEE"/>
    <w:rsid w:val="008E4FB1"/>
    <w:rsid w:val="008E4FE4"/>
    <w:rsid w:val="008E5199"/>
    <w:rsid w:val="008E540F"/>
    <w:rsid w:val="008E5942"/>
    <w:rsid w:val="008E5A39"/>
    <w:rsid w:val="008E5A75"/>
    <w:rsid w:val="008E628E"/>
    <w:rsid w:val="008E63A0"/>
    <w:rsid w:val="008E63D7"/>
    <w:rsid w:val="008E66B8"/>
    <w:rsid w:val="008E67B4"/>
    <w:rsid w:val="008E681A"/>
    <w:rsid w:val="008E6A97"/>
    <w:rsid w:val="008E6B16"/>
    <w:rsid w:val="008E6B36"/>
    <w:rsid w:val="008E6BC7"/>
    <w:rsid w:val="008E7411"/>
    <w:rsid w:val="008E7563"/>
    <w:rsid w:val="008E7625"/>
    <w:rsid w:val="008E7A39"/>
    <w:rsid w:val="008E7C8F"/>
    <w:rsid w:val="008E7FD7"/>
    <w:rsid w:val="008F0759"/>
    <w:rsid w:val="008F0B51"/>
    <w:rsid w:val="008F0F8B"/>
    <w:rsid w:val="008F188E"/>
    <w:rsid w:val="008F2260"/>
    <w:rsid w:val="008F23A9"/>
    <w:rsid w:val="008F274E"/>
    <w:rsid w:val="008F28D9"/>
    <w:rsid w:val="008F291C"/>
    <w:rsid w:val="008F2B00"/>
    <w:rsid w:val="008F2D84"/>
    <w:rsid w:val="008F2DAE"/>
    <w:rsid w:val="008F2DEA"/>
    <w:rsid w:val="008F3171"/>
    <w:rsid w:val="008F31AC"/>
    <w:rsid w:val="008F31B4"/>
    <w:rsid w:val="008F31D8"/>
    <w:rsid w:val="008F38F3"/>
    <w:rsid w:val="008F426A"/>
    <w:rsid w:val="008F4536"/>
    <w:rsid w:val="008F4601"/>
    <w:rsid w:val="008F468A"/>
    <w:rsid w:val="008F47D2"/>
    <w:rsid w:val="008F4C5E"/>
    <w:rsid w:val="008F4F28"/>
    <w:rsid w:val="008F524F"/>
    <w:rsid w:val="008F5547"/>
    <w:rsid w:val="008F59C0"/>
    <w:rsid w:val="008F5AEC"/>
    <w:rsid w:val="008F5CE2"/>
    <w:rsid w:val="008F5D5A"/>
    <w:rsid w:val="008F5E21"/>
    <w:rsid w:val="008F6778"/>
    <w:rsid w:val="008F6B03"/>
    <w:rsid w:val="008F6B34"/>
    <w:rsid w:val="008F6E6E"/>
    <w:rsid w:val="008F6FD1"/>
    <w:rsid w:val="00900101"/>
    <w:rsid w:val="00900E17"/>
    <w:rsid w:val="00900E8F"/>
    <w:rsid w:val="009013A6"/>
    <w:rsid w:val="009016B2"/>
    <w:rsid w:val="00901726"/>
    <w:rsid w:val="009017B9"/>
    <w:rsid w:val="009018B6"/>
    <w:rsid w:val="009019BF"/>
    <w:rsid w:val="00901AB2"/>
    <w:rsid w:val="00901C1D"/>
    <w:rsid w:val="00902243"/>
    <w:rsid w:val="00902274"/>
    <w:rsid w:val="009027F8"/>
    <w:rsid w:val="0090280A"/>
    <w:rsid w:val="009028FD"/>
    <w:rsid w:val="00902C83"/>
    <w:rsid w:val="0090302D"/>
    <w:rsid w:val="00903201"/>
    <w:rsid w:val="00903340"/>
    <w:rsid w:val="00903423"/>
    <w:rsid w:val="00903A61"/>
    <w:rsid w:val="00903AF3"/>
    <w:rsid w:val="00903BB2"/>
    <w:rsid w:val="00903CD2"/>
    <w:rsid w:val="00903FD8"/>
    <w:rsid w:val="00904117"/>
    <w:rsid w:val="0090450F"/>
    <w:rsid w:val="009045DF"/>
    <w:rsid w:val="009046C0"/>
    <w:rsid w:val="00904E9D"/>
    <w:rsid w:val="00905043"/>
    <w:rsid w:val="0090511F"/>
    <w:rsid w:val="009057C1"/>
    <w:rsid w:val="009059EF"/>
    <w:rsid w:val="00905A17"/>
    <w:rsid w:val="00905AE3"/>
    <w:rsid w:val="00905D2D"/>
    <w:rsid w:val="00905E69"/>
    <w:rsid w:val="00905FF5"/>
    <w:rsid w:val="00906092"/>
    <w:rsid w:val="00906625"/>
    <w:rsid w:val="009068FC"/>
    <w:rsid w:val="00906D77"/>
    <w:rsid w:val="00906F6B"/>
    <w:rsid w:val="009070B0"/>
    <w:rsid w:val="009071A1"/>
    <w:rsid w:val="009075D0"/>
    <w:rsid w:val="0090765A"/>
    <w:rsid w:val="009079F0"/>
    <w:rsid w:val="00907D1F"/>
    <w:rsid w:val="0091061C"/>
    <w:rsid w:val="0091066B"/>
    <w:rsid w:val="009108A3"/>
    <w:rsid w:val="00910A84"/>
    <w:rsid w:val="00910BCD"/>
    <w:rsid w:val="00911283"/>
    <w:rsid w:val="009112EB"/>
    <w:rsid w:val="0091155B"/>
    <w:rsid w:val="009119E2"/>
    <w:rsid w:val="00911C53"/>
    <w:rsid w:val="00911CF0"/>
    <w:rsid w:val="00911F23"/>
    <w:rsid w:val="0091221A"/>
    <w:rsid w:val="0091243C"/>
    <w:rsid w:val="00912475"/>
    <w:rsid w:val="009124CC"/>
    <w:rsid w:val="009127F0"/>
    <w:rsid w:val="009128B9"/>
    <w:rsid w:val="009128FB"/>
    <w:rsid w:val="00912A3E"/>
    <w:rsid w:val="00912AFE"/>
    <w:rsid w:val="00912CB5"/>
    <w:rsid w:val="00912DBF"/>
    <w:rsid w:val="00912F15"/>
    <w:rsid w:val="00913D0D"/>
    <w:rsid w:val="00913E6D"/>
    <w:rsid w:val="00913FDA"/>
    <w:rsid w:val="00914165"/>
    <w:rsid w:val="009142FE"/>
    <w:rsid w:val="00914354"/>
    <w:rsid w:val="0091459A"/>
    <w:rsid w:val="009146B2"/>
    <w:rsid w:val="0091488B"/>
    <w:rsid w:val="00914A2F"/>
    <w:rsid w:val="00914C11"/>
    <w:rsid w:val="009151A2"/>
    <w:rsid w:val="00915342"/>
    <w:rsid w:val="009156CD"/>
    <w:rsid w:val="00915BE1"/>
    <w:rsid w:val="00915BEB"/>
    <w:rsid w:val="00915E73"/>
    <w:rsid w:val="0091608B"/>
    <w:rsid w:val="0091687E"/>
    <w:rsid w:val="00917107"/>
    <w:rsid w:val="009176BF"/>
    <w:rsid w:val="0091793C"/>
    <w:rsid w:val="00917ADB"/>
    <w:rsid w:val="00917B95"/>
    <w:rsid w:val="00917CCA"/>
    <w:rsid w:val="00917F04"/>
    <w:rsid w:val="009201AB"/>
    <w:rsid w:val="009203B8"/>
    <w:rsid w:val="0092078A"/>
    <w:rsid w:val="00920A73"/>
    <w:rsid w:val="00920EFF"/>
    <w:rsid w:val="00920F2A"/>
    <w:rsid w:val="00920F9E"/>
    <w:rsid w:val="00921097"/>
    <w:rsid w:val="009210EB"/>
    <w:rsid w:val="00921463"/>
    <w:rsid w:val="009216EA"/>
    <w:rsid w:val="00921FCB"/>
    <w:rsid w:val="009223AE"/>
    <w:rsid w:val="009226DA"/>
    <w:rsid w:val="00922729"/>
    <w:rsid w:val="009227E8"/>
    <w:rsid w:val="00922E97"/>
    <w:rsid w:val="00923395"/>
    <w:rsid w:val="009234DE"/>
    <w:rsid w:val="009236C5"/>
    <w:rsid w:val="009237D7"/>
    <w:rsid w:val="00923D13"/>
    <w:rsid w:val="0092420D"/>
    <w:rsid w:val="00924319"/>
    <w:rsid w:val="00924982"/>
    <w:rsid w:val="00924AA4"/>
    <w:rsid w:val="00924D48"/>
    <w:rsid w:val="00924EC7"/>
    <w:rsid w:val="00925032"/>
    <w:rsid w:val="0092512E"/>
    <w:rsid w:val="00925178"/>
    <w:rsid w:val="0092536F"/>
    <w:rsid w:val="0092569F"/>
    <w:rsid w:val="00925AE8"/>
    <w:rsid w:val="00926302"/>
    <w:rsid w:val="009266BE"/>
    <w:rsid w:val="00926785"/>
    <w:rsid w:val="0092686B"/>
    <w:rsid w:val="00926909"/>
    <w:rsid w:val="00926A47"/>
    <w:rsid w:val="009273D3"/>
    <w:rsid w:val="0092773A"/>
    <w:rsid w:val="009278AF"/>
    <w:rsid w:val="0092791B"/>
    <w:rsid w:val="00927B9C"/>
    <w:rsid w:val="00927F94"/>
    <w:rsid w:val="0093003E"/>
    <w:rsid w:val="00930384"/>
    <w:rsid w:val="009308C0"/>
    <w:rsid w:val="00930934"/>
    <w:rsid w:val="0093124A"/>
    <w:rsid w:val="00931663"/>
    <w:rsid w:val="009318DA"/>
    <w:rsid w:val="00931908"/>
    <w:rsid w:val="0093194A"/>
    <w:rsid w:val="00931AB5"/>
    <w:rsid w:val="0093219E"/>
    <w:rsid w:val="00932209"/>
    <w:rsid w:val="009324FA"/>
    <w:rsid w:val="00932561"/>
    <w:rsid w:val="00932919"/>
    <w:rsid w:val="00932E61"/>
    <w:rsid w:val="00933105"/>
    <w:rsid w:val="00933150"/>
    <w:rsid w:val="0093330A"/>
    <w:rsid w:val="009339E7"/>
    <w:rsid w:val="00933F99"/>
    <w:rsid w:val="00933FEB"/>
    <w:rsid w:val="009341DD"/>
    <w:rsid w:val="00934258"/>
    <w:rsid w:val="0093459B"/>
    <w:rsid w:val="0093472C"/>
    <w:rsid w:val="00934BD7"/>
    <w:rsid w:val="00934D07"/>
    <w:rsid w:val="00934E46"/>
    <w:rsid w:val="00935631"/>
    <w:rsid w:val="0093572A"/>
    <w:rsid w:val="0093663A"/>
    <w:rsid w:val="009367CA"/>
    <w:rsid w:val="009372A9"/>
    <w:rsid w:val="00937491"/>
    <w:rsid w:val="009374CF"/>
    <w:rsid w:val="00937B01"/>
    <w:rsid w:val="00937C12"/>
    <w:rsid w:val="00937EBE"/>
    <w:rsid w:val="00937EEA"/>
    <w:rsid w:val="00937FEE"/>
    <w:rsid w:val="009402F2"/>
    <w:rsid w:val="00940590"/>
    <w:rsid w:val="00940B49"/>
    <w:rsid w:val="00940C1F"/>
    <w:rsid w:val="00940D0D"/>
    <w:rsid w:val="009411DB"/>
    <w:rsid w:val="00941484"/>
    <w:rsid w:val="009414C4"/>
    <w:rsid w:val="00941CD9"/>
    <w:rsid w:val="00941D25"/>
    <w:rsid w:val="00941D7D"/>
    <w:rsid w:val="009424CA"/>
    <w:rsid w:val="00942558"/>
    <w:rsid w:val="00942D4B"/>
    <w:rsid w:val="00942DD6"/>
    <w:rsid w:val="0094322E"/>
    <w:rsid w:val="00943334"/>
    <w:rsid w:val="009437F5"/>
    <w:rsid w:val="00943C84"/>
    <w:rsid w:val="00943FD5"/>
    <w:rsid w:val="009441F7"/>
    <w:rsid w:val="0094468A"/>
    <w:rsid w:val="009449CB"/>
    <w:rsid w:val="00944A0C"/>
    <w:rsid w:val="00944A92"/>
    <w:rsid w:val="00944BD4"/>
    <w:rsid w:val="00944CAB"/>
    <w:rsid w:val="00944F3B"/>
    <w:rsid w:val="00944F74"/>
    <w:rsid w:val="0094512E"/>
    <w:rsid w:val="009452CC"/>
    <w:rsid w:val="00945661"/>
    <w:rsid w:val="0094572C"/>
    <w:rsid w:val="009459E6"/>
    <w:rsid w:val="00945AED"/>
    <w:rsid w:val="00945B13"/>
    <w:rsid w:val="00945E5B"/>
    <w:rsid w:val="00945E84"/>
    <w:rsid w:val="00945F7E"/>
    <w:rsid w:val="00946023"/>
    <w:rsid w:val="00946493"/>
    <w:rsid w:val="00946966"/>
    <w:rsid w:val="00946AEC"/>
    <w:rsid w:val="00946AF8"/>
    <w:rsid w:val="00946B4A"/>
    <w:rsid w:val="00947509"/>
    <w:rsid w:val="0094759D"/>
    <w:rsid w:val="009477C4"/>
    <w:rsid w:val="009478F5"/>
    <w:rsid w:val="00947CA3"/>
    <w:rsid w:val="00947D8F"/>
    <w:rsid w:val="00947DB5"/>
    <w:rsid w:val="009505C8"/>
    <w:rsid w:val="009505D2"/>
    <w:rsid w:val="0095068E"/>
    <w:rsid w:val="009507AF"/>
    <w:rsid w:val="00951471"/>
    <w:rsid w:val="00951743"/>
    <w:rsid w:val="00951C67"/>
    <w:rsid w:val="00951CEF"/>
    <w:rsid w:val="00951ED8"/>
    <w:rsid w:val="00951F05"/>
    <w:rsid w:val="0095239D"/>
    <w:rsid w:val="009523DE"/>
    <w:rsid w:val="00952C1E"/>
    <w:rsid w:val="00952E77"/>
    <w:rsid w:val="009531D7"/>
    <w:rsid w:val="00953589"/>
    <w:rsid w:val="009536D6"/>
    <w:rsid w:val="0095388E"/>
    <w:rsid w:val="009539D1"/>
    <w:rsid w:val="00953B66"/>
    <w:rsid w:val="00953DED"/>
    <w:rsid w:val="00953E31"/>
    <w:rsid w:val="00953E9C"/>
    <w:rsid w:val="00953F38"/>
    <w:rsid w:val="00953FAE"/>
    <w:rsid w:val="00954118"/>
    <w:rsid w:val="0095437C"/>
    <w:rsid w:val="0095438B"/>
    <w:rsid w:val="00954486"/>
    <w:rsid w:val="0095457B"/>
    <w:rsid w:val="00954FDC"/>
    <w:rsid w:val="009550A0"/>
    <w:rsid w:val="00955248"/>
    <w:rsid w:val="009553B1"/>
    <w:rsid w:val="0095570B"/>
    <w:rsid w:val="00955784"/>
    <w:rsid w:val="009558F8"/>
    <w:rsid w:val="009559AA"/>
    <w:rsid w:val="00955E4A"/>
    <w:rsid w:val="00956163"/>
    <w:rsid w:val="009562D7"/>
    <w:rsid w:val="00956323"/>
    <w:rsid w:val="00956571"/>
    <w:rsid w:val="00956650"/>
    <w:rsid w:val="00956668"/>
    <w:rsid w:val="009566BA"/>
    <w:rsid w:val="0095673D"/>
    <w:rsid w:val="0095692D"/>
    <w:rsid w:val="009569EA"/>
    <w:rsid w:val="00957129"/>
    <w:rsid w:val="0095716D"/>
    <w:rsid w:val="0095747A"/>
    <w:rsid w:val="00957C30"/>
    <w:rsid w:val="00960080"/>
    <w:rsid w:val="0096012B"/>
    <w:rsid w:val="00960436"/>
    <w:rsid w:val="00960620"/>
    <w:rsid w:val="009606B0"/>
    <w:rsid w:val="00960734"/>
    <w:rsid w:val="00960B63"/>
    <w:rsid w:val="00960CB8"/>
    <w:rsid w:val="00960E8C"/>
    <w:rsid w:val="009613F2"/>
    <w:rsid w:val="00961807"/>
    <w:rsid w:val="00961BB1"/>
    <w:rsid w:val="00961E61"/>
    <w:rsid w:val="00962A99"/>
    <w:rsid w:val="00962D11"/>
    <w:rsid w:val="009639CF"/>
    <w:rsid w:val="00963ACF"/>
    <w:rsid w:val="00963EA2"/>
    <w:rsid w:val="0096450D"/>
    <w:rsid w:val="009648AB"/>
    <w:rsid w:val="00964A0A"/>
    <w:rsid w:val="00964B04"/>
    <w:rsid w:val="00964BFE"/>
    <w:rsid w:val="00964C62"/>
    <w:rsid w:val="009651AD"/>
    <w:rsid w:val="009657B0"/>
    <w:rsid w:val="00965CE7"/>
    <w:rsid w:val="00966071"/>
    <w:rsid w:val="009664B2"/>
    <w:rsid w:val="00966865"/>
    <w:rsid w:val="00966C47"/>
    <w:rsid w:val="00967048"/>
    <w:rsid w:val="009670C2"/>
    <w:rsid w:val="009672C6"/>
    <w:rsid w:val="0096732D"/>
    <w:rsid w:val="0096749B"/>
    <w:rsid w:val="009677E3"/>
    <w:rsid w:val="00967806"/>
    <w:rsid w:val="0096787B"/>
    <w:rsid w:val="00967A7A"/>
    <w:rsid w:val="00967B2B"/>
    <w:rsid w:val="00967C9D"/>
    <w:rsid w:val="00967CFC"/>
    <w:rsid w:val="00967F07"/>
    <w:rsid w:val="00970386"/>
    <w:rsid w:val="0097056D"/>
    <w:rsid w:val="009707FC"/>
    <w:rsid w:val="00970ACC"/>
    <w:rsid w:val="00970B30"/>
    <w:rsid w:val="00970CA5"/>
    <w:rsid w:val="00970DB0"/>
    <w:rsid w:val="00970F3B"/>
    <w:rsid w:val="009711F5"/>
    <w:rsid w:val="00971545"/>
    <w:rsid w:val="00971583"/>
    <w:rsid w:val="00971ACD"/>
    <w:rsid w:val="00971B93"/>
    <w:rsid w:val="00971BEF"/>
    <w:rsid w:val="00971CC7"/>
    <w:rsid w:val="00971F53"/>
    <w:rsid w:val="0097207C"/>
    <w:rsid w:val="00972408"/>
    <w:rsid w:val="00972494"/>
    <w:rsid w:val="009724EE"/>
    <w:rsid w:val="00972857"/>
    <w:rsid w:val="00972920"/>
    <w:rsid w:val="00972BDA"/>
    <w:rsid w:val="00972D11"/>
    <w:rsid w:val="00972FB8"/>
    <w:rsid w:val="009730F6"/>
    <w:rsid w:val="009732FB"/>
    <w:rsid w:val="00973588"/>
    <w:rsid w:val="00973639"/>
    <w:rsid w:val="009738D8"/>
    <w:rsid w:val="00973C8F"/>
    <w:rsid w:val="00973ED0"/>
    <w:rsid w:val="009744BA"/>
    <w:rsid w:val="009744C9"/>
    <w:rsid w:val="009745D7"/>
    <w:rsid w:val="00974603"/>
    <w:rsid w:val="0097471E"/>
    <w:rsid w:val="00974C5E"/>
    <w:rsid w:val="00974DE9"/>
    <w:rsid w:val="00975086"/>
    <w:rsid w:val="00975281"/>
    <w:rsid w:val="009753A6"/>
    <w:rsid w:val="0097553E"/>
    <w:rsid w:val="009756DA"/>
    <w:rsid w:val="00975948"/>
    <w:rsid w:val="00975DC4"/>
    <w:rsid w:val="00976234"/>
    <w:rsid w:val="00976290"/>
    <w:rsid w:val="009762F1"/>
    <w:rsid w:val="0097675E"/>
    <w:rsid w:val="00976A3B"/>
    <w:rsid w:val="00976E27"/>
    <w:rsid w:val="00976FE3"/>
    <w:rsid w:val="009772A6"/>
    <w:rsid w:val="009774C0"/>
    <w:rsid w:val="009777BE"/>
    <w:rsid w:val="009777F6"/>
    <w:rsid w:val="00977FF0"/>
    <w:rsid w:val="009801F2"/>
    <w:rsid w:val="0098038B"/>
    <w:rsid w:val="00980448"/>
    <w:rsid w:val="0098068D"/>
    <w:rsid w:val="00980878"/>
    <w:rsid w:val="009808A4"/>
    <w:rsid w:val="00980CA5"/>
    <w:rsid w:val="009819AB"/>
    <w:rsid w:val="00981C98"/>
    <w:rsid w:val="00982458"/>
    <w:rsid w:val="009824DE"/>
    <w:rsid w:val="00982580"/>
    <w:rsid w:val="009829EF"/>
    <w:rsid w:val="009833CF"/>
    <w:rsid w:val="0098387A"/>
    <w:rsid w:val="00983A4E"/>
    <w:rsid w:val="00983DEF"/>
    <w:rsid w:val="0098414B"/>
    <w:rsid w:val="00984A37"/>
    <w:rsid w:val="00984B76"/>
    <w:rsid w:val="00984C1B"/>
    <w:rsid w:val="00984DCC"/>
    <w:rsid w:val="00984E4B"/>
    <w:rsid w:val="00984E93"/>
    <w:rsid w:val="009851D8"/>
    <w:rsid w:val="00985240"/>
    <w:rsid w:val="00985436"/>
    <w:rsid w:val="0098552E"/>
    <w:rsid w:val="00985A1E"/>
    <w:rsid w:val="00985EEB"/>
    <w:rsid w:val="00985FE1"/>
    <w:rsid w:val="00986360"/>
    <w:rsid w:val="009866DA"/>
    <w:rsid w:val="00986A8B"/>
    <w:rsid w:val="00986DDE"/>
    <w:rsid w:val="009870B2"/>
    <w:rsid w:val="009870C2"/>
    <w:rsid w:val="009872DE"/>
    <w:rsid w:val="00987306"/>
    <w:rsid w:val="00987339"/>
    <w:rsid w:val="009873B4"/>
    <w:rsid w:val="00987B9F"/>
    <w:rsid w:val="00987E89"/>
    <w:rsid w:val="0099050D"/>
    <w:rsid w:val="009905E6"/>
    <w:rsid w:val="00990650"/>
    <w:rsid w:val="00990D85"/>
    <w:rsid w:val="00990F30"/>
    <w:rsid w:val="009919C1"/>
    <w:rsid w:val="00991D30"/>
    <w:rsid w:val="009925B2"/>
    <w:rsid w:val="00992B50"/>
    <w:rsid w:val="00992F30"/>
    <w:rsid w:val="0099307B"/>
    <w:rsid w:val="009933E6"/>
    <w:rsid w:val="009935F1"/>
    <w:rsid w:val="00993720"/>
    <w:rsid w:val="009937FE"/>
    <w:rsid w:val="00993DC0"/>
    <w:rsid w:val="009940B2"/>
    <w:rsid w:val="00994263"/>
    <w:rsid w:val="00994757"/>
    <w:rsid w:val="00994883"/>
    <w:rsid w:val="0099493C"/>
    <w:rsid w:val="00994CDE"/>
    <w:rsid w:val="00994F3F"/>
    <w:rsid w:val="00994F40"/>
    <w:rsid w:val="009952AF"/>
    <w:rsid w:val="00995306"/>
    <w:rsid w:val="0099568E"/>
    <w:rsid w:val="00995BD4"/>
    <w:rsid w:val="00995C3E"/>
    <w:rsid w:val="00995D92"/>
    <w:rsid w:val="00995DB4"/>
    <w:rsid w:val="00995FDA"/>
    <w:rsid w:val="009960D1"/>
    <w:rsid w:val="009963D7"/>
    <w:rsid w:val="00996829"/>
    <w:rsid w:val="00996C3C"/>
    <w:rsid w:val="009976A2"/>
    <w:rsid w:val="00997B06"/>
    <w:rsid w:val="00997B35"/>
    <w:rsid w:val="00997FD2"/>
    <w:rsid w:val="009A01F7"/>
    <w:rsid w:val="009A034A"/>
    <w:rsid w:val="009A051E"/>
    <w:rsid w:val="009A06B3"/>
    <w:rsid w:val="009A074B"/>
    <w:rsid w:val="009A0B0B"/>
    <w:rsid w:val="009A0CA5"/>
    <w:rsid w:val="009A0F9D"/>
    <w:rsid w:val="009A0FB0"/>
    <w:rsid w:val="009A1024"/>
    <w:rsid w:val="009A108B"/>
    <w:rsid w:val="009A12DD"/>
    <w:rsid w:val="009A1425"/>
    <w:rsid w:val="009A1488"/>
    <w:rsid w:val="009A1767"/>
    <w:rsid w:val="009A1836"/>
    <w:rsid w:val="009A1E7B"/>
    <w:rsid w:val="009A1F67"/>
    <w:rsid w:val="009A2248"/>
    <w:rsid w:val="009A2486"/>
    <w:rsid w:val="009A25BD"/>
    <w:rsid w:val="009A2B33"/>
    <w:rsid w:val="009A2C4A"/>
    <w:rsid w:val="009A35BB"/>
    <w:rsid w:val="009A39DD"/>
    <w:rsid w:val="009A3CD8"/>
    <w:rsid w:val="009A3E77"/>
    <w:rsid w:val="009A404B"/>
    <w:rsid w:val="009A441F"/>
    <w:rsid w:val="009A48DF"/>
    <w:rsid w:val="009A49E6"/>
    <w:rsid w:val="009A4B6C"/>
    <w:rsid w:val="009A4D07"/>
    <w:rsid w:val="009A4E4A"/>
    <w:rsid w:val="009A4F65"/>
    <w:rsid w:val="009A5060"/>
    <w:rsid w:val="009A5201"/>
    <w:rsid w:val="009A53C4"/>
    <w:rsid w:val="009A53E9"/>
    <w:rsid w:val="009A58B4"/>
    <w:rsid w:val="009A58EC"/>
    <w:rsid w:val="009A5A43"/>
    <w:rsid w:val="009A658F"/>
    <w:rsid w:val="009A6865"/>
    <w:rsid w:val="009A69CB"/>
    <w:rsid w:val="009A6C18"/>
    <w:rsid w:val="009A710F"/>
    <w:rsid w:val="009A72EE"/>
    <w:rsid w:val="009A74FA"/>
    <w:rsid w:val="009A7676"/>
    <w:rsid w:val="009A78CB"/>
    <w:rsid w:val="009A7D3A"/>
    <w:rsid w:val="009A7FF7"/>
    <w:rsid w:val="009B0303"/>
    <w:rsid w:val="009B0527"/>
    <w:rsid w:val="009B0A13"/>
    <w:rsid w:val="009B0AF9"/>
    <w:rsid w:val="009B0DC4"/>
    <w:rsid w:val="009B12CD"/>
    <w:rsid w:val="009B1524"/>
    <w:rsid w:val="009B1571"/>
    <w:rsid w:val="009B1A94"/>
    <w:rsid w:val="009B1C53"/>
    <w:rsid w:val="009B208D"/>
    <w:rsid w:val="009B27F0"/>
    <w:rsid w:val="009B2E19"/>
    <w:rsid w:val="009B2F06"/>
    <w:rsid w:val="009B3404"/>
    <w:rsid w:val="009B39EA"/>
    <w:rsid w:val="009B3A67"/>
    <w:rsid w:val="009B3B08"/>
    <w:rsid w:val="009B3BE8"/>
    <w:rsid w:val="009B3D36"/>
    <w:rsid w:val="009B3E17"/>
    <w:rsid w:val="009B3E3A"/>
    <w:rsid w:val="009B3F0B"/>
    <w:rsid w:val="009B3F85"/>
    <w:rsid w:val="009B407D"/>
    <w:rsid w:val="009B40F2"/>
    <w:rsid w:val="009B41D4"/>
    <w:rsid w:val="009B4583"/>
    <w:rsid w:val="009B4EEF"/>
    <w:rsid w:val="009B4F6B"/>
    <w:rsid w:val="009B5015"/>
    <w:rsid w:val="009B51D7"/>
    <w:rsid w:val="009B5383"/>
    <w:rsid w:val="009B5BF3"/>
    <w:rsid w:val="009B5D7F"/>
    <w:rsid w:val="009B61DF"/>
    <w:rsid w:val="009B65BB"/>
    <w:rsid w:val="009B66B1"/>
    <w:rsid w:val="009B68C0"/>
    <w:rsid w:val="009B6B33"/>
    <w:rsid w:val="009B6BA5"/>
    <w:rsid w:val="009B6D6A"/>
    <w:rsid w:val="009B6EDA"/>
    <w:rsid w:val="009B70FD"/>
    <w:rsid w:val="009B7627"/>
    <w:rsid w:val="009B7AB6"/>
    <w:rsid w:val="009B7BC0"/>
    <w:rsid w:val="009B7C5C"/>
    <w:rsid w:val="009B7E91"/>
    <w:rsid w:val="009C0197"/>
    <w:rsid w:val="009C041D"/>
    <w:rsid w:val="009C0E0E"/>
    <w:rsid w:val="009C1454"/>
    <w:rsid w:val="009C1961"/>
    <w:rsid w:val="009C1C4F"/>
    <w:rsid w:val="009C1FA2"/>
    <w:rsid w:val="009C2087"/>
    <w:rsid w:val="009C2364"/>
    <w:rsid w:val="009C24CE"/>
    <w:rsid w:val="009C2931"/>
    <w:rsid w:val="009C2D7F"/>
    <w:rsid w:val="009C2DC2"/>
    <w:rsid w:val="009C2E67"/>
    <w:rsid w:val="009C2F24"/>
    <w:rsid w:val="009C34AD"/>
    <w:rsid w:val="009C3557"/>
    <w:rsid w:val="009C35EA"/>
    <w:rsid w:val="009C399E"/>
    <w:rsid w:val="009C3C38"/>
    <w:rsid w:val="009C3F09"/>
    <w:rsid w:val="009C4060"/>
    <w:rsid w:val="009C41FE"/>
    <w:rsid w:val="009C45F2"/>
    <w:rsid w:val="009C4BAC"/>
    <w:rsid w:val="009C4EB4"/>
    <w:rsid w:val="009C4EB8"/>
    <w:rsid w:val="009C5414"/>
    <w:rsid w:val="009C54CE"/>
    <w:rsid w:val="009C54FE"/>
    <w:rsid w:val="009C5B32"/>
    <w:rsid w:val="009C5C5A"/>
    <w:rsid w:val="009C5E5B"/>
    <w:rsid w:val="009C66E6"/>
    <w:rsid w:val="009C67F2"/>
    <w:rsid w:val="009C6F74"/>
    <w:rsid w:val="009C793E"/>
    <w:rsid w:val="009C7E0B"/>
    <w:rsid w:val="009C7F78"/>
    <w:rsid w:val="009D0016"/>
    <w:rsid w:val="009D0020"/>
    <w:rsid w:val="009D0074"/>
    <w:rsid w:val="009D0240"/>
    <w:rsid w:val="009D024D"/>
    <w:rsid w:val="009D0D7F"/>
    <w:rsid w:val="009D1309"/>
    <w:rsid w:val="009D17D5"/>
    <w:rsid w:val="009D1990"/>
    <w:rsid w:val="009D1B17"/>
    <w:rsid w:val="009D1CC2"/>
    <w:rsid w:val="009D1D07"/>
    <w:rsid w:val="009D1D30"/>
    <w:rsid w:val="009D1D33"/>
    <w:rsid w:val="009D26E6"/>
    <w:rsid w:val="009D2902"/>
    <w:rsid w:val="009D2E75"/>
    <w:rsid w:val="009D3171"/>
    <w:rsid w:val="009D338F"/>
    <w:rsid w:val="009D34DC"/>
    <w:rsid w:val="009D353A"/>
    <w:rsid w:val="009D3DA8"/>
    <w:rsid w:val="009D3E22"/>
    <w:rsid w:val="009D4E5E"/>
    <w:rsid w:val="009D514F"/>
    <w:rsid w:val="009D577E"/>
    <w:rsid w:val="009D589A"/>
    <w:rsid w:val="009D5955"/>
    <w:rsid w:val="009D5CC1"/>
    <w:rsid w:val="009D61D7"/>
    <w:rsid w:val="009D61DE"/>
    <w:rsid w:val="009D6A05"/>
    <w:rsid w:val="009D6BB6"/>
    <w:rsid w:val="009D7025"/>
    <w:rsid w:val="009D7176"/>
    <w:rsid w:val="009D7501"/>
    <w:rsid w:val="009D77AB"/>
    <w:rsid w:val="009D7FBD"/>
    <w:rsid w:val="009D7FC4"/>
    <w:rsid w:val="009E04BE"/>
    <w:rsid w:val="009E04E0"/>
    <w:rsid w:val="009E0945"/>
    <w:rsid w:val="009E0D77"/>
    <w:rsid w:val="009E0DF2"/>
    <w:rsid w:val="009E0E01"/>
    <w:rsid w:val="009E0FE3"/>
    <w:rsid w:val="009E105D"/>
    <w:rsid w:val="009E1401"/>
    <w:rsid w:val="009E166B"/>
    <w:rsid w:val="009E1991"/>
    <w:rsid w:val="009E1E74"/>
    <w:rsid w:val="009E2027"/>
    <w:rsid w:val="009E2170"/>
    <w:rsid w:val="009E22DB"/>
    <w:rsid w:val="009E2513"/>
    <w:rsid w:val="009E2976"/>
    <w:rsid w:val="009E2A20"/>
    <w:rsid w:val="009E2AD3"/>
    <w:rsid w:val="009E2B08"/>
    <w:rsid w:val="009E2D8E"/>
    <w:rsid w:val="009E2DDD"/>
    <w:rsid w:val="009E2E69"/>
    <w:rsid w:val="009E2FDF"/>
    <w:rsid w:val="009E3491"/>
    <w:rsid w:val="009E3639"/>
    <w:rsid w:val="009E3893"/>
    <w:rsid w:val="009E39A3"/>
    <w:rsid w:val="009E3C01"/>
    <w:rsid w:val="009E3D01"/>
    <w:rsid w:val="009E3D1B"/>
    <w:rsid w:val="009E4048"/>
    <w:rsid w:val="009E42CE"/>
    <w:rsid w:val="009E43CB"/>
    <w:rsid w:val="009E4736"/>
    <w:rsid w:val="009E49E7"/>
    <w:rsid w:val="009E4C66"/>
    <w:rsid w:val="009E4DCD"/>
    <w:rsid w:val="009E5070"/>
    <w:rsid w:val="009E5361"/>
    <w:rsid w:val="009E5581"/>
    <w:rsid w:val="009E5608"/>
    <w:rsid w:val="009E56DA"/>
    <w:rsid w:val="009E5799"/>
    <w:rsid w:val="009E5B09"/>
    <w:rsid w:val="009E5FAB"/>
    <w:rsid w:val="009E603F"/>
    <w:rsid w:val="009E6054"/>
    <w:rsid w:val="009E6092"/>
    <w:rsid w:val="009E618C"/>
    <w:rsid w:val="009E638F"/>
    <w:rsid w:val="009E66B6"/>
    <w:rsid w:val="009E6758"/>
    <w:rsid w:val="009E6ACD"/>
    <w:rsid w:val="009E6D76"/>
    <w:rsid w:val="009E6DF2"/>
    <w:rsid w:val="009E6E69"/>
    <w:rsid w:val="009E6EDE"/>
    <w:rsid w:val="009E6FFB"/>
    <w:rsid w:val="009E745B"/>
    <w:rsid w:val="009E779D"/>
    <w:rsid w:val="009F0096"/>
    <w:rsid w:val="009F09F0"/>
    <w:rsid w:val="009F0A3B"/>
    <w:rsid w:val="009F0F45"/>
    <w:rsid w:val="009F10B0"/>
    <w:rsid w:val="009F1476"/>
    <w:rsid w:val="009F161A"/>
    <w:rsid w:val="009F17BD"/>
    <w:rsid w:val="009F1804"/>
    <w:rsid w:val="009F184A"/>
    <w:rsid w:val="009F2665"/>
    <w:rsid w:val="009F26F2"/>
    <w:rsid w:val="009F282D"/>
    <w:rsid w:val="009F2901"/>
    <w:rsid w:val="009F291B"/>
    <w:rsid w:val="009F2ADB"/>
    <w:rsid w:val="009F2B4E"/>
    <w:rsid w:val="009F2EB2"/>
    <w:rsid w:val="009F32AD"/>
    <w:rsid w:val="009F35AE"/>
    <w:rsid w:val="009F37A2"/>
    <w:rsid w:val="009F37DB"/>
    <w:rsid w:val="009F3AE3"/>
    <w:rsid w:val="009F3C96"/>
    <w:rsid w:val="009F3FAB"/>
    <w:rsid w:val="009F4053"/>
    <w:rsid w:val="009F4276"/>
    <w:rsid w:val="009F42F5"/>
    <w:rsid w:val="009F45EF"/>
    <w:rsid w:val="009F46F9"/>
    <w:rsid w:val="009F4836"/>
    <w:rsid w:val="009F4879"/>
    <w:rsid w:val="009F4929"/>
    <w:rsid w:val="009F4B0C"/>
    <w:rsid w:val="009F4C3F"/>
    <w:rsid w:val="009F4E4A"/>
    <w:rsid w:val="009F51BC"/>
    <w:rsid w:val="009F573D"/>
    <w:rsid w:val="009F59BF"/>
    <w:rsid w:val="009F59FB"/>
    <w:rsid w:val="009F5E33"/>
    <w:rsid w:val="009F5F73"/>
    <w:rsid w:val="009F6B51"/>
    <w:rsid w:val="009F6E3A"/>
    <w:rsid w:val="009F6E51"/>
    <w:rsid w:val="009F7054"/>
    <w:rsid w:val="009F7337"/>
    <w:rsid w:val="009F750D"/>
    <w:rsid w:val="009F75C4"/>
    <w:rsid w:val="009F7841"/>
    <w:rsid w:val="009F7E03"/>
    <w:rsid w:val="009F7F21"/>
    <w:rsid w:val="00A00020"/>
    <w:rsid w:val="00A002AD"/>
    <w:rsid w:val="00A00C1E"/>
    <w:rsid w:val="00A010F3"/>
    <w:rsid w:val="00A015CC"/>
    <w:rsid w:val="00A017A1"/>
    <w:rsid w:val="00A0242C"/>
    <w:rsid w:val="00A024F1"/>
    <w:rsid w:val="00A02A0C"/>
    <w:rsid w:val="00A02C26"/>
    <w:rsid w:val="00A0349F"/>
    <w:rsid w:val="00A035DF"/>
    <w:rsid w:val="00A035E2"/>
    <w:rsid w:val="00A03C01"/>
    <w:rsid w:val="00A042AE"/>
    <w:rsid w:val="00A04339"/>
    <w:rsid w:val="00A04876"/>
    <w:rsid w:val="00A0489D"/>
    <w:rsid w:val="00A04B29"/>
    <w:rsid w:val="00A04B55"/>
    <w:rsid w:val="00A04B80"/>
    <w:rsid w:val="00A0508E"/>
    <w:rsid w:val="00A050BA"/>
    <w:rsid w:val="00A05488"/>
    <w:rsid w:val="00A05594"/>
    <w:rsid w:val="00A05745"/>
    <w:rsid w:val="00A05936"/>
    <w:rsid w:val="00A059A6"/>
    <w:rsid w:val="00A05C36"/>
    <w:rsid w:val="00A05C46"/>
    <w:rsid w:val="00A05D8D"/>
    <w:rsid w:val="00A05F09"/>
    <w:rsid w:val="00A064D3"/>
    <w:rsid w:val="00A06A84"/>
    <w:rsid w:val="00A06BEB"/>
    <w:rsid w:val="00A06C66"/>
    <w:rsid w:val="00A06FAF"/>
    <w:rsid w:val="00A0780D"/>
    <w:rsid w:val="00A07878"/>
    <w:rsid w:val="00A07B6C"/>
    <w:rsid w:val="00A07D3E"/>
    <w:rsid w:val="00A102FE"/>
    <w:rsid w:val="00A10377"/>
    <w:rsid w:val="00A109FE"/>
    <w:rsid w:val="00A10B08"/>
    <w:rsid w:val="00A10D4E"/>
    <w:rsid w:val="00A10FDA"/>
    <w:rsid w:val="00A111BC"/>
    <w:rsid w:val="00A11CCF"/>
    <w:rsid w:val="00A120CF"/>
    <w:rsid w:val="00A1212D"/>
    <w:rsid w:val="00A121C7"/>
    <w:rsid w:val="00A123DA"/>
    <w:rsid w:val="00A12A1B"/>
    <w:rsid w:val="00A12AE9"/>
    <w:rsid w:val="00A12B71"/>
    <w:rsid w:val="00A12F97"/>
    <w:rsid w:val="00A138ED"/>
    <w:rsid w:val="00A14403"/>
    <w:rsid w:val="00A14612"/>
    <w:rsid w:val="00A14668"/>
    <w:rsid w:val="00A147AA"/>
    <w:rsid w:val="00A14B16"/>
    <w:rsid w:val="00A14D09"/>
    <w:rsid w:val="00A14DD2"/>
    <w:rsid w:val="00A154A5"/>
    <w:rsid w:val="00A15703"/>
    <w:rsid w:val="00A15822"/>
    <w:rsid w:val="00A15900"/>
    <w:rsid w:val="00A160F2"/>
    <w:rsid w:val="00A161F0"/>
    <w:rsid w:val="00A161F1"/>
    <w:rsid w:val="00A16587"/>
    <w:rsid w:val="00A16681"/>
    <w:rsid w:val="00A1670D"/>
    <w:rsid w:val="00A168AC"/>
    <w:rsid w:val="00A16FE4"/>
    <w:rsid w:val="00A17185"/>
    <w:rsid w:val="00A17DBB"/>
    <w:rsid w:val="00A17F89"/>
    <w:rsid w:val="00A20E34"/>
    <w:rsid w:val="00A20EF9"/>
    <w:rsid w:val="00A211A2"/>
    <w:rsid w:val="00A216B8"/>
    <w:rsid w:val="00A21995"/>
    <w:rsid w:val="00A21B18"/>
    <w:rsid w:val="00A21B36"/>
    <w:rsid w:val="00A21ED2"/>
    <w:rsid w:val="00A21F04"/>
    <w:rsid w:val="00A220A0"/>
    <w:rsid w:val="00A221D1"/>
    <w:rsid w:val="00A221F0"/>
    <w:rsid w:val="00A2220A"/>
    <w:rsid w:val="00A2249F"/>
    <w:rsid w:val="00A224B0"/>
    <w:rsid w:val="00A22807"/>
    <w:rsid w:val="00A232E2"/>
    <w:rsid w:val="00A2362E"/>
    <w:rsid w:val="00A23D47"/>
    <w:rsid w:val="00A23D7B"/>
    <w:rsid w:val="00A243B2"/>
    <w:rsid w:val="00A246F3"/>
    <w:rsid w:val="00A25155"/>
    <w:rsid w:val="00A253AF"/>
    <w:rsid w:val="00A25459"/>
    <w:rsid w:val="00A25643"/>
    <w:rsid w:val="00A2598A"/>
    <w:rsid w:val="00A25C60"/>
    <w:rsid w:val="00A25F24"/>
    <w:rsid w:val="00A2609A"/>
    <w:rsid w:val="00A2619C"/>
    <w:rsid w:val="00A26281"/>
    <w:rsid w:val="00A2631B"/>
    <w:rsid w:val="00A267C1"/>
    <w:rsid w:val="00A272AC"/>
    <w:rsid w:val="00A27623"/>
    <w:rsid w:val="00A27741"/>
    <w:rsid w:val="00A27744"/>
    <w:rsid w:val="00A27894"/>
    <w:rsid w:val="00A27A56"/>
    <w:rsid w:val="00A27A5B"/>
    <w:rsid w:val="00A27A65"/>
    <w:rsid w:val="00A27E22"/>
    <w:rsid w:val="00A27E60"/>
    <w:rsid w:val="00A30056"/>
    <w:rsid w:val="00A30238"/>
    <w:rsid w:val="00A30419"/>
    <w:rsid w:val="00A30427"/>
    <w:rsid w:val="00A307CB"/>
    <w:rsid w:val="00A309AC"/>
    <w:rsid w:val="00A30CB5"/>
    <w:rsid w:val="00A30F45"/>
    <w:rsid w:val="00A30FBD"/>
    <w:rsid w:val="00A31347"/>
    <w:rsid w:val="00A31CDB"/>
    <w:rsid w:val="00A31F27"/>
    <w:rsid w:val="00A321B1"/>
    <w:rsid w:val="00A322B5"/>
    <w:rsid w:val="00A323D0"/>
    <w:rsid w:val="00A325F5"/>
    <w:rsid w:val="00A327B9"/>
    <w:rsid w:val="00A32972"/>
    <w:rsid w:val="00A3297A"/>
    <w:rsid w:val="00A329EA"/>
    <w:rsid w:val="00A32B2A"/>
    <w:rsid w:val="00A32DC3"/>
    <w:rsid w:val="00A32F18"/>
    <w:rsid w:val="00A32F45"/>
    <w:rsid w:val="00A33176"/>
    <w:rsid w:val="00A3331F"/>
    <w:rsid w:val="00A33581"/>
    <w:rsid w:val="00A33B9E"/>
    <w:rsid w:val="00A342CA"/>
    <w:rsid w:val="00A34395"/>
    <w:rsid w:val="00A34482"/>
    <w:rsid w:val="00A344CD"/>
    <w:rsid w:val="00A345D2"/>
    <w:rsid w:val="00A346BD"/>
    <w:rsid w:val="00A348C3"/>
    <w:rsid w:val="00A349B5"/>
    <w:rsid w:val="00A34CD1"/>
    <w:rsid w:val="00A354B3"/>
    <w:rsid w:val="00A35598"/>
    <w:rsid w:val="00A35C2B"/>
    <w:rsid w:val="00A35E08"/>
    <w:rsid w:val="00A35E5B"/>
    <w:rsid w:val="00A35ED1"/>
    <w:rsid w:val="00A3611D"/>
    <w:rsid w:val="00A36147"/>
    <w:rsid w:val="00A36442"/>
    <w:rsid w:val="00A3653A"/>
    <w:rsid w:val="00A36612"/>
    <w:rsid w:val="00A36BC3"/>
    <w:rsid w:val="00A36CAC"/>
    <w:rsid w:val="00A36CC9"/>
    <w:rsid w:val="00A375E6"/>
    <w:rsid w:val="00A37863"/>
    <w:rsid w:val="00A37877"/>
    <w:rsid w:val="00A37906"/>
    <w:rsid w:val="00A37C6A"/>
    <w:rsid w:val="00A37CE1"/>
    <w:rsid w:val="00A37FD3"/>
    <w:rsid w:val="00A40227"/>
    <w:rsid w:val="00A405A0"/>
    <w:rsid w:val="00A40850"/>
    <w:rsid w:val="00A40BB0"/>
    <w:rsid w:val="00A41425"/>
    <w:rsid w:val="00A4143B"/>
    <w:rsid w:val="00A41690"/>
    <w:rsid w:val="00A41B4D"/>
    <w:rsid w:val="00A41F90"/>
    <w:rsid w:val="00A4216E"/>
    <w:rsid w:val="00A4219D"/>
    <w:rsid w:val="00A42290"/>
    <w:rsid w:val="00A429FB"/>
    <w:rsid w:val="00A42B34"/>
    <w:rsid w:val="00A42B85"/>
    <w:rsid w:val="00A42CE1"/>
    <w:rsid w:val="00A43170"/>
    <w:rsid w:val="00A433A1"/>
    <w:rsid w:val="00A438BF"/>
    <w:rsid w:val="00A43A2C"/>
    <w:rsid w:val="00A43AD6"/>
    <w:rsid w:val="00A43C89"/>
    <w:rsid w:val="00A44049"/>
    <w:rsid w:val="00A440E8"/>
    <w:rsid w:val="00A445A8"/>
    <w:rsid w:val="00A446AC"/>
    <w:rsid w:val="00A4483E"/>
    <w:rsid w:val="00A452E4"/>
    <w:rsid w:val="00A458B6"/>
    <w:rsid w:val="00A45A99"/>
    <w:rsid w:val="00A45BA6"/>
    <w:rsid w:val="00A45FBD"/>
    <w:rsid w:val="00A462E0"/>
    <w:rsid w:val="00A46606"/>
    <w:rsid w:val="00A467D1"/>
    <w:rsid w:val="00A46A78"/>
    <w:rsid w:val="00A46CA6"/>
    <w:rsid w:val="00A472F8"/>
    <w:rsid w:val="00A473D5"/>
    <w:rsid w:val="00A47556"/>
    <w:rsid w:val="00A475E5"/>
    <w:rsid w:val="00A4768E"/>
    <w:rsid w:val="00A50101"/>
    <w:rsid w:val="00A502D6"/>
    <w:rsid w:val="00A50307"/>
    <w:rsid w:val="00A50327"/>
    <w:rsid w:val="00A5059D"/>
    <w:rsid w:val="00A505A8"/>
    <w:rsid w:val="00A50665"/>
    <w:rsid w:val="00A50C2A"/>
    <w:rsid w:val="00A50E8C"/>
    <w:rsid w:val="00A511B8"/>
    <w:rsid w:val="00A515A6"/>
    <w:rsid w:val="00A51824"/>
    <w:rsid w:val="00A518EE"/>
    <w:rsid w:val="00A5196D"/>
    <w:rsid w:val="00A51C4C"/>
    <w:rsid w:val="00A51C88"/>
    <w:rsid w:val="00A52178"/>
    <w:rsid w:val="00A52466"/>
    <w:rsid w:val="00A52B45"/>
    <w:rsid w:val="00A52D5A"/>
    <w:rsid w:val="00A53000"/>
    <w:rsid w:val="00A5316C"/>
    <w:rsid w:val="00A5354B"/>
    <w:rsid w:val="00A53874"/>
    <w:rsid w:val="00A53B6D"/>
    <w:rsid w:val="00A53B90"/>
    <w:rsid w:val="00A53F71"/>
    <w:rsid w:val="00A54095"/>
    <w:rsid w:val="00A54245"/>
    <w:rsid w:val="00A54740"/>
    <w:rsid w:val="00A547BF"/>
    <w:rsid w:val="00A54837"/>
    <w:rsid w:val="00A54CD6"/>
    <w:rsid w:val="00A54F93"/>
    <w:rsid w:val="00A550ED"/>
    <w:rsid w:val="00A552E1"/>
    <w:rsid w:val="00A55827"/>
    <w:rsid w:val="00A55851"/>
    <w:rsid w:val="00A5599D"/>
    <w:rsid w:val="00A55A5F"/>
    <w:rsid w:val="00A55F75"/>
    <w:rsid w:val="00A56142"/>
    <w:rsid w:val="00A56264"/>
    <w:rsid w:val="00A56705"/>
    <w:rsid w:val="00A568A4"/>
    <w:rsid w:val="00A56ABA"/>
    <w:rsid w:val="00A56AF2"/>
    <w:rsid w:val="00A56BD3"/>
    <w:rsid w:val="00A56CD4"/>
    <w:rsid w:val="00A56F26"/>
    <w:rsid w:val="00A5766E"/>
    <w:rsid w:val="00A576C8"/>
    <w:rsid w:val="00A576DD"/>
    <w:rsid w:val="00A576E8"/>
    <w:rsid w:val="00A57953"/>
    <w:rsid w:val="00A57A48"/>
    <w:rsid w:val="00A6007D"/>
    <w:rsid w:val="00A600BA"/>
    <w:rsid w:val="00A6015B"/>
    <w:rsid w:val="00A601C4"/>
    <w:rsid w:val="00A6094C"/>
    <w:rsid w:val="00A60ADA"/>
    <w:rsid w:val="00A60C4B"/>
    <w:rsid w:val="00A60C98"/>
    <w:rsid w:val="00A60CE5"/>
    <w:rsid w:val="00A6113D"/>
    <w:rsid w:val="00A61173"/>
    <w:rsid w:val="00A61377"/>
    <w:rsid w:val="00A6154B"/>
    <w:rsid w:val="00A61690"/>
    <w:rsid w:val="00A61987"/>
    <w:rsid w:val="00A61BB3"/>
    <w:rsid w:val="00A61D7C"/>
    <w:rsid w:val="00A62310"/>
    <w:rsid w:val="00A62B6E"/>
    <w:rsid w:val="00A62C4D"/>
    <w:rsid w:val="00A62E99"/>
    <w:rsid w:val="00A631EB"/>
    <w:rsid w:val="00A63512"/>
    <w:rsid w:val="00A63A9B"/>
    <w:rsid w:val="00A63AE9"/>
    <w:rsid w:val="00A63C64"/>
    <w:rsid w:val="00A640AF"/>
    <w:rsid w:val="00A64437"/>
    <w:rsid w:val="00A644C9"/>
    <w:rsid w:val="00A64AA6"/>
    <w:rsid w:val="00A64BDE"/>
    <w:rsid w:val="00A653E0"/>
    <w:rsid w:val="00A6540C"/>
    <w:rsid w:val="00A655FC"/>
    <w:rsid w:val="00A65878"/>
    <w:rsid w:val="00A659A5"/>
    <w:rsid w:val="00A65B7B"/>
    <w:rsid w:val="00A66534"/>
    <w:rsid w:val="00A66737"/>
    <w:rsid w:val="00A66861"/>
    <w:rsid w:val="00A66B65"/>
    <w:rsid w:val="00A66CA0"/>
    <w:rsid w:val="00A66CD2"/>
    <w:rsid w:val="00A66E80"/>
    <w:rsid w:val="00A67200"/>
    <w:rsid w:val="00A672CA"/>
    <w:rsid w:val="00A673BB"/>
    <w:rsid w:val="00A67E8E"/>
    <w:rsid w:val="00A67EA3"/>
    <w:rsid w:val="00A702F1"/>
    <w:rsid w:val="00A705DE"/>
    <w:rsid w:val="00A70B97"/>
    <w:rsid w:val="00A70B9A"/>
    <w:rsid w:val="00A70E07"/>
    <w:rsid w:val="00A71101"/>
    <w:rsid w:val="00A7131C"/>
    <w:rsid w:val="00A71439"/>
    <w:rsid w:val="00A71485"/>
    <w:rsid w:val="00A7173E"/>
    <w:rsid w:val="00A71879"/>
    <w:rsid w:val="00A71883"/>
    <w:rsid w:val="00A7192A"/>
    <w:rsid w:val="00A71BB2"/>
    <w:rsid w:val="00A71DA9"/>
    <w:rsid w:val="00A71FF9"/>
    <w:rsid w:val="00A72007"/>
    <w:rsid w:val="00A721F0"/>
    <w:rsid w:val="00A723EB"/>
    <w:rsid w:val="00A72DA1"/>
    <w:rsid w:val="00A72DD1"/>
    <w:rsid w:val="00A72EE6"/>
    <w:rsid w:val="00A72F33"/>
    <w:rsid w:val="00A72F66"/>
    <w:rsid w:val="00A72FBC"/>
    <w:rsid w:val="00A7311D"/>
    <w:rsid w:val="00A732BE"/>
    <w:rsid w:val="00A733F5"/>
    <w:rsid w:val="00A73692"/>
    <w:rsid w:val="00A7385D"/>
    <w:rsid w:val="00A73BE9"/>
    <w:rsid w:val="00A73D58"/>
    <w:rsid w:val="00A73E7F"/>
    <w:rsid w:val="00A74238"/>
    <w:rsid w:val="00A744FD"/>
    <w:rsid w:val="00A74A5D"/>
    <w:rsid w:val="00A74AB0"/>
    <w:rsid w:val="00A74C13"/>
    <w:rsid w:val="00A7518E"/>
    <w:rsid w:val="00A7547D"/>
    <w:rsid w:val="00A7568C"/>
    <w:rsid w:val="00A75690"/>
    <w:rsid w:val="00A75723"/>
    <w:rsid w:val="00A75863"/>
    <w:rsid w:val="00A75C36"/>
    <w:rsid w:val="00A76264"/>
    <w:rsid w:val="00A76328"/>
    <w:rsid w:val="00A7638B"/>
    <w:rsid w:val="00A7683B"/>
    <w:rsid w:val="00A76EE6"/>
    <w:rsid w:val="00A771D4"/>
    <w:rsid w:val="00A77A16"/>
    <w:rsid w:val="00A77ACE"/>
    <w:rsid w:val="00A77D2C"/>
    <w:rsid w:val="00A77F6A"/>
    <w:rsid w:val="00A800C0"/>
    <w:rsid w:val="00A80287"/>
    <w:rsid w:val="00A803A3"/>
    <w:rsid w:val="00A8043B"/>
    <w:rsid w:val="00A80609"/>
    <w:rsid w:val="00A80753"/>
    <w:rsid w:val="00A807EF"/>
    <w:rsid w:val="00A81199"/>
    <w:rsid w:val="00A81674"/>
    <w:rsid w:val="00A816B2"/>
    <w:rsid w:val="00A81B69"/>
    <w:rsid w:val="00A81BDA"/>
    <w:rsid w:val="00A81C92"/>
    <w:rsid w:val="00A81F67"/>
    <w:rsid w:val="00A82090"/>
    <w:rsid w:val="00A83008"/>
    <w:rsid w:val="00A8303C"/>
    <w:rsid w:val="00A83493"/>
    <w:rsid w:val="00A83662"/>
    <w:rsid w:val="00A837AB"/>
    <w:rsid w:val="00A83933"/>
    <w:rsid w:val="00A83A29"/>
    <w:rsid w:val="00A83B6B"/>
    <w:rsid w:val="00A83C76"/>
    <w:rsid w:val="00A83CBE"/>
    <w:rsid w:val="00A83D7A"/>
    <w:rsid w:val="00A84105"/>
    <w:rsid w:val="00A844B0"/>
    <w:rsid w:val="00A8457C"/>
    <w:rsid w:val="00A84728"/>
    <w:rsid w:val="00A8492D"/>
    <w:rsid w:val="00A84954"/>
    <w:rsid w:val="00A849AA"/>
    <w:rsid w:val="00A84A58"/>
    <w:rsid w:val="00A84CBA"/>
    <w:rsid w:val="00A84E6B"/>
    <w:rsid w:val="00A8502C"/>
    <w:rsid w:val="00A85066"/>
    <w:rsid w:val="00A8507E"/>
    <w:rsid w:val="00A851BB"/>
    <w:rsid w:val="00A85269"/>
    <w:rsid w:val="00A852DE"/>
    <w:rsid w:val="00A85399"/>
    <w:rsid w:val="00A85D86"/>
    <w:rsid w:val="00A85FDD"/>
    <w:rsid w:val="00A860F7"/>
    <w:rsid w:val="00A861F7"/>
    <w:rsid w:val="00A8658A"/>
    <w:rsid w:val="00A865D3"/>
    <w:rsid w:val="00A8663F"/>
    <w:rsid w:val="00A867AE"/>
    <w:rsid w:val="00A86873"/>
    <w:rsid w:val="00A868F5"/>
    <w:rsid w:val="00A86987"/>
    <w:rsid w:val="00A874E2"/>
    <w:rsid w:val="00A87556"/>
    <w:rsid w:val="00A87922"/>
    <w:rsid w:val="00A87ACB"/>
    <w:rsid w:val="00A87B5A"/>
    <w:rsid w:val="00A87C30"/>
    <w:rsid w:val="00A87C82"/>
    <w:rsid w:val="00A87E7D"/>
    <w:rsid w:val="00A87EC6"/>
    <w:rsid w:val="00A9000C"/>
    <w:rsid w:val="00A900A8"/>
    <w:rsid w:val="00A9051D"/>
    <w:rsid w:val="00A9062C"/>
    <w:rsid w:val="00A9064C"/>
    <w:rsid w:val="00A90854"/>
    <w:rsid w:val="00A90894"/>
    <w:rsid w:val="00A909B7"/>
    <w:rsid w:val="00A90C5F"/>
    <w:rsid w:val="00A90FAE"/>
    <w:rsid w:val="00A9103D"/>
    <w:rsid w:val="00A912FE"/>
    <w:rsid w:val="00A91321"/>
    <w:rsid w:val="00A915BC"/>
    <w:rsid w:val="00A91AE8"/>
    <w:rsid w:val="00A91C58"/>
    <w:rsid w:val="00A9207D"/>
    <w:rsid w:val="00A926F8"/>
    <w:rsid w:val="00A929C9"/>
    <w:rsid w:val="00A92EF6"/>
    <w:rsid w:val="00A93812"/>
    <w:rsid w:val="00A9388A"/>
    <w:rsid w:val="00A93958"/>
    <w:rsid w:val="00A943D2"/>
    <w:rsid w:val="00A94410"/>
    <w:rsid w:val="00A947BA"/>
    <w:rsid w:val="00A94BB9"/>
    <w:rsid w:val="00A94C06"/>
    <w:rsid w:val="00A95420"/>
    <w:rsid w:val="00A95647"/>
    <w:rsid w:val="00A9597D"/>
    <w:rsid w:val="00A95E44"/>
    <w:rsid w:val="00A960BA"/>
    <w:rsid w:val="00A963B7"/>
    <w:rsid w:val="00A9641F"/>
    <w:rsid w:val="00A9664E"/>
    <w:rsid w:val="00A96E89"/>
    <w:rsid w:val="00A9796A"/>
    <w:rsid w:val="00A97C96"/>
    <w:rsid w:val="00AA0740"/>
    <w:rsid w:val="00AA1040"/>
    <w:rsid w:val="00AA1098"/>
    <w:rsid w:val="00AA115D"/>
    <w:rsid w:val="00AA12DE"/>
    <w:rsid w:val="00AA170E"/>
    <w:rsid w:val="00AA1864"/>
    <w:rsid w:val="00AA1D79"/>
    <w:rsid w:val="00AA214A"/>
    <w:rsid w:val="00AA22E8"/>
    <w:rsid w:val="00AA250A"/>
    <w:rsid w:val="00AA2A5F"/>
    <w:rsid w:val="00AA2E04"/>
    <w:rsid w:val="00AA2F64"/>
    <w:rsid w:val="00AA2F97"/>
    <w:rsid w:val="00AA317E"/>
    <w:rsid w:val="00AA31FF"/>
    <w:rsid w:val="00AA3354"/>
    <w:rsid w:val="00AA34F0"/>
    <w:rsid w:val="00AA3670"/>
    <w:rsid w:val="00AA3BCB"/>
    <w:rsid w:val="00AA3D98"/>
    <w:rsid w:val="00AA412C"/>
    <w:rsid w:val="00AA4504"/>
    <w:rsid w:val="00AA49DF"/>
    <w:rsid w:val="00AA4ABC"/>
    <w:rsid w:val="00AA4C22"/>
    <w:rsid w:val="00AA4F6B"/>
    <w:rsid w:val="00AA4FF5"/>
    <w:rsid w:val="00AA54A0"/>
    <w:rsid w:val="00AA59F7"/>
    <w:rsid w:val="00AA5C20"/>
    <w:rsid w:val="00AA5C54"/>
    <w:rsid w:val="00AA5C78"/>
    <w:rsid w:val="00AA5CCF"/>
    <w:rsid w:val="00AA5FB0"/>
    <w:rsid w:val="00AA60D4"/>
    <w:rsid w:val="00AA6443"/>
    <w:rsid w:val="00AA6C33"/>
    <w:rsid w:val="00AA6CE2"/>
    <w:rsid w:val="00AA77F9"/>
    <w:rsid w:val="00AA78CA"/>
    <w:rsid w:val="00AB0754"/>
    <w:rsid w:val="00AB07D4"/>
    <w:rsid w:val="00AB08EF"/>
    <w:rsid w:val="00AB111B"/>
    <w:rsid w:val="00AB11C8"/>
    <w:rsid w:val="00AB136B"/>
    <w:rsid w:val="00AB15B4"/>
    <w:rsid w:val="00AB16DE"/>
    <w:rsid w:val="00AB1D4F"/>
    <w:rsid w:val="00AB1DAF"/>
    <w:rsid w:val="00AB1FBB"/>
    <w:rsid w:val="00AB25AF"/>
    <w:rsid w:val="00AB280B"/>
    <w:rsid w:val="00AB2A34"/>
    <w:rsid w:val="00AB2B54"/>
    <w:rsid w:val="00AB2C10"/>
    <w:rsid w:val="00AB2D93"/>
    <w:rsid w:val="00AB304D"/>
    <w:rsid w:val="00AB31E5"/>
    <w:rsid w:val="00AB3444"/>
    <w:rsid w:val="00AB386A"/>
    <w:rsid w:val="00AB39D3"/>
    <w:rsid w:val="00AB3AD0"/>
    <w:rsid w:val="00AB3BFB"/>
    <w:rsid w:val="00AB3C3B"/>
    <w:rsid w:val="00AB3CF7"/>
    <w:rsid w:val="00AB4599"/>
    <w:rsid w:val="00AB4727"/>
    <w:rsid w:val="00AB480F"/>
    <w:rsid w:val="00AB48D5"/>
    <w:rsid w:val="00AB4B19"/>
    <w:rsid w:val="00AB4D70"/>
    <w:rsid w:val="00AB4EBA"/>
    <w:rsid w:val="00AB4EF9"/>
    <w:rsid w:val="00AB5550"/>
    <w:rsid w:val="00AB581D"/>
    <w:rsid w:val="00AB5B7B"/>
    <w:rsid w:val="00AB5D91"/>
    <w:rsid w:val="00AB5FBD"/>
    <w:rsid w:val="00AB60D0"/>
    <w:rsid w:val="00AB638F"/>
    <w:rsid w:val="00AB6954"/>
    <w:rsid w:val="00AB6BA1"/>
    <w:rsid w:val="00AB6C4C"/>
    <w:rsid w:val="00AB6DF0"/>
    <w:rsid w:val="00AB6E9A"/>
    <w:rsid w:val="00AB6F40"/>
    <w:rsid w:val="00AB7326"/>
    <w:rsid w:val="00AB7890"/>
    <w:rsid w:val="00AB78E8"/>
    <w:rsid w:val="00AB7D3F"/>
    <w:rsid w:val="00AC00C3"/>
    <w:rsid w:val="00AC0145"/>
    <w:rsid w:val="00AC0308"/>
    <w:rsid w:val="00AC0BCD"/>
    <w:rsid w:val="00AC1025"/>
    <w:rsid w:val="00AC1AB3"/>
    <w:rsid w:val="00AC1B0C"/>
    <w:rsid w:val="00AC1F1F"/>
    <w:rsid w:val="00AC2087"/>
    <w:rsid w:val="00AC2121"/>
    <w:rsid w:val="00AC21F6"/>
    <w:rsid w:val="00AC22DB"/>
    <w:rsid w:val="00AC236C"/>
    <w:rsid w:val="00AC29FA"/>
    <w:rsid w:val="00AC2F7B"/>
    <w:rsid w:val="00AC32D3"/>
    <w:rsid w:val="00AC3B95"/>
    <w:rsid w:val="00AC3C1F"/>
    <w:rsid w:val="00AC3C42"/>
    <w:rsid w:val="00AC3EE4"/>
    <w:rsid w:val="00AC3FFE"/>
    <w:rsid w:val="00AC40A8"/>
    <w:rsid w:val="00AC4389"/>
    <w:rsid w:val="00AC4559"/>
    <w:rsid w:val="00AC4589"/>
    <w:rsid w:val="00AC49E9"/>
    <w:rsid w:val="00AC4AB8"/>
    <w:rsid w:val="00AC4B1C"/>
    <w:rsid w:val="00AC4BB5"/>
    <w:rsid w:val="00AC50A2"/>
    <w:rsid w:val="00AC520E"/>
    <w:rsid w:val="00AC553D"/>
    <w:rsid w:val="00AC5561"/>
    <w:rsid w:val="00AC5695"/>
    <w:rsid w:val="00AC5A88"/>
    <w:rsid w:val="00AC5B25"/>
    <w:rsid w:val="00AC5D51"/>
    <w:rsid w:val="00AC5F20"/>
    <w:rsid w:val="00AC605D"/>
    <w:rsid w:val="00AC6381"/>
    <w:rsid w:val="00AC6A58"/>
    <w:rsid w:val="00AC6B9F"/>
    <w:rsid w:val="00AC6C23"/>
    <w:rsid w:val="00AC6C7E"/>
    <w:rsid w:val="00AC7059"/>
    <w:rsid w:val="00AC70DE"/>
    <w:rsid w:val="00AC744F"/>
    <w:rsid w:val="00AC765C"/>
    <w:rsid w:val="00AC784B"/>
    <w:rsid w:val="00AC7E77"/>
    <w:rsid w:val="00AD0275"/>
    <w:rsid w:val="00AD02BE"/>
    <w:rsid w:val="00AD03AC"/>
    <w:rsid w:val="00AD045A"/>
    <w:rsid w:val="00AD050A"/>
    <w:rsid w:val="00AD0716"/>
    <w:rsid w:val="00AD08F4"/>
    <w:rsid w:val="00AD0923"/>
    <w:rsid w:val="00AD09C3"/>
    <w:rsid w:val="00AD0A9E"/>
    <w:rsid w:val="00AD1316"/>
    <w:rsid w:val="00AD1754"/>
    <w:rsid w:val="00AD1869"/>
    <w:rsid w:val="00AD1DF9"/>
    <w:rsid w:val="00AD1EF8"/>
    <w:rsid w:val="00AD22A3"/>
    <w:rsid w:val="00AD2801"/>
    <w:rsid w:val="00AD2DCE"/>
    <w:rsid w:val="00AD2DE9"/>
    <w:rsid w:val="00AD30DF"/>
    <w:rsid w:val="00AD3271"/>
    <w:rsid w:val="00AD3E8E"/>
    <w:rsid w:val="00AD41E7"/>
    <w:rsid w:val="00AD42E7"/>
    <w:rsid w:val="00AD4379"/>
    <w:rsid w:val="00AD439E"/>
    <w:rsid w:val="00AD44F0"/>
    <w:rsid w:val="00AD4885"/>
    <w:rsid w:val="00AD5111"/>
    <w:rsid w:val="00AD5536"/>
    <w:rsid w:val="00AD554E"/>
    <w:rsid w:val="00AD5671"/>
    <w:rsid w:val="00AD56E7"/>
    <w:rsid w:val="00AD57BB"/>
    <w:rsid w:val="00AD585E"/>
    <w:rsid w:val="00AD5C83"/>
    <w:rsid w:val="00AD6332"/>
    <w:rsid w:val="00AD6345"/>
    <w:rsid w:val="00AD63EF"/>
    <w:rsid w:val="00AD6516"/>
    <w:rsid w:val="00AD67B3"/>
    <w:rsid w:val="00AD69B0"/>
    <w:rsid w:val="00AD6A52"/>
    <w:rsid w:val="00AD6D0B"/>
    <w:rsid w:val="00AD6DE1"/>
    <w:rsid w:val="00AD6E13"/>
    <w:rsid w:val="00AD6EBB"/>
    <w:rsid w:val="00AD6EC2"/>
    <w:rsid w:val="00AD6F05"/>
    <w:rsid w:val="00AD6F71"/>
    <w:rsid w:val="00AD703D"/>
    <w:rsid w:val="00AD70B1"/>
    <w:rsid w:val="00AD7119"/>
    <w:rsid w:val="00AD7170"/>
    <w:rsid w:val="00AD725B"/>
    <w:rsid w:val="00AD7358"/>
    <w:rsid w:val="00AD7427"/>
    <w:rsid w:val="00AD753C"/>
    <w:rsid w:val="00AD79AE"/>
    <w:rsid w:val="00AD7A9A"/>
    <w:rsid w:val="00AE037C"/>
    <w:rsid w:val="00AE046F"/>
    <w:rsid w:val="00AE04F3"/>
    <w:rsid w:val="00AE05C0"/>
    <w:rsid w:val="00AE0726"/>
    <w:rsid w:val="00AE0819"/>
    <w:rsid w:val="00AE08D7"/>
    <w:rsid w:val="00AE094C"/>
    <w:rsid w:val="00AE0F05"/>
    <w:rsid w:val="00AE143A"/>
    <w:rsid w:val="00AE1479"/>
    <w:rsid w:val="00AE14B2"/>
    <w:rsid w:val="00AE1A6A"/>
    <w:rsid w:val="00AE1C3C"/>
    <w:rsid w:val="00AE1E98"/>
    <w:rsid w:val="00AE1FDF"/>
    <w:rsid w:val="00AE20B0"/>
    <w:rsid w:val="00AE26E0"/>
    <w:rsid w:val="00AE2843"/>
    <w:rsid w:val="00AE30A8"/>
    <w:rsid w:val="00AE3242"/>
    <w:rsid w:val="00AE3321"/>
    <w:rsid w:val="00AE343C"/>
    <w:rsid w:val="00AE3779"/>
    <w:rsid w:val="00AE37BF"/>
    <w:rsid w:val="00AE3BA7"/>
    <w:rsid w:val="00AE3D6E"/>
    <w:rsid w:val="00AE3E0E"/>
    <w:rsid w:val="00AE3F0A"/>
    <w:rsid w:val="00AE3F59"/>
    <w:rsid w:val="00AE4029"/>
    <w:rsid w:val="00AE41B8"/>
    <w:rsid w:val="00AE43C9"/>
    <w:rsid w:val="00AE4461"/>
    <w:rsid w:val="00AE46B9"/>
    <w:rsid w:val="00AE4996"/>
    <w:rsid w:val="00AE4AA9"/>
    <w:rsid w:val="00AE4BE3"/>
    <w:rsid w:val="00AE4D39"/>
    <w:rsid w:val="00AE5AA1"/>
    <w:rsid w:val="00AE5F71"/>
    <w:rsid w:val="00AE612A"/>
    <w:rsid w:val="00AE61C0"/>
    <w:rsid w:val="00AE625A"/>
    <w:rsid w:val="00AE645C"/>
    <w:rsid w:val="00AE65DB"/>
    <w:rsid w:val="00AE66DE"/>
    <w:rsid w:val="00AE6939"/>
    <w:rsid w:val="00AE6AEF"/>
    <w:rsid w:val="00AE6E4E"/>
    <w:rsid w:val="00AE707E"/>
    <w:rsid w:val="00AE71FC"/>
    <w:rsid w:val="00AE74C7"/>
    <w:rsid w:val="00AE77D8"/>
    <w:rsid w:val="00AE795F"/>
    <w:rsid w:val="00AE7B81"/>
    <w:rsid w:val="00AF036D"/>
    <w:rsid w:val="00AF0954"/>
    <w:rsid w:val="00AF0A81"/>
    <w:rsid w:val="00AF0C99"/>
    <w:rsid w:val="00AF12DA"/>
    <w:rsid w:val="00AF1391"/>
    <w:rsid w:val="00AF147B"/>
    <w:rsid w:val="00AF155C"/>
    <w:rsid w:val="00AF1574"/>
    <w:rsid w:val="00AF15F5"/>
    <w:rsid w:val="00AF17C6"/>
    <w:rsid w:val="00AF19FB"/>
    <w:rsid w:val="00AF202C"/>
    <w:rsid w:val="00AF214F"/>
    <w:rsid w:val="00AF2255"/>
    <w:rsid w:val="00AF24A9"/>
    <w:rsid w:val="00AF25B4"/>
    <w:rsid w:val="00AF273C"/>
    <w:rsid w:val="00AF29D5"/>
    <w:rsid w:val="00AF2C1E"/>
    <w:rsid w:val="00AF2F3D"/>
    <w:rsid w:val="00AF2F75"/>
    <w:rsid w:val="00AF3381"/>
    <w:rsid w:val="00AF360E"/>
    <w:rsid w:val="00AF371C"/>
    <w:rsid w:val="00AF4033"/>
    <w:rsid w:val="00AF4B1B"/>
    <w:rsid w:val="00AF4BAE"/>
    <w:rsid w:val="00AF4D88"/>
    <w:rsid w:val="00AF510D"/>
    <w:rsid w:val="00AF52DB"/>
    <w:rsid w:val="00AF54FC"/>
    <w:rsid w:val="00AF560E"/>
    <w:rsid w:val="00AF5DEA"/>
    <w:rsid w:val="00AF5E88"/>
    <w:rsid w:val="00AF69E7"/>
    <w:rsid w:val="00AF6C2F"/>
    <w:rsid w:val="00AF6E28"/>
    <w:rsid w:val="00AF6F1C"/>
    <w:rsid w:val="00AF6FDB"/>
    <w:rsid w:val="00AF702D"/>
    <w:rsid w:val="00AF71F2"/>
    <w:rsid w:val="00AF7F0F"/>
    <w:rsid w:val="00B00316"/>
    <w:rsid w:val="00B0045D"/>
    <w:rsid w:val="00B004D3"/>
    <w:rsid w:val="00B0091A"/>
    <w:rsid w:val="00B00B63"/>
    <w:rsid w:val="00B01679"/>
    <w:rsid w:val="00B0169D"/>
    <w:rsid w:val="00B016B4"/>
    <w:rsid w:val="00B018A9"/>
    <w:rsid w:val="00B01AB6"/>
    <w:rsid w:val="00B0221F"/>
    <w:rsid w:val="00B02270"/>
    <w:rsid w:val="00B024AD"/>
    <w:rsid w:val="00B027E8"/>
    <w:rsid w:val="00B02AEF"/>
    <w:rsid w:val="00B02C39"/>
    <w:rsid w:val="00B02CCA"/>
    <w:rsid w:val="00B02E67"/>
    <w:rsid w:val="00B03611"/>
    <w:rsid w:val="00B03AB8"/>
    <w:rsid w:val="00B03B22"/>
    <w:rsid w:val="00B03B5A"/>
    <w:rsid w:val="00B03D4E"/>
    <w:rsid w:val="00B03F8C"/>
    <w:rsid w:val="00B03FB8"/>
    <w:rsid w:val="00B042A6"/>
    <w:rsid w:val="00B04322"/>
    <w:rsid w:val="00B04438"/>
    <w:rsid w:val="00B04794"/>
    <w:rsid w:val="00B04B43"/>
    <w:rsid w:val="00B04CEE"/>
    <w:rsid w:val="00B0591E"/>
    <w:rsid w:val="00B05C7E"/>
    <w:rsid w:val="00B05D23"/>
    <w:rsid w:val="00B05DA1"/>
    <w:rsid w:val="00B05EB8"/>
    <w:rsid w:val="00B0631B"/>
    <w:rsid w:val="00B065DD"/>
    <w:rsid w:val="00B067E8"/>
    <w:rsid w:val="00B068CF"/>
    <w:rsid w:val="00B06D93"/>
    <w:rsid w:val="00B06E5C"/>
    <w:rsid w:val="00B06F95"/>
    <w:rsid w:val="00B06FFE"/>
    <w:rsid w:val="00B07494"/>
    <w:rsid w:val="00B076C5"/>
    <w:rsid w:val="00B078DD"/>
    <w:rsid w:val="00B07AB3"/>
    <w:rsid w:val="00B07B48"/>
    <w:rsid w:val="00B07DE5"/>
    <w:rsid w:val="00B07F12"/>
    <w:rsid w:val="00B07F62"/>
    <w:rsid w:val="00B1009D"/>
    <w:rsid w:val="00B100C9"/>
    <w:rsid w:val="00B1090B"/>
    <w:rsid w:val="00B113A4"/>
    <w:rsid w:val="00B113B7"/>
    <w:rsid w:val="00B125A9"/>
    <w:rsid w:val="00B126CF"/>
    <w:rsid w:val="00B1274C"/>
    <w:rsid w:val="00B1290F"/>
    <w:rsid w:val="00B129E1"/>
    <w:rsid w:val="00B12B59"/>
    <w:rsid w:val="00B12C46"/>
    <w:rsid w:val="00B12D17"/>
    <w:rsid w:val="00B12E5B"/>
    <w:rsid w:val="00B12EC7"/>
    <w:rsid w:val="00B12F59"/>
    <w:rsid w:val="00B134F2"/>
    <w:rsid w:val="00B13564"/>
    <w:rsid w:val="00B13576"/>
    <w:rsid w:val="00B1381B"/>
    <w:rsid w:val="00B1385F"/>
    <w:rsid w:val="00B13CAD"/>
    <w:rsid w:val="00B143C5"/>
    <w:rsid w:val="00B145F0"/>
    <w:rsid w:val="00B14771"/>
    <w:rsid w:val="00B149DC"/>
    <w:rsid w:val="00B151A9"/>
    <w:rsid w:val="00B15553"/>
    <w:rsid w:val="00B15858"/>
    <w:rsid w:val="00B15CB8"/>
    <w:rsid w:val="00B1608B"/>
    <w:rsid w:val="00B162DA"/>
    <w:rsid w:val="00B163C9"/>
    <w:rsid w:val="00B16672"/>
    <w:rsid w:val="00B166DB"/>
    <w:rsid w:val="00B16A07"/>
    <w:rsid w:val="00B16AB0"/>
    <w:rsid w:val="00B16B6E"/>
    <w:rsid w:val="00B16EAF"/>
    <w:rsid w:val="00B16FD7"/>
    <w:rsid w:val="00B17466"/>
    <w:rsid w:val="00B174C3"/>
    <w:rsid w:val="00B17646"/>
    <w:rsid w:val="00B17693"/>
    <w:rsid w:val="00B178AD"/>
    <w:rsid w:val="00B17DC8"/>
    <w:rsid w:val="00B17E9F"/>
    <w:rsid w:val="00B17F07"/>
    <w:rsid w:val="00B20664"/>
    <w:rsid w:val="00B20A40"/>
    <w:rsid w:val="00B20EB4"/>
    <w:rsid w:val="00B211E7"/>
    <w:rsid w:val="00B217F9"/>
    <w:rsid w:val="00B21821"/>
    <w:rsid w:val="00B21DED"/>
    <w:rsid w:val="00B21E2C"/>
    <w:rsid w:val="00B21E54"/>
    <w:rsid w:val="00B21ED9"/>
    <w:rsid w:val="00B21FDB"/>
    <w:rsid w:val="00B2223A"/>
    <w:rsid w:val="00B2267A"/>
    <w:rsid w:val="00B22802"/>
    <w:rsid w:val="00B22AC1"/>
    <w:rsid w:val="00B232F1"/>
    <w:rsid w:val="00B23463"/>
    <w:rsid w:val="00B2362D"/>
    <w:rsid w:val="00B23DB7"/>
    <w:rsid w:val="00B24A21"/>
    <w:rsid w:val="00B24A2A"/>
    <w:rsid w:val="00B24BE6"/>
    <w:rsid w:val="00B24FC1"/>
    <w:rsid w:val="00B24FD7"/>
    <w:rsid w:val="00B25162"/>
    <w:rsid w:val="00B2519A"/>
    <w:rsid w:val="00B2554B"/>
    <w:rsid w:val="00B25668"/>
    <w:rsid w:val="00B25F62"/>
    <w:rsid w:val="00B2628D"/>
    <w:rsid w:val="00B267E3"/>
    <w:rsid w:val="00B268AA"/>
    <w:rsid w:val="00B26B5D"/>
    <w:rsid w:val="00B270AC"/>
    <w:rsid w:val="00B27216"/>
    <w:rsid w:val="00B27976"/>
    <w:rsid w:val="00B27D2F"/>
    <w:rsid w:val="00B27E3B"/>
    <w:rsid w:val="00B3044F"/>
    <w:rsid w:val="00B30721"/>
    <w:rsid w:val="00B3075D"/>
    <w:rsid w:val="00B308A5"/>
    <w:rsid w:val="00B309B1"/>
    <w:rsid w:val="00B30AF4"/>
    <w:rsid w:val="00B30D09"/>
    <w:rsid w:val="00B30DF5"/>
    <w:rsid w:val="00B30FA5"/>
    <w:rsid w:val="00B31263"/>
    <w:rsid w:val="00B3142F"/>
    <w:rsid w:val="00B3143C"/>
    <w:rsid w:val="00B315CB"/>
    <w:rsid w:val="00B3171D"/>
    <w:rsid w:val="00B3183D"/>
    <w:rsid w:val="00B31F6E"/>
    <w:rsid w:val="00B322D0"/>
    <w:rsid w:val="00B32392"/>
    <w:rsid w:val="00B323EB"/>
    <w:rsid w:val="00B326E0"/>
    <w:rsid w:val="00B327EB"/>
    <w:rsid w:val="00B32996"/>
    <w:rsid w:val="00B32EF2"/>
    <w:rsid w:val="00B33AB2"/>
    <w:rsid w:val="00B33BB3"/>
    <w:rsid w:val="00B34130"/>
    <w:rsid w:val="00B34170"/>
    <w:rsid w:val="00B34A26"/>
    <w:rsid w:val="00B34AFC"/>
    <w:rsid w:val="00B34CAC"/>
    <w:rsid w:val="00B34E08"/>
    <w:rsid w:val="00B34FC4"/>
    <w:rsid w:val="00B3513A"/>
    <w:rsid w:val="00B351B7"/>
    <w:rsid w:val="00B35973"/>
    <w:rsid w:val="00B3599D"/>
    <w:rsid w:val="00B35C79"/>
    <w:rsid w:val="00B363C2"/>
    <w:rsid w:val="00B365D4"/>
    <w:rsid w:val="00B36765"/>
    <w:rsid w:val="00B3699F"/>
    <w:rsid w:val="00B36C0B"/>
    <w:rsid w:val="00B37263"/>
    <w:rsid w:val="00B37881"/>
    <w:rsid w:val="00B37B7E"/>
    <w:rsid w:val="00B37BD0"/>
    <w:rsid w:val="00B37EBD"/>
    <w:rsid w:val="00B37ECF"/>
    <w:rsid w:val="00B403A3"/>
    <w:rsid w:val="00B4079A"/>
    <w:rsid w:val="00B409C8"/>
    <w:rsid w:val="00B4122E"/>
    <w:rsid w:val="00B41258"/>
    <w:rsid w:val="00B41864"/>
    <w:rsid w:val="00B41942"/>
    <w:rsid w:val="00B41B4E"/>
    <w:rsid w:val="00B41CAF"/>
    <w:rsid w:val="00B41E88"/>
    <w:rsid w:val="00B41F82"/>
    <w:rsid w:val="00B4203E"/>
    <w:rsid w:val="00B4209F"/>
    <w:rsid w:val="00B424D1"/>
    <w:rsid w:val="00B427FB"/>
    <w:rsid w:val="00B42A31"/>
    <w:rsid w:val="00B42B80"/>
    <w:rsid w:val="00B42E48"/>
    <w:rsid w:val="00B4301B"/>
    <w:rsid w:val="00B430FA"/>
    <w:rsid w:val="00B43477"/>
    <w:rsid w:val="00B439DD"/>
    <w:rsid w:val="00B43B18"/>
    <w:rsid w:val="00B43B6D"/>
    <w:rsid w:val="00B43CB7"/>
    <w:rsid w:val="00B43F4C"/>
    <w:rsid w:val="00B43FFD"/>
    <w:rsid w:val="00B441E7"/>
    <w:rsid w:val="00B4426F"/>
    <w:rsid w:val="00B4430E"/>
    <w:rsid w:val="00B44AC7"/>
    <w:rsid w:val="00B45E67"/>
    <w:rsid w:val="00B45F34"/>
    <w:rsid w:val="00B461FE"/>
    <w:rsid w:val="00B46511"/>
    <w:rsid w:val="00B46706"/>
    <w:rsid w:val="00B469E0"/>
    <w:rsid w:val="00B46A2F"/>
    <w:rsid w:val="00B46AC5"/>
    <w:rsid w:val="00B46C82"/>
    <w:rsid w:val="00B46E4E"/>
    <w:rsid w:val="00B46E6C"/>
    <w:rsid w:val="00B46F50"/>
    <w:rsid w:val="00B47AC4"/>
    <w:rsid w:val="00B47B36"/>
    <w:rsid w:val="00B47E19"/>
    <w:rsid w:val="00B5034C"/>
    <w:rsid w:val="00B50377"/>
    <w:rsid w:val="00B504DA"/>
    <w:rsid w:val="00B5064D"/>
    <w:rsid w:val="00B506FD"/>
    <w:rsid w:val="00B50734"/>
    <w:rsid w:val="00B509CA"/>
    <w:rsid w:val="00B50DBC"/>
    <w:rsid w:val="00B51070"/>
    <w:rsid w:val="00B519A7"/>
    <w:rsid w:val="00B51A96"/>
    <w:rsid w:val="00B51DDA"/>
    <w:rsid w:val="00B51EA5"/>
    <w:rsid w:val="00B51F25"/>
    <w:rsid w:val="00B51F3E"/>
    <w:rsid w:val="00B51FC9"/>
    <w:rsid w:val="00B52814"/>
    <w:rsid w:val="00B5297F"/>
    <w:rsid w:val="00B52E3F"/>
    <w:rsid w:val="00B53C6F"/>
    <w:rsid w:val="00B53CB3"/>
    <w:rsid w:val="00B53EEC"/>
    <w:rsid w:val="00B545CC"/>
    <w:rsid w:val="00B5465F"/>
    <w:rsid w:val="00B54681"/>
    <w:rsid w:val="00B54968"/>
    <w:rsid w:val="00B5498F"/>
    <w:rsid w:val="00B5560C"/>
    <w:rsid w:val="00B55FD5"/>
    <w:rsid w:val="00B56123"/>
    <w:rsid w:val="00B56255"/>
    <w:rsid w:val="00B562A7"/>
    <w:rsid w:val="00B5637D"/>
    <w:rsid w:val="00B56495"/>
    <w:rsid w:val="00B566BB"/>
    <w:rsid w:val="00B56A76"/>
    <w:rsid w:val="00B56AAE"/>
    <w:rsid w:val="00B574E5"/>
    <w:rsid w:val="00B576DB"/>
    <w:rsid w:val="00B57982"/>
    <w:rsid w:val="00B60074"/>
    <w:rsid w:val="00B60193"/>
    <w:rsid w:val="00B603A0"/>
    <w:rsid w:val="00B60DC8"/>
    <w:rsid w:val="00B611A5"/>
    <w:rsid w:val="00B612A0"/>
    <w:rsid w:val="00B613F8"/>
    <w:rsid w:val="00B6160B"/>
    <w:rsid w:val="00B61E72"/>
    <w:rsid w:val="00B61F0F"/>
    <w:rsid w:val="00B61F4D"/>
    <w:rsid w:val="00B61FC1"/>
    <w:rsid w:val="00B622F2"/>
    <w:rsid w:val="00B6238F"/>
    <w:rsid w:val="00B625EC"/>
    <w:rsid w:val="00B6295F"/>
    <w:rsid w:val="00B62E28"/>
    <w:rsid w:val="00B637C3"/>
    <w:rsid w:val="00B637F5"/>
    <w:rsid w:val="00B638E6"/>
    <w:rsid w:val="00B6396F"/>
    <w:rsid w:val="00B63C70"/>
    <w:rsid w:val="00B64032"/>
    <w:rsid w:val="00B64085"/>
    <w:rsid w:val="00B642AF"/>
    <w:rsid w:val="00B64D80"/>
    <w:rsid w:val="00B64D8E"/>
    <w:rsid w:val="00B64FFE"/>
    <w:rsid w:val="00B6566D"/>
    <w:rsid w:val="00B65779"/>
    <w:rsid w:val="00B65B3F"/>
    <w:rsid w:val="00B65BEE"/>
    <w:rsid w:val="00B65C4B"/>
    <w:rsid w:val="00B65F89"/>
    <w:rsid w:val="00B6626C"/>
    <w:rsid w:val="00B6637C"/>
    <w:rsid w:val="00B66639"/>
    <w:rsid w:val="00B666A3"/>
    <w:rsid w:val="00B6671C"/>
    <w:rsid w:val="00B6684B"/>
    <w:rsid w:val="00B669F9"/>
    <w:rsid w:val="00B66AE3"/>
    <w:rsid w:val="00B66AEE"/>
    <w:rsid w:val="00B6723E"/>
    <w:rsid w:val="00B67697"/>
    <w:rsid w:val="00B67ABC"/>
    <w:rsid w:val="00B70317"/>
    <w:rsid w:val="00B71104"/>
    <w:rsid w:val="00B7127D"/>
    <w:rsid w:val="00B71751"/>
    <w:rsid w:val="00B7190A"/>
    <w:rsid w:val="00B71DD6"/>
    <w:rsid w:val="00B724DF"/>
    <w:rsid w:val="00B72AC6"/>
    <w:rsid w:val="00B72B34"/>
    <w:rsid w:val="00B72BAF"/>
    <w:rsid w:val="00B72E19"/>
    <w:rsid w:val="00B72E2D"/>
    <w:rsid w:val="00B732DC"/>
    <w:rsid w:val="00B73322"/>
    <w:rsid w:val="00B73450"/>
    <w:rsid w:val="00B735C3"/>
    <w:rsid w:val="00B73638"/>
    <w:rsid w:val="00B73701"/>
    <w:rsid w:val="00B73784"/>
    <w:rsid w:val="00B738B5"/>
    <w:rsid w:val="00B73A3E"/>
    <w:rsid w:val="00B73C64"/>
    <w:rsid w:val="00B73DCD"/>
    <w:rsid w:val="00B74031"/>
    <w:rsid w:val="00B74662"/>
    <w:rsid w:val="00B7471D"/>
    <w:rsid w:val="00B74928"/>
    <w:rsid w:val="00B74AD9"/>
    <w:rsid w:val="00B74CB1"/>
    <w:rsid w:val="00B75A05"/>
    <w:rsid w:val="00B75DE2"/>
    <w:rsid w:val="00B7601A"/>
    <w:rsid w:val="00B7615F"/>
    <w:rsid w:val="00B76184"/>
    <w:rsid w:val="00B76C43"/>
    <w:rsid w:val="00B76D02"/>
    <w:rsid w:val="00B76DBC"/>
    <w:rsid w:val="00B76DC9"/>
    <w:rsid w:val="00B76E59"/>
    <w:rsid w:val="00B76FA6"/>
    <w:rsid w:val="00B77698"/>
    <w:rsid w:val="00B777F3"/>
    <w:rsid w:val="00B77843"/>
    <w:rsid w:val="00B7794A"/>
    <w:rsid w:val="00B77A2B"/>
    <w:rsid w:val="00B77B6F"/>
    <w:rsid w:val="00B77E83"/>
    <w:rsid w:val="00B80214"/>
    <w:rsid w:val="00B80699"/>
    <w:rsid w:val="00B80BC5"/>
    <w:rsid w:val="00B8112B"/>
    <w:rsid w:val="00B81248"/>
    <w:rsid w:val="00B8129A"/>
    <w:rsid w:val="00B81651"/>
    <w:rsid w:val="00B819D5"/>
    <w:rsid w:val="00B821AD"/>
    <w:rsid w:val="00B82442"/>
    <w:rsid w:val="00B828B7"/>
    <w:rsid w:val="00B82C90"/>
    <w:rsid w:val="00B8324D"/>
    <w:rsid w:val="00B83262"/>
    <w:rsid w:val="00B832C3"/>
    <w:rsid w:val="00B83385"/>
    <w:rsid w:val="00B83756"/>
    <w:rsid w:val="00B83773"/>
    <w:rsid w:val="00B83AD6"/>
    <w:rsid w:val="00B83E08"/>
    <w:rsid w:val="00B83FBB"/>
    <w:rsid w:val="00B842CC"/>
    <w:rsid w:val="00B84B0E"/>
    <w:rsid w:val="00B84EA6"/>
    <w:rsid w:val="00B84ED7"/>
    <w:rsid w:val="00B84F57"/>
    <w:rsid w:val="00B85035"/>
    <w:rsid w:val="00B85050"/>
    <w:rsid w:val="00B851BA"/>
    <w:rsid w:val="00B857E2"/>
    <w:rsid w:val="00B85814"/>
    <w:rsid w:val="00B859E0"/>
    <w:rsid w:val="00B85B7A"/>
    <w:rsid w:val="00B85FC8"/>
    <w:rsid w:val="00B86061"/>
    <w:rsid w:val="00B86134"/>
    <w:rsid w:val="00B86306"/>
    <w:rsid w:val="00B86479"/>
    <w:rsid w:val="00B86517"/>
    <w:rsid w:val="00B8682B"/>
    <w:rsid w:val="00B8716A"/>
    <w:rsid w:val="00B87186"/>
    <w:rsid w:val="00B87644"/>
    <w:rsid w:val="00B876E4"/>
    <w:rsid w:val="00B87883"/>
    <w:rsid w:val="00B87A59"/>
    <w:rsid w:val="00B87ADA"/>
    <w:rsid w:val="00B87C0D"/>
    <w:rsid w:val="00B87C37"/>
    <w:rsid w:val="00B87CAD"/>
    <w:rsid w:val="00B87F0F"/>
    <w:rsid w:val="00B87F51"/>
    <w:rsid w:val="00B87F7C"/>
    <w:rsid w:val="00B90038"/>
    <w:rsid w:val="00B90478"/>
    <w:rsid w:val="00B904D9"/>
    <w:rsid w:val="00B90B3A"/>
    <w:rsid w:val="00B913D0"/>
    <w:rsid w:val="00B919C7"/>
    <w:rsid w:val="00B91EF1"/>
    <w:rsid w:val="00B91F82"/>
    <w:rsid w:val="00B92060"/>
    <w:rsid w:val="00B92940"/>
    <w:rsid w:val="00B929A9"/>
    <w:rsid w:val="00B92AAB"/>
    <w:rsid w:val="00B92CB4"/>
    <w:rsid w:val="00B92DCF"/>
    <w:rsid w:val="00B9329B"/>
    <w:rsid w:val="00B932FB"/>
    <w:rsid w:val="00B93688"/>
    <w:rsid w:val="00B9374C"/>
    <w:rsid w:val="00B9379B"/>
    <w:rsid w:val="00B937C0"/>
    <w:rsid w:val="00B93C86"/>
    <w:rsid w:val="00B93DBD"/>
    <w:rsid w:val="00B93EC4"/>
    <w:rsid w:val="00B94011"/>
    <w:rsid w:val="00B940BB"/>
    <w:rsid w:val="00B940FF"/>
    <w:rsid w:val="00B9469C"/>
    <w:rsid w:val="00B9472F"/>
    <w:rsid w:val="00B949B5"/>
    <w:rsid w:val="00B94AB4"/>
    <w:rsid w:val="00B94F72"/>
    <w:rsid w:val="00B95059"/>
    <w:rsid w:val="00B95508"/>
    <w:rsid w:val="00B956C2"/>
    <w:rsid w:val="00B956CE"/>
    <w:rsid w:val="00B957DA"/>
    <w:rsid w:val="00B95995"/>
    <w:rsid w:val="00B95BB7"/>
    <w:rsid w:val="00B95EA4"/>
    <w:rsid w:val="00B960CB"/>
    <w:rsid w:val="00B960F4"/>
    <w:rsid w:val="00B961AD"/>
    <w:rsid w:val="00B9626D"/>
    <w:rsid w:val="00B96280"/>
    <w:rsid w:val="00B962B3"/>
    <w:rsid w:val="00B96CC4"/>
    <w:rsid w:val="00B97050"/>
    <w:rsid w:val="00B97776"/>
    <w:rsid w:val="00B97C94"/>
    <w:rsid w:val="00B97D40"/>
    <w:rsid w:val="00B97D70"/>
    <w:rsid w:val="00B97F57"/>
    <w:rsid w:val="00B97FF6"/>
    <w:rsid w:val="00BA00A8"/>
    <w:rsid w:val="00BA031D"/>
    <w:rsid w:val="00BA08A0"/>
    <w:rsid w:val="00BA09E2"/>
    <w:rsid w:val="00BA0ADE"/>
    <w:rsid w:val="00BA0C48"/>
    <w:rsid w:val="00BA0DE8"/>
    <w:rsid w:val="00BA0F54"/>
    <w:rsid w:val="00BA1099"/>
    <w:rsid w:val="00BA10D4"/>
    <w:rsid w:val="00BA1182"/>
    <w:rsid w:val="00BA152D"/>
    <w:rsid w:val="00BA1578"/>
    <w:rsid w:val="00BA165F"/>
    <w:rsid w:val="00BA1B62"/>
    <w:rsid w:val="00BA1BDE"/>
    <w:rsid w:val="00BA1C20"/>
    <w:rsid w:val="00BA1F66"/>
    <w:rsid w:val="00BA1FED"/>
    <w:rsid w:val="00BA223B"/>
    <w:rsid w:val="00BA2491"/>
    <w:rsid w:val="00BA2532"/>
    <w:rsid w:val="00BA27C6"/>
    <w:rsid w:val="00BA27F2"/>
    <w:rsid w:val="00BA2A27"/>
    <w:rsid w:val="00BA307D"/>
    <w:rsid w:val="00BA33C9"/>
    <w:rsid w:val="00BA3641"/>
    <w:rsid w:val="00BA37C7"/>
    <w:rsid w:val="00BA3B70"/>
    <w:rsid w:val="00BA3F8E"/>
    <w:rsid w:val="00BA4004"/>
    <w:rsid w:val="00BA4069"/>
    <w:rsid w:val="00BA4123"/>
    <w:rsid w:val="00BA45DE"/>
    <w:rsid w:val="00BA48E1"/>
    <w:rsid w:val="00BA4AC9"/>
    <w:rsid w:val="00BA4B82"/>
    <w:rsid w:val="00BA4C66"/>
    <w:rsid w:val="00BA4D0F"/>
    <w:rsid w:val="00BA4DF2"/>
    <w:rsid w:val="00BA500C"/>
    <w:rsid w:val="00BA546E"/>
    <w:rsid w:val="00BA547D"/>
    <w:rsid w:val="00BA5713"/>
    <w:rsid w:val="00BA5C6F"/>
    <w:rsid w:val="00BA5CFA"/>
    <w:rsid w:val="00BA5E9F"/>
    <w:rsid w:val="00BA63E8"/>
    <w:rsid w:val="00BA6D53"/>
    <w:rsid w:val="00BA7A61"/>
    <w:rsid w:val="00BA7E02"/>
    <w:rsid w:val="00BB03F3"/>
    <w:rsid w:val="00BB0880"/>
    <w:rsid w:val="00BB0883"/>
    <w:rsid w:val="00BB09FE"/>
    <w:rsid w:val="00BB0D70"/>
    <w:rsid w:val="00BB137F"/>
    <w:rsid w:val="00BB15CB"/>
    <w:rsid w:val="00BB1842"/>
    <w:rsid w:val="00BB1DFA"/>
    <w:rsid w:val="00BB1E35"/>
    <w:rsid w:val="00BB22E5"/>
    <w:rsid w:val="00BB23F5"/>
    <w:rsid w:val="00BB256F"/>
    <w:rsid w:val="00BB296F"/>
    <w:rsid w:val="00BB2C25"/>
    <w:rsid w:val="00BB3033"/>
    <w:rsid w:val="00BB30C0"/>
    <w:rsid w:val="00BB3489"/>
    <w:rsid w:val="00BB34B2"/>
    <w:rsid w:val="00BB350A"/>
    <w:rsid w:val="00BB36BA"/>
    <w:rsid w:val="00BB37A2"/>
    <w:rsid w:val="00BB37B4"/>
    <w:rsid w:val="00BB3B08"/>
    <w:rsid w:val="00BB3C8D"/>
    <w:rsid w:val="00BB3D6D"/>
    <w:rsid w:val="00BB3E58"/>
    <w:rsid w:val="00BB4007"/>
    <w:rsid w:val="00BB4050"/>
    <w:rsid w:val="00BB435C"/>
    <w:rsid w:val="00BB48B1"/>
    <w:rsid w:val="00BB4B3A"/>
    <w:rsid w:val="00BB4D29"/>
    <w:rsid w:val="00BB4E70"/>
    <w:rsid w:val="00BB5003"/>
    <w:rsid w:val="00BB5B8C"/>
    <w:rsid w:val="00BB5FAA"/>
    <w:rsid w:val="00BB6414"/>
    <w:rsid w:val="00BB6898"/>
    <w:rsid w:val="00BB6AA6"/>
    <w:rsid w:val="00BB6E72"/>
    <w:rsid w:val="00BB6E8E"/>
    <w:rsid w:val="00BB704C"/>
    <w:rsid w:val="00BB749B"/>
    <w:rsid w:val="00BB7675"/>
    <w:rsid w:val="00BB7A66"/>
    <w:rsid w:val="00BB7E4C"/>
    <w:rsid w:val="00BC002B"/>
    <w:rsid w:val="00BC0D44"/>
    <w:rsid w:val="00BC0DF0"/>
    <w:rsid w:val="00BC0E78"/>
    <w:rsid w:val="00BC1688"/>
    <w:rsid w:val="00BC19EB"/>
    <w:rsid w:val="00BC1ADB"/>
    <w:rsid w:val="00BC1DBE"/>
    <w:rsid w:val="00BC2497"/>
    <w:rsid w:val="00BC24C1"/>
    <w:rsid w:val="00BC2627"/>
    <w:rsid w:val="00BC2725"/>
    <w:rsid w:val="00BC2997"/>
    <w:rsid w:val="00BC2A34"/>
    <w:rsid w:val="00BC2A41"/>
    <w:rsid w:val="00BC2BF2"/>
    <w:rsid w:val="00BC2C4C"/>
    <w:rsid w:val="00BC2DB0"/>
    <w:rsid w:val="00BC2DDC"/>
    <w:rsid w:val="00BC2F3A"/>
    <w:rsid w:val="00BC305B"/>
    <w:rsid w:val="00BC31A8"/>
    <w:rsid w:val="00BC3548"/>
    <w:rsid w:val="00BC3580"/>
    <w:rsid w:val="00BC36F0"/>
    <w:rsid w:val="00BC379B"/>
    <w:rsid w:val="00BC37DD"/>
    <w:rsid w:val="00BC38F8"/>
    <w:rsid w:val="00BC3EE6"/>
    <w:rsid w:val="00BC4128"/>
    <w:rsid w:val="00BC4481"/>
    <w:rsid w:val="00BC4773"/>
    <w:rsid w:val="00BC48B4"/>
    <w:rsid w:val="00BC4AF7"/>
    <w:rsid w:val="00BC4BF0"/>
    <w:rsid w:val="00BC4DB7"/>
    <w:rsid w:val="00BC525A"/>
    <w:rsid w:val="00BC5393"/>
    <w:rsid w:val="00BC56F1"/>
    <w:rsid w:val="00BC5940"/>
    <w:rsid w:val="00BC5948"/>
    <w:rsid w:val="00BC5A84"/>
    <w:rsid w:val="00BC6019"/>
    <w:rsid w:val="00BC6095"/>
    <w:rsid w:val="00BC641B"/>
    <w:rsid w:val="00BC64A3"/>
    <w:rsid w:val="00BC64D5"/>
    <w:rsid w:val="00BC6541"/>
    <w:rsid w:val="00BC6629"/>
    <w:rsid w:val="00BC6645"/>
    <w:rsid w:val="00BC6AD7"/>
    <w:rsid w:val="00BC6CBF"/>
    <w:rsid w:val="00BC6D44"/>
    <w:rsid w:val="00BC6E93"/>
    <w:rsid w:val="00BC7185"/>
    <w:rsid w:val="00BC721C"/>
    <w:rsid w:val="00BC73AE"/>
    <w:rsid w:val="00BC7670"/>
    <w:rsid w:val="00BC77B5"/>
    <w:rsid w:val="00BC7E4A"/>
    <w:rsid w:val="00BD0009"/>
    <w:rsid w:val="00BD0492"/>
    <w:rsid w:val="00BD06C5"/>
    <w:rsid w:val="00BD06D3"/>
    <w:rsid w:val="00BD0C28"/>
    <w:rsid w:val="00BD0CA0"/>
    <w:rsid w:val="00BD0E0A"/>
    <w:rsid w:val="00BD0EDC"/>
    <w:rsid w:val="00BD1514"/>
    <w:rsid w:val="00BD16CF"/>
    <w:rsid w:val="00BD17A2"/>
    <w:rsid w:val="00BD17EF"/>
    <w:rsid w:val="00BD1808"/>
    <w:rsid w:val="00BD1C9F"/>
    <w:rsid w:val="00BD22F7"/>
    <w:rsid w:val="00BD24CA"/>
    <w:rsid w:val="00BD25AC"/>
    <w:rsid w:val="00BD2713"/>
    <w:rsid w:val="00BD2795"/>
    <w:rsid w:val="00BD2851"/>
    <w:rsid w:val="00BD2F78"/>
    <w:rsid w:val="00BD308F"/>
    <w:rsid w:val="00BD3241"/>
    <w:rsid w:val="00BD34C7"/>
    <w:rsid w:val="00BD35A5"/>
    <w:rsid w:val="00BD40DC"/>
    <w:rsid w:val="00BD42CC"/>
    <w:rsid w:val="00BD4442"/>
    <w:rsid w:val="00BD4866"/>
    <w:rsid w:val="00BD4AA2"/>
    <w:rsid w:val="00BD4AF5"/>
    <w:rsid w:val="00BD4BB6"/>
    <w:rsid w:val="00BD4DC6"/>
    <w:rsid w:val="00BD5683"/>
    <w:rsid w:val="00BD56D1"/>
    <w:rsid w:val="00BD594B"/>
    <w:rsid w:val="00BD5A43"/>
    <w:rsid w:val="00BD5B98"/>
    <w:rsid w:val="00BD5C4F"/>
    <w:rsid w:val="00BD606B"/>
    <w:rsid w:val="00BD61EB"/>
    <w:rsid w:val="00BD63F9"/>
    <w:rsid w:val="00BD65B4"/>
    <w:rsid w:val="00BD6DF1"/>
    <w:rsid w:val="00BD72C4"/>
    <w:rsid w:val="00BD76C2"/>
    <w:rsid w:val="00BD7956"/>
    <w:rsid w:val="00BD7C90"/>
    <w:rsid w:val="00BE0157"/>
    <w:rsid w:val="00BE0962"/>
    <w:rsid w:val="00BE0CC0"/>
    <w:rsid w:val="00BE106D"/>
    <w:rsid w:val="00BE10FE"/>
    <w:rsid w:val="00BE118B"/>
    <w:rsid w:val="00BE1398"/>
    <w:rsid w:val="00BE167D"/>
    <w:rsid w:val="00BE17CD"/>
    <w:rsid w:val="00BE1D09"/>
    <w:rsid w:val="00BE1D53"/>
    <w:rsid w:val="00BE201F"/>
    <w:rsid w:val="00BE234F"/>
    <w:rsid w:val="00BE23FC"/>
    <w:rsid w:val="00BE2AB5"/>
    <w:rsid w:val="00BE2F8E"/>
    <w:rsid w:val="00BE3080"/>
    <w:rsid w:val="00BE3137"/>
    <w:rsid w:val="00BE330B"/>
    <w:rsid w:val="00BE3425"/>
    <w:rsid w:val="00BE3453"/>
    <w:rsid w:val="00BE415D"/>
    <w:rsid w:val="00BE513A"/>
    <w:rsid w:val="00BE5160"/>
    <w:rsid w:val="00BE51F1"/>
    <w:rsid w:val="00BE5241"/>
    <w:rsid w:val="00BE52DE"/>
    <w:rsid w:val="00BE563F"/>
    <w:rsid w:val="00BE56BD"/>
    <w:rsid w:val="00BE5790"/>
    <w:rsid w:val="00BE58A6"/>
    <w:rsid w:val="00BE592C"/>
    <w:rsid w:val="00BE5EC3"/>
    <w:rsid w:val="00BE5FAA"/>
    <w:rsid w:val="00BE6584"/>
    <w:rsid w:val="00BE661E"/>
    <w:rsid w:val="00BE6657"/>
    <w:rsid w:val="00BE6724"/>
    <w:rsid w:val="00BE6884"/>
    <w:rsid w:val="00BE68F6"/>
    <w:rsid w:val="00BE6B14"/>
    <w:rsid w:val="00BE6B94"/>
    <w:rsid w:val="00BE6D8E"/>
    <w:rsid w:val="00BE7B34"/>
    <w:rsid w:val="00BE7F8C"/>
    <w:rsid w:val="00BF0494"/>
    <w:rsid w:val="00BF07D4"/>
    <w:rsid w:val="00BF07F1"/>
    <w:rsid w:val="00BF0845"/>
    <w:rsid w:val="00BF0A1E"/>
    <w:rsid w:val="00BF0C14"/>
    <w:rsid w:val="00BF1744"/>
    <w:rsid w:val="00BF1A8B"/>
    <w:rsid w:val="00BF1F6F"/>
    <w:rsid w:val="00BF2091"/>
    <w:rsid w:val="00BF225D"/>
    <w:rsid w:val="00BF22FC"/>
    <w:rsid w:val="00BF29BE"/>
    <w:rsid w:val="00BF3405"/>
    <w:rsid w:val="00BF37AA"/>
    <w:rsid w:val="00BF3C84"/>
    <w:rsid w:val="00BF3D0F"/>
    <w:rsid w:val="00BF3FB5"/>
    <w:rsid w:val="00BF40F5"/>
    <w:rsid w:val="00BF41B8"/>
    <w:rsid w:val="00BF4347"/>
    <w:rsid w:val="00BF4530"/>
    <w:rsid w:val="00BF4579"/>
    <w:rsid w:val="00BF4A8E"/>
    <w:rsid w:val="00BF53E4"/>
    <w:rsid w:val="00BF5EC0"/>
    <w:rsid w:val="00BF6505"/>
    <w:rsid w:val="00BF6994"/>
    <w:rsid w:val="00BF6CA0"/>
    <w:rsid w:val="00BF6E9F"/>
    <w:rsid w:val="00BF6F3D"/>
    <w:rsid w:val="00BF6F42"/>
    <w:rsid w:val="00BF700C"/>
    <w:rsid w:val="00BF71AC"/>
    <w:rsid w:val="00BF7447"/>
    <w:rsid w:val="00BF74C9"/>
    <w:rsid w:val="00BF757D"/>
    <w:rsid w:val="00BF75A0"/>
    <w:rsid w:val="00BF7D1E"/>
    <w:rsid w:val="00BF7D33"/>
    <w:rsid w:val="00BF7EDF"/>
    <w:rsid w:val="00C00234"/>
    <w:rsid w:val="00C00317"/>
    <w:rsid w:val="00C0046C"/>
    <w:rsid w:val="00C00618"/>
    <w:rsid w:val="00C007FB"/>
    <w:rsid w:val="00C00C0C"/>
    <w:rsid w:val="00C0133E"/>
    <w:rsid w:val="00C019DA"/>
    <w:rsid w:val="00C01EA1"/>
    <w:rsid w:val="00C022A0"/>
    <w:rsid w:val="00C02844"/>
    <w:rsid w:val="00C02952"/>
    <w:rsid w:val="00C02992"/>
    <w:rsid w:val="00C02B2F"/>
    <w:rsid w:val="00C02C54"/>
    <w:rsid w:val="00C02C5B"/>
    <w:rsid w:val="00C02C93"/>
    <w:rsid w:val="00C02FB8"/>
    <w:rsid w:val="00C0301D"/>
    <w:rsid w:val="00C0308C"/>
    <w:rsid w:val="00C03138"/>
    <w:rsid w:val="00C03239"/>
    <w:rsid w:val="00C036BC"/>
    <w:rsid w:val="00C03919"/>
    <w:rsid w:val="00C03C3F"/>
    <w:rsid w:val="00C03EA1"/>
    <w:rsid w:val="00C0429C"/>
    <w:rsid w:val="00C04325"/>
    <w:rsid w:val="00C043D7"/>
    <w:rsid w:val="00C043FE"/>
    <w:rsid w:val="00C04604"/>
    <w:rsid w:val="00C04697"/>
    <w:rsid w:val="00C047E7"/>
    <w:rsid w:val="00C04CDA"/>
    <w:rsid w:val="00C053F4"/>
    <w:rsid w:val="00C05491"/>
    <w:rsid w:val="00C058C9"/>
    <w:rsid w:val="00C05FCA"/>
    <w:rsid w:val="00C06178"/>
    <w:rsid w:val="00C0645E"/>
    <w:rsid w:val="00C0650D"/>
    <w:rsid w:val="00C0659A"/>
    <w:rsid w:val="00C065B2"/>
    <w:rsid w:val="00C066AC"/>
    <w:rsid w:val="00C066E6"/>
    <w:rsid w:val="00C06A28"/>
    <w:rsid w:val="00C07184"/>
    <w:rsid w:val="00C074BA"/>
    <w:rsid w:val="00C074E0"/>
    <w:rsid w:val="00C07577"/>
    <w:rsid w:val="00C079E6"/>
    <w:rsid w:val="00C07A3F"/>
    <w:rsid w:val="00C10090"/>
    <w:rsid w:val="00C1053C"/>
    <w:rsid w:val="00C10B60"/>
    <w:rsid w:val="00C10F1C"/>
    <w:rsid w:val="00C10FB1"/>
    <w:rsid w:val="00C110A4"/>
    <w:rsid w:val="00C11198"/>
    <w:rsid w:val="00C1155D"/>
    <w:rsid w:val="00C11899"/>
    <w:rsid w:val="00C11C6C"/>
    <w:rsid w:val="00C11D71"/>
    <w:rsid w:val="00C11DE1"/>
    <w:rsid w:val="00C12C1B"/>
    <w:rsid w:val="00C130C5"/>
    <w:rsid w:val="00C13395"/>
    <w:rsid w:val="00C13547"/>
    <w:rsid w:val="00C13863"/>
    <w:rsid w:val="00C139DB"/>
    <w:rsid w:val="00C139ED"/>
    <w:rsid w:val="00C13CFE"/>
    <w:rsid w:val="00C141FE"/>
    <w:rsid w:val="00C143F8"/>
    <w:rsid w:val="00C144DB"/>
    <w:rsid w:val="00C145F7"/>
    <w:rsid w:val="00C14918"/>
    <w:rsid w:val="00C14AC5"/>
    <w:rsid w:val="00C14BFF"/>
    <w:rsid w:val="00C14CBC"/>
    <w:rsid w:val="00C14CF7"/>
    <w:rsid w:val="00C14DFE"/>
    <w:rsid w:val="00C15110"/>
    <w:rsid w:val="00C1511F"/>
    <w:rsid w:val="00C151A3"/>
    <w:rsid w:val="00C151B8"/>
    <w:rsid w:val="00C15835"/>
    <w:rsid w:val="00C15D0E"/>
    <w:rsid w:val="00C15D33"/>
    <w:rsid w:val="00C15E16"/>
    <w:rsid w:val="00C15F9C"/>
    <w:rsid w:val="00C16625"/>
    <w:rsid w:val="00C16A55"/>
    <w:rsid w:val="00C17217"/>
    <w:rsid w:val="00C172A3"/>
    <w:rsid w:val="00C1768E"/>
    <w:rsid w:val="00C17902"/>
    <w:rsid w:val="00C17B12"/>
    <w:rsid w:val="00C17BD6"/>
    <w:rsid w:val="00C17FE8"/>
    <w:rsid w:val="00C20389"/>
    <w:rsid w:val="00C20693"/>
    <w:rsid w:val="00C20956"/>
    <w:rsid w:val="00C20B33"/>
    <w:rsid w:val="00C20C77"/>
    <w:rsid w:val="00C21061"/>
    <w:rsid w:val="00C2137F"/>
    <w:rsid w:val="00C213DB"/>
    <w:rsid w:val="00C21605"/>
    <w:rsid w:val="00C21773"/>
    <w:rsid w:val="00C218F1"/>
    <w:rsid w:val="00C21BB2"/>
    <w:rsid w:val="00C21F00"/>
    <w:rsid w:val="00C221D1"/>
    <w:rsid w:val="00C2289D"/>
    <w:rsid w:val="00C2290D"/>
    <w:rsid w:val="00C22A2A"/>
    <w:rsid w:val="00C22C8D"/>
    <w:rsid w:val="00C22FFE"/>
    <w:rsid w:val="00C2385A"/>
    <w:rsid w:val="00C23F26"/>
    <w:rsid w:val="00C24209"/>
    <w:rsid w:val="00C24292"/>
    <w:rsid w:val="00C243C4"/>
    <w:rsid w:val="00C243CC"/>
    <w:rsid w:val="00C247D8"/>
    <w:rsid w:val="00C24AEB"/>
    <w:rsid w:val="00C24B3E"/>
    <w:rsid w:val="00C24B97"/>
    <w:rsid w:val="00C24CAA"/>
    <w:rsid w:val="00C24E9A"/>
    <w:rsid w:val="00C25045"/>
    <w:rsid w:val="00C2511E"/>
    <w:rsid w:val="00C2525C"/>
    <w:rsid w:val="00C25450"/>
    <w:rsid w:val="00C254A3"/>
    <w:rsid w:val="00C254F7"/>
    <w:rsid w:val="00C257C3"/>
    <w:rsid w:val="00C25828"/>
    <w:rsid w:val="00C25FC8"/>
    <w:rsid w:val="00C25FFD"/>
    <w:rsid w:val="00C26261"/>
    <w:rsid w:val="00C2644A"/>
    <w:rsid w:val="00C267CA"/>
    <w:rsid w:val="00C26B07"/>
    <w:rsid w:val="00C27072"/>
    <w:rsid w:val="00C272A7"/>
    <w:rsid w:val="00C272AC"/>
    <w:rsid w:val="00C272FC"/>
    <w:rsid w:val="00C27315"/>
    <w:rsid w:val="00C27663"/>
    <w:rsid w:val="00C2778F"/>
    <w:rsid w:val="00C27792"/>
    <w:rsid w:val="00C277EC"/>
    <w:rsid w:val="00C27A2C"/>
    <w:rsid w:val="00C27A5B"/>
    <w:rsid w:val="00C3006D"/>
    <w:rsid w:val="00C3013E"/>
    <w:rsid w:val="00C3023B"/>
    <w:rsid w:val="00C302E5"/>
    <w:rsid w:val="00C3056A"/>
    <w:rsid w:val="00C30936"/>
    <w:rsid w:val="00C30A2E"/>
    <w:rsid w:val="00C30E83"/>
    <w:rsid w:val="00C30FA4"/>
    <w:rsid w:val="00C31401"/>
    <w:rsid w:val="00C31539"/>
    <w:rsid w:val="00C32F29"/>
    <w:rsid w:val="00C32F7D"/>
    <w:rsid w:val="00C32FC7"/>
    <w:rsid w:val="00C33139"/>
    <w:rsid w:val="00C332E0"/>
    <w:rsid w:val="00C33533"/>
    <w:rsid w:val="00C335BC"/>
    <w:rsid w:val="00C33684"/>
    <w:rsid w:val="00C337FD"/>
    <w:rsid w:val="00C33FD1"/>
    <w:rsid w:val="00C3418B"/>
    <w:rsid w:val="00C34695"/>
    <w:rsid w:val="00C346D0"/>
    <w:rsid w:val="00C34BED"/>
    <w:rsid w:val="00C35095"/>
    <w:rsid w:val="00C35325"/>
    <w:rsid w:val="00C35493"/>
    <w:rsid w:val="00C35553"/>
    <w:rsid w:val="00C357ED"/>
    <w:rsid w:val="00C35860"/>
    <w:rsid w:val="00C35EAD"/>
    <w:rsid w:val="00C36081"/>
    <w:rsid w:val="00C36131"/>
    <w:rsid w:val="00C36300"/>
    <w:rsid w:val="00C36496"/>
    <w:rsid w:val="00C36547"/>
    <w:rsid w:val="00C36937"/>
    <w:rsid w:val="00C36A00"/>
    <w:rsid w:val="00C36F68"/>
    <w:rsid w:val="00C37004"/>
    <w:rsid w:val="00C37184"/>
    <w:rsid w:val="00C371FC"/>
    <w:rsid w:val="00C37533"/>
    <w:rsid w:val="00C375C9"/>
    <w:rsid w:val="00C37608"/>
    <w:rsid w:val="00C3796C"/>
    <w:rsid w:val="00C37BC2"/>
    <w:rsid w:val="00C37C16"/>
    <w:rsid w:val="00C37CA7"/>
    <w:rsid w:val="00C37EB0"/>
    <w:rsid w:val="00C40081"/>
    <w:rsid w:val="00C40210"/>
    <w:rsid w:val="00C402D9"/>
    <w:rsid w:val="00C403F6"/>
    <w:rsid w:val="00C408EF"/>
    <w:rsid w:val="00C40BD9"/>
    <w:rsid w:val="00C40BF8"/>
    <w:rsid w:val="00C40E73"/>
    <w:rsid w:val="00C4148E"/>
    <w:rsid w:val="00C415A2"/>
    <w:rsid w:val="00C41825"/>
    <w:rsid w:val="00C4194A"/>
    <w:rsid w:val="00C41F85"/>
    <w:rsid w:val="00C41FF0"/>
    <w:rsid w:val="00C42311"/>
    <w:rsid w:val="00C424AE"/>
    <w:rsid w:val="00C424EA"/>
    <w:rsid w:val="00C42A55"/>
    <w:rsid w:val="00C42CB9"/>
    <w:rsid w:val="00C42CC2"/>
    <w:rsid w:val="00C430EB"/>
    <w:rsid w:val="00C435A8"/>
    <w:rsid w:val="00C43666"/>
    <w:rsid w:val="00C43A55"/>
    <w:rsid w:val="00C43B5E"/>
    <w:rsid w:val="00C43BBE"/>
    <w:rsid w:val="00C44086"/>
    <w:rsid w:val="00C445BA"/>
    <w:rsid w:val="00C447BF"/>
    <w:rsid w:val="00C44931"/>
    <w:rsid w:val="00C44B32"/>
    <w:rsid w:val="00C44B38"/>
    <w:rsid w:val="00C44B3F"/>
    <w:rsid w:val="00C44DC5"/>
    <w:rsid w:val="00C450EB"/>
    <w:rsid w:val="00C458AF"/>
    <w:rsid w:val="00C45A6C"/>
    <w:rsid w:val="00C45B4B"/>
    <w:rsid w:val="00C45CF5"/>
    <w:rsid w:val="00C45EDC"/>
    <w:rsid w:val="00C4631B"/>
    <w:rsid w:val="00C46550"/>
    <w:rsid w:val="00C46A6C"/>
    <w:rsid w:val="00C46ED6"/>
    <w:rsid w:val="00C4709B"/>
    <w:rsid w:val="00C47547"/>
    <w:rsid w:val="00C475F3"/>
    <w:rsid w:val="00C478D0"/>
    <w:rsid w:val="00C47CC3"/>
    <w:rsid w:val="00C47DA9"/>
    <w:rsid w:val="00C47F27"/>
    <w:rsid w:val="00C50296"/>
    <w:rsid w:val="00C512B1"/>
    <w:rsid w:val="00C5178B"/>
    <w:rsid w:val="00C51CC9"/>
    <w:rsid w:val="00C51D0E"/>
    <w:rsid w:val="00C52128"/>
    <w:rsid w:val="00C5230E"/>
    <w:rsid w:val="00C527AF"/>
    <w:rsid w:val="00C52905"/>
    <w:rsid w:val="00C52CAD"/>
    <w:rsid w:val="00C52DCF"/>
    <w:rsid w:val="00C52F86"/>
    <w:rsid w:val="00C53087"/>
    <w:rsid w:val="00C53211"/>
    <w:rsid w:val="00C53366"/>
    <w:rsid w:val="00C5338C"/>
    <w:rsid w:val="00C533E1"/>
    <w:rsid w:val="00C535B1"/>
    <w:rsid w:val="00C53E2F"/>
    <w:rsid w:val="00C54234"/>
    <w:rsid w:val="00C546A9"/>
    <w:rsid w:val="00C548AD"/>
    <w:rsid w:val="00C54987"/>
    <w:rsid w:val="00C54A46"/>
    <w:rsid w:val="00C54FC8"/>
    <w:rsid w:val="00C550AA"/>
    <w:rsid w:val="00C55723"/>
    <w:rsid w:val="00C55790"/>
    <w:rsid w:val="00C557A5"/>
    <w:rsid w:val="00C558D4"/>
    <w:rsid w:val="00C55A62"/>
    <w:rsid w:val="00C55BAC"/>
    <w:rsid w:val="00C55C53"/>
    <w:rsid w:val="00C55C5C"/>
    <w:rsid w:val="00C55DF5"/>
    <w:rsid w:val="00C55E1C"/>
    <w:rsid w:val="00C55E71"/>
    <w:rsid w:val="00C55FEF"/>
    <w:rsid w:val="00C56BC2"/>
    <w:rsid w:val="00C56BFC"/>
    <w:rsid w:val="00C56DCF"/>
    <w:rsid w:val="00C56DF9"/>
    <w:rsid w:val="00C56DFA"/>
    <w:rsid w:val="00C57148"/>
    <w:rsid w:val="00C57172"/>
    <w:rsid w:val="00C57641"/>
    <w:rsid w:val="00C5770A"/>
    <w:rsid w:val="00C57915"/>
    <w:rsid w:val="00C57A6B"/>
    <w:rsid w:val="00C57D66"/>
    <w:rsid w:val="00C57DAE"/>
    <w:rsid w:val="00C603C8"/>
    <w:rsid w:val="00C6082D"/>
    <w:rsid w:val="00C60980"/>
    <w:rsid w:val="00C61122"/>
    <w:rsid w:val="00C61151"/>
    <w:rsid w:val="00C613F5"/>
    <w:rsid w:val="00C6143D"/>
    <w:rsid w:val="00C6162F"/>
    <w:rsid w:val="00C6184A"/>
    <w:rsid w:val="00C62048"/>
    <w:rsid w:val="00C62066"/>
    <w:rsid w:val="00C62233"/>
    <w:rsid w:val="00C62429"/>
    <w:rsid w:val="00C630E9"/>
    <w:rsid w:val="00C63241"/>
    <w:rsid w:val="00C63535"/>
    <w:rsid w:val="00C6371E"/>
    <w:rsid w:val="00C63C73"/>
    <w:rsid w:val="00C63EB6"/>
    <w:rsid w:val="00C642E2"/>
    <w:rsid w:val="00C64493"/>
    <w:rsid w:val="00C6492B"/>
    <w:rsid w:val="00C64E5D"/>
    <w:rsid w:val="00C6501B"/>
    <w:rsid w:val="00C65061"/>
    <w:rsid w:val="00C65290"/>
    <w:rsid w:val="00C65950"/>
    <w:rsid w:val="00C66558"/>
    <w:rsid w:val="00C66927"/>
    <w:rsid w:val="00C66B66"/>
    <w:rsid w:val="00C6700B"/>
    <w:rsid w:val="00C6711F"/>
    <w:rsid w:val="00C6771F"/>
    <w:rsid w:val="00C67776"/>
    <w:rsid w:val="00C67D01"/>
    <w:rsid w:val="00C67D2B"/>
    <w:rsid w:val="00C67FB2"/>
    <w:rsid w:val="00C70107"/>
    <w:rsid w:val="00C70204"/>
    <w:rsid w:val="00C70549"/>
    <w:rsid w:val="00C70D24"/>
    <w:rsid w:val="00C70E5E"/>
    <w:rsid w:val="00C70EE4"/>
    <w:rsid w:val="00C713C9"/>
    <w:rsid w:val="00C715F1"/>
    <w:rsid w:val="00C71E7A"/>
    <w:rsid w:val="00C71F7F"/>
    <w:rsid w:val="00C7244E"/>
    <w:rsid w:val="00C725A8"/>
    <w:rsid w:val="00C72A87"/>
    <w:rsid w:val="00C72AEA"/>
    <w:rsid w:val="00C72CB5"/>
    <w:rsid w:val="00C72CD8"/>
    <w:rsid w:val="00C73DFD"/>
    <w:rsid w:val="00C73E9B"/>
    <w:rsid w:val="00C7409D"/>
    <w:rsid w:val="00C74205"/>
    <w:rsid w:val="00C7450F"/>
    <w:rsid w:val="00C745B0"/>
    <w:rsid w:val="00C745F7"/>
    <w:rsid w:val="00C746FC"/>
    <w:rsid w:val="00C752E2"/>
    <w:rsid w:val="00C7546C"/>
    <w:rsid w:val="00C75809"/>
    <w:rsid w:val="00C75E80"/>
    <w:rsid w:val="00C76303"/>
    <w:rsid w:val="00C763BC"/>
    <w:rsid w:val="00C7672D"/>
    <w:rsid w:val="00C769A8"/>
    <w:rsid w:val="00C770CE"/>
    <w:rsid w:val="00C770FE"/>
    <w:rsid w:val="00C773EB"/>
    <w:rsid w:val="00C77A2B"/>
    <w:rsid w:val="00C8028B"/>
    <w:rsid w:val="00C8052E"/>
    <w:rsid w:val="00C80531"/>
    <w:rsid w:val="00C8057B"/>
    <w:rsid w:val="00C805B4"/>
    <w:rsid w:val="00C8068F"/>
    <w:rsid w:val="00C807A4"/>
    <w:rsid w:val="00C807AA"/>
    <w:rsid w:val="00C80B3C"/>
    <w:rsid w:val="00C80C02"/>
    <w:rsid w:val="00C80D8D"/>
    <w:rsid w:val="00C80DC0"/>
    <w:rsid w:val="00C814DB"/>
    <w:rsid w:val="00C818D1"/>
    <w:rsid w:val="00C81920"/>
    <w:rsid w:val="00C81BAA"/>
    <w:rsid w:val="00C81E56"/>
    <w:rsid w:val="00C81E7F"/>
    <w:rsid w:val="00C81FCD"/>
    <w:rsid w:val="00C8203E"/>
    <w:rsid w:val="00C821BB"/>
    <w:rsid w:val="00C82329"/>
    <w:rsid w:val="00C82887"/>
    <w:rsid w:val="00C82D33"/>
    <w:rsid w:val="00C82DBE"/>
    <w:rsid w:val="00C82E1D"/>
    <w:rsid w:val="00C82FCD"/>
    <w:rsid w:val="00C83375"/>
    <w:rsid w:val="00C834DE"/>
    <w:rsid w:val="00C8369E"/>
    <w:rsid w:val="00C836B5"/>
    <w:rsid w:val="00C83A7F"/>
    <w:rsid w:val="00C83C8D"/>
    <w:rsid w:val="00C83D2F"/>
    <w:rsid w:val="00C840F2"/>
    <w:rsid w:val="00C84410"/>
    <w:rsid w:val="00C84583"/>
    <w:rsid w:val="00C845E9"/>
    <w:rsid w:val="00C84A77"/>
    <w:rsid w:val="00C84D4C"/>
    <w:rsid w:val="00C84FDC"/>
    <w:rsid w:val="00C85176"/>
    <w:rsid w:val="00C85354"/>
    <w:rsid w:val="00C853AA"/>
    <w:rsid w:val="00C854FD"/>
    <w:rsid w:val="00C855CC"/>
    <w:rsid w:val="00C855DC"/>
    <w:rsid w:val="00C8562F"/>
    <w:rsid w:val="00C85915"/>
    <w:rsid w:val="00C860DE"/>
    <w:rsid w:val="00C86200"/>
    <w:rsid w:val="00C868CA"/>
    <w:rsid w:val="00C86A86"/>
    <w:rsid w:val="00C86B75"/>
    <w:rsid w:val="00C86DD9"/>
    <w:rsid w:val="00C86EA7"/>
    <w:rsid w:val="00C86ECF"/>
    <w:rsid w:val="00C8703A"/>
    <w:rsid w:val="00C87A8F"/>
    <w:rsid w:val="00C90789"/>
    <w:rsid w:val="00C908F0"/>
    <w:rsid w:val="00C90AEE"/>
    <w:rsid w:val="00C90EFD"/>
    <w:rsid w:val="00C90F08"/>
    <w:rsid w:val="00C91208"/>
    <w:rsid w:val="00C91257"/>
    <w:rsid w:val="00C91D87"/>
    <w:rsid w:val="00C91DD2"/>
    <w:rsid w:val="00C91E3B"/>
    <w:rsid w:val="00C91F60"/>
    <w:rsid w:val="00C921DE"/>
    <w:rsid w:val="00C9271C"/>
    <w:rsid w:val="00C9277E"/>
    <w:rsid w:val="00C92AB4"/>
    <w:rsid w:val="00C92B60"/>
    <w:rsid w:val="00C92B6F"/>
    <w:rsid w:val="00C92B92"/>
    <w:rsid w:val="00C92BDA"/>
    <w:rsid w:val="00C9325D"/>
    <w:rsid w:val="00C938F0"/>
    <w:rsid w:val="00C93A2C"/>
    <w:rsid w:val="00C93B8E"/>
    <w:rsid w:val="00C945CC"/>
    <w:rsid w:val="00C9463B"/>
    <w:rsid w:val="00C94918"/>
    <w:rsid w:val="00C949DF"/>
    <w:rsid w:val="00C94ABA"/>
    <w:rsid w:val="00C94DCE"/>
    <w:rsid w:val="00C94ED6"/>
    <w:rsid w:val="00C95687"/>
    <w:rsid w:val="00C95728"/>
    <w:rsid w:val="00C95914"/>
    <w:rsid w:val="00C95E3D"/>
    <w:rsid w:val="00C95E78"/>
    <w:rsid w:val="00C95EDA"/>
    <w:rsid w:val="00C96268"/>
    <w:rsid w:val="00C97222"/>
    <w:rsid w:val="00C97898"/>
    <w:rsid w:val="00C97A9C"/>
    <w:rsid w:val="00C97CA0"/>
    <w:rsid w:val="00CA03DE"/>
    <w:rsid w:val="00CA042A"/>
    <w:rsid w:val="00CA0657"/>
    <w:rsid w:val="00CA06B7"/>
    <w:rsid w:val="00CA07D0"/>
    <w:rsid w:val="00CA0858"/>
    <w:rsid w:val="00CA09BB"/>
    <w:rsid w:val="00CA0B1F"/>
    <w:rsid w:val="00CA0E3D"/>
    <w:rsid w:val="00CA10AD"/>
    <w:rsid w:val="00CA1334"/>
    <w:rsid w:val="00CA1512"/>
    <w:rsid w:val="00CA1763"/>
    <w:rsid w:val="00CA180E"/>
    <w:rsid w:val="00CA1EB5"/>
    <w:rsid w:val="00CA20C4"/>
    <w:rsid w:val="00CA243B"/>
    <w:rsid w:val="00CA2442"/>
    <w:rsid w:val="00CA252D"/>
    <w:rsid w:val="00CA2B77"/>
    <w:rsid w:val="00CA2CC1"/>
    <w:rsid w:val="00CA2FFA"/>
    <w:rsid w:val="00CA31D2"/>
    <w:rsid w:val="00CA323D"/>
    <w:rsid w:val="00CA366B"/>
    <w:rsid w:val="00CA3A9C"/>
    <w:rsid w:val="00CA3C3E"/>
    <w:rsid w:val="00CA3CCE"/>
    <w:rsid w:val="00CA3EC5"/>
    <w:rsid w:val="00CA40EA"/>
    <w:rsid w:val="00CA4B4C"/>
    <w:rsid w:val="00CA4F36"/>
    <w:rsid w:val="00CA512C"/>
    <w:rsid w:val="00CA550E"/>
    <w:rsid w:val="00CA55C6"/>
    <w:rsid w:val="00CA5863"/>
    <w:rsid w:val="00CA59BD"/>
    <w:rsid w:val="00CA5D99"/>
    <w:rsid w:val="00CA627B"/>
    <w:rsid w:val="00CA6308"/>
    <w:rsid w:val="00CA6577"/>
    <w:rsid w:val="00CA659E"/>
    <w:rsid w:val="00CA6A54"/>
    <w:rsid w:val="00CA747A"/>
    <w:rsid w:val="00CA74E5"/>
    <w:rsid w:val="00CA7686"/>
    <w:rsid w:val="00CA7E20"/>
    <w:rsid w:val="00CA7E68"/>
    <w:rsid w:val="00CB001A"/>
    <w:rsid w:val="00CB0260"/>
    <w:rsid w:val="00CB03B8"/>
    <w:rsid w:val="00CB04CA"/>
    <w:rsid w:val="00CB0AEF"/>
    <w:rsid w:val="00CB0B6C"/>
    <w:rsid w:val="00CB0EA2"/>
    <w:rsid w:val="00CB12AC"/>
    <w:rsid w:val="00CB12F6"/>
    <w:rsid w:val="00CB1345"/>
    <w:rsid w:val="00CB1477"/>
    <w:rsid w:val="00CB161B"/>
    <w:rsid w:val="00CB1D5E"/>
    <w:rsid w:val="00CB1E1A"/>
    <w:rsid w:val="00CB1FF8"/>
    <w:rsid w:val="00CB23FD"/>
    <w:rsid w:val="00CB29A3"/>
    <w:rsid w:val="00CB2B10"/>
    <w:rsid w:val="00CB33C0"/>
    <w:rsid w:val="00CB346F"/>
    <w:rsid w:val="00CB34FC"/>
    <w:rsid w:val="00CB35C5"/>
    <w:rsid w:val="00CB35E5"/>
    <w:rsid w:val="00CB370B"/>
    <w:rsid w:val="00CB3901"/>
    <w:rsid w:val="00CB3A1B"/>
    <w:rsid w:val="00CB3AE0"/>
    <w:rsid w:val="00CB3C69"/>
    <w:rsid w:val="00CB3E13"/>
    <w:rsid w:val="00CB3F92"/>
    <w:rsid w:val="00CB42D9"/>
    <w:rsid w:val="00CB4402"/>
    <w:rsid w:val="00CB4486"/>
    <w:rsid w:val="00CB4500"/>
    <w:rsid w:val="00CB4613"/>
    <w:rsid w:val="00CB48F0"/>
    <w:rsid w:val="00CB4AE2"/>
    <w:rsid w:val="00CB4AF2"/>
    <w:rsid w:val="00CB4AFF"/>
    <w:rsid w:val="00CB4B87"/>
    <w:rsid w:val="00CB4C69"/>
    <w:rsid w:val="00CB4CA2"/>
    <w:rsid w:val="00CB4D2C"/>
    <w:rsid w:val="00CB4F03"/>
    <w:rsid w:val="00CB4F15"/>
    <w:rsid w:val="00CB5411"/>
    <w:rsid w:val="00CB54AC"/>
    <w:rsid w:val="00CB57CB"/>
    <w:rsid w:val="00CB5859"/>
    <w:rsid w:val="00CB5D79"/>
    <w:rsid w:val="00CB5D93"/>
    <w:rsid w:val="00CB628A"/>
    <w:rsid w:val="00CB63E0"/>
    <w:rsid w:val="00CB6474"/>
    <w:rsid w:val="00CB6665"/>
    <w:rsid w:val="00CB6672"/>
    <w:rsid w:val="00CB6C22"/>
    <w:rsid w:val="00CB731D"/>
    <w:rsid w:val="00CB746B"/>
    <w:rsid w:val="00CB74D4"/>
    <w:rsid w:val="00CB7A95"/>
    <w:rsid w:val="00CB7EDD"/>
    <w:rsid w:val="00CC00C4"/>
    <w:rsid w:val="00CC07BA"/>
    <w:rsid w:val="00CC0AC4"/>
    <w:rsid w:val="00CC130E"/>
    <w:rsid w:val="00CC1863"/>
    <w:rsid w:val="00CC1973"/>
    <w:rsid w:val="00CC19CB"/>
    <w:rsid w:val="00CC1AC7"/>
    <w:rsid w:val="00CC1B0D"/>
    <w:rsid w:val="00CC1B10"/>
    <w:rsid w:val="00CC1CB2"/>
    <w:rsid w:val="00CC2289"/>
    <w:rsid w:val="00CC2538"/>
    <w:rsid w:val="00CC27A0"/>
    <w:rsid w:val="00CC2889"/>
    <w:rsid w:val="00CC2952"/>
    <w:rsid w:val="00CC2974"/>
    <w:rsid w:val="00CC2A22"/>
    <w:rsid w:val="00CC2EE9"/>
    <w:rsid w:val="00CC2FB8"/>
    <w:rsid w:val="00CC3353"/>
    <w:rsid w:val="00CC33F9"/>
    <w:rsid w:val="00CC3881"/>
    <w:rsid w:val="00CC3947"/>
    <w:rsid w:val="00CC39D6"/>
    <w:rsid w:val="00CC3F65"/>
    <w:rsid w:val="00CC42CF"/>
    <w:rsid w:val="00CC44D3"/>
    <w:rsid w:val="00CC45BF"/>
    <w:rsid w:val="00CC48A3"/>
    <w:rsid w:val="00CC499F"/>
    <w:rsid w:val="00CC4C43"/>
    <w:rsid w:val="00CC5054"/>
    <w:rsid w:val="00CC5A12"/>
    <w:rsid w:val="00CC5BA7"/>
    <w:rsid w:val="00CC5C63"/>
    <w:rsid w:val="00CC5E78"/>
    <w:rsid w:val="00CC5F64"/>
    <w:rsid w:val="00CC5F91"/>
    <w:rsid w:val="00CC627B"/>
    <w:rsid w:val="00CC670D"/>
    <w:rsid w:val="00CC689B"/>
    <w:rsid w:val="00CC6B19"/>
    <w:rsid w:val="00CC6C04"/>
    <w:rsid w:val="00CC7042"/>
    <w:rsid w:val="00CC7331"/>
    <w:rsid w:val="00CC78B2"/>
    <w:rsid w:val="00CC79D9"/>
    <w:rsid w:val="00CC7A24"/>
    <w:rsid w:val="00CC7B22"/>
    <w:rsid w:val="00CC7C3F"/>
    <w:rsid w:val="00CC7CC6"/>
    <w:rsid w:val="00CC7DEB"/>
    <w:rsid w:val="00CC7F62"/>
    <w:rsid w:val="00CD0461"/>
    <w:rsid w:val="00CD04C4"/>
    <w:rsid w:val="00CD059A"/>
    <w:rsid w:val="00CD0731"/>
    <w:rsid w:val="00CD0896"/>
    <w:rsid w:val="00CD1772"/>
    <w:rsid w:val="00CD185D"/>
    <w:rsid w:val="00CD194E"/>
    <w:rsid w:val="00CD1C05"/>
    <w:rsid w:val="00CD2359"/>
    <w:rsid w:val="00CD2603"/>
    <w:rsid w:val="00CD26E4"/>
    <w:rsid w:val="00CD2925"/>
    <w:rsid w:val="00CD2C58"/>
    <w:rsid w:val="00CD2FFE"/>
    <w:rsid w:val="00CD32E1"/>
    <w:rsid w:val="00CD3672"/>
    <w:rsid w:val="00CD372B"/>
    <w:rsid w:val="00CD3863"/>
    <w:rsid w:val="00CD39BB"/>
    <w:rsid w:val="00CD3A26"/>
    <w:rsid w:val="00CD3EEB"/>
    <w:rsid w:val="00CD3EEF"/>
    <w:rsid w:val="00CD43F1"/>
    <w:rsid w:val="00CD45DA"/>
    <w:rsid w:val="00CD48C3"/>
    <w:rsid w:val="00CD491B"/>
    <w:rsid w:val="00CD4984"/>
    <w:rsid w:val="00CD49C5"/>
    <w:rsid w:val="00CD4A07"/>
    <w:rsid w:val="00CD4ABE"/>
    <w:rsid w:val="00CD4F0A"/>
    <w:rsid w:val="00CD4FEE"/>
    <w:rsid w:val="00CD5072"/>
    <w:rsid w:val="00CD511D"/>
    <w:rsid w:val="00CD521A"/>
    <w:rsid w:val="00CD533B"/>
    <w:rsid w:val="00CD536D"/>
    <w:rsid w:val="00CD55CF"/>
    <w:rsid w:val="00CD628C"/>
    <w:rsid w:val="00CD63CB"/>
    <w:rsid w:val="00CD6607"/>
    <w:rsid w:val="00CD6992"/>
    <w:rsid w:val="00CD6AD7"/>
    <w:rsid w:val="00CD6D31"/>
    <w:rsid w:val="00CD71F3"/>
    <w:rsid w:val="00CD731F"/>
    <w:rsid w:val="00CD7393"/>
    <w:rsid w:val="00CD75B8"/>
    <w:rsid w:val="00CD75EA"/>
    <w:rsid w:val="00CD7667"/>
    <w:rsid w:val="00CD768F"/>
    <w:rsid w:val="00CD76DF"/>
    <w:rsid w:val="00CD787A"/>
    <w:rsid w:val="00CD7C3B"/>
    <w:rsid w:val="00CD7CBF"/>
    <w:rsid w:val="00CD7FA2"/>
    <w:rsid w:val="00CE0109"/>
    <w:rsid w:val="00CE0111"/>
    <w:rsid w:val="00CE0238"/>
    <w:rsid w:val="00CE0441"/>
    <w:rsid w:val="00CE06C3"/>
    <w:rsid w:val="00CE0A0E"/>
    <w:rsid w:val="00CE0A7C"/>
    <w:rsid w:val="00CE0AF0"/>
    <w:rsid w:val="00CE15D4"/>
    <w:rsid w:val="00CE17D4"/>
    <w:rsid w:val="00CE260B"/>
    <w:rsid w:val="00CE276B"/>
    <w:rsid w:val="00CE280B"/>
    <w:rsid w:val="00CE3053"/>
    <w:rsid w:val="00CE32E7"/>
    <w:rsid w:val="00CE32FB"/>
    <w:rsid w:val="00CE3500"/>
    <w:rsid w:val="00CE380F"/>
    <w:rsid w:val="00CE3A21"/>
    <w:rsid w:val="00CE3A8D"/>
    <w:rsid w:val="00CE3D06"/>
    <w:rsid w:val="00CE3DE0"/>
    <w:rsid w:val="00CE408C"/>
    <w:rsid w:val="00CE45E3"/>
    <w:rsid w:val="00CE47A3"/>
    <w:rsid w:val="00CE4CF1"/>
    <w:rsid w:val="00CE537F"/>
    <w:rsid w:val="00CE59E7"/>
    <w:rsid w:val="00CE5CCA"/>
    <w:rsid w:val="00CE606D"/>
    <w:rsid w:val="00CE60AC"/>
    <w:rsid w:val="00CE6108"/>
    <w:rsid w:val="00CE657E"/>
    <w:rsid w:val="00CE6899"/>
    <w:rsid w:val="00CE68C7"/>
    <w:rsid w:val="00CE6E0C"/>
    <w:rsid w:val="00CE76CB"/>
    <w:rsid w:val="00CE790A"/>
    <w:rsid w:val="00CE796F"/>
    <w:rsid w:val="00CE7D3B"/>
    <w:rsid w:val="00CE7FF4"/>
    <w:rsid w:val="00CF05F6"/>
    <w:rsid w:val="00CF09EA"/>
    <w:rsid w:val="00CF0A08"/>
    <w:rsid w:val="00CF0D02"/>
    <w:rsid w:val="00CF0E16"/>
    <w:rsid w:val="00CF0E83"/>
    <w:rsid w:val="00CF0F72"/>
    <w:rsid w:val="00CF12EB"/>
    <w:rsid w:val="00CF1577"/>
    <w:rsid w:val="00CF1A05"/>
    <w:rsid w:val="00CF1C94"/>
    <w:rsid w:val="00CF1F7E"/>
    <w:rsid w:val="00CF22A2"/>
    <w:rsid w:val="00CF23E1"/>
    <w:rsid w:val="00CF24BD"/>
    <w:rsid w:val="00CF24CF"/>
    <w:rsid w:val="00CF2792"/>
    <w:rsid w:val="00CF2B0D"/>
    <w:rsid w:val="00CF2E17"/>
    <w:rsid w:val="00CF2F26"/>
    <w:rsid w:val="00CF2FF8"/>
    <w:rsid w:val="00CF3561"/>
    <w:rsid w:val="00CF369F"/>
    <w:rsid w:val="00CF36C0"/>
    <w:rsid w:val="00CF37BF"/>
    <w:rsid w:val="00CF4495"/>
    <w:rsid w:val="00CF4AF1"/>
    <w:rsid w:val="00CF4CB4"/>
    <w:rsid w:val="00CF4F2D"/>
    <w:rsid w:val="00CF51FC"/>
    <w:rsid w:val="00CF528B"/>
    <w:rsid w:val="00CF5324"/>
    <w:rsid w:val="00CF5529"/>
    <w:rsid w:val="00CF5D4E"/>
    <w:rsid w:val="00CF655C"/>
    <w:rsid w:val="00CF69F3"/>
    <w:rsid w:val="00CF6A32"/>
    <w:rsid w:val="00CF6D73"/>
    <w:rsid w:val="00CF7110"/>
    <w:rsid w:val="00CF718B"/>
    <w:rsid w:val="00D0016E"/>
    <w:rsid w:val="00D00215"/>
    <w:rsid w:val="00D00655"/>
    <w:rsid w:val="00D00689"/>
    <w:rsid w:val="00D00D2C"/>
    <w:rsid w:val="00D010C8"/>
    <w:rsid w:val="00D0113D"/>
    <w:rsid w:val="00D01587"/>
    <w:rsid w:val="00D01679"/>
    <w:rsid w:val="00D0170C"/>
    <w:rsid w:val="00D0212D"/>
    <w:rsid w:val="00D02161"/>
    <w:rsid w:val="00D02425"/>
    <w:rsid w:val="00D02727"/>
    <w:rsid w:val="00D02736"/>
    <w:rsid w:val="00D02994"/>
    <w:rsid w:val="00D02AD1"/>
    <w:rsid w:val="00D02B74"/>
    <w:rsid w:val="00D02ED4"/>
    <w:rsid w:val="00D02F34"/>
    <w:rsid w:val="00D03657"/>
    <w:rsid w:val="00D038C4"/>
    <w:rsid w:val="00D03C0F"/>
    <w:rsid w:val="00D03C28"/>
    <w:rsid w:val="00D03D19"/>
    <w:rsid w:val="00D03E24"/>
    <w:rsid w:val="00D03E36"/>
    <w:rsid w:val="00D03FFF"/>
    <w:rsid w:val="00D0429F"/>
    <w:rsid w:val="00D045C2"/>
    <w:rsid w:val="00D047EF"/>
    <w:rsid w:val="00D04C10"/>
    <w:rsid w:val="00D04D73"/>
    <w:rsid w:val="00D04EC6"/>
    <w:rsid w:val="00D04ECB"/>
    <w:rsid w:val="00D05206"/>
    <w:rsid w:val="00D0527E"/>
    <w:rsid w:val="00D053A0"/>
    <w:rsid w:val="00D055E6"/>
    <w:rsid w:val="00D0593F"/>
    <w:rsid w:val="00D05AD2"/>
    <w:rsid w:val="00D05B24"/>
    <w:rsid w:val="00D05F7B"/>
    <w:rsid w:val="00D06032"/>
    <w:rsid w:val="00D06052"/>
    <w:rsid w:val="00D06235"/>
    <w:rsid w:val="00D063B7"/>
    <w:rsid w:val="00D06682"/>
    <w:rsid w:val="00D06E7A"/>
    <w:rsid w:val="00D070D5"/>
    <w:rsid w:val="00D07364"/>
    <w:rsid w:val="00D07664"/>
    <w:rsid w:val="00D07763"/>
    <w:rsid w:val="00D07785"/>
    <w:rsid w:val="00D078DC"/>
    <w:rsid w:val="00D079E8"/>
    <w:rsid w:val="00D07A3A"/>
    <w:rsid w:val="00D07D6D"/>
    <w:rsid w:val="00D07F80"/>
    <w:rsid w:val="00D10127"/>
    <w:rsid w:val="00D10201"/>
    <w:rsid w:val="00D10445"/>
    <w:rsid w:val="00D10654"/>
    <w:rsid w:val="00D10A69"/>
    <w:rsid w:val="00D10CE3"/>
    <w:rsid w:val="00D10D98"/>
    <w:rsid w:val="00D113C4"/>
    <w:rsid w:val="00D11472"/>
    <w:rsid w:val="00D11994"/>
    <w:rsid w:val="00D11995"/>
    <w:rsid w:val="00D11DE7"/>
    <w:rsid w:val="00D11FE1"/>
    <w:rsid w:val="00D12110"/>
    <w:rsid w:val="00D12193"/>
    <w:rsid w:val="00D12197"/>
    <w:rsid w:val="00D1247C"/>
    <w:rsid w:val="00D12A41"/>
    <w:rsid w:val="00D12B18"/>
    <w:rsid w:val="00D12B3E"/>
    <w:rsid w:val="00D12C23"/>
    <w:rsid w:val="00D12F0C"/>
    <w:rsid w:val="00D1312F"/>
    <w:rsid w:val="00D13161"/>
    <w:rsid w:val="00D13894"/>
    <w:rsid w:val="00D13BB2"/>
    <w:rsid w:val="00D13C10"/>
    <w:rsid w:val="00D1406E"/>
    <w:rsid w:val="00D14209"/>
    <w:rsid w:val="00D1434D"/>
    <w:rsid w:val="00D145BE"/>
    <w:rsid w:val="00D14A9E"/>
    <w:rsid w:val="00D14E68"/>
    <w:rsid w:val="00D15028"/>
    <w:rsid w:val="00D15337"/>
    <w:rsid w:val="00D159D6"/>
    <w:rsid w:val="00D15C75"/>
    <w:rsid w:val="00D15DE6"/>
    <w:rsid w:val="00D15E76"/>
    <w:rsid w:val="00D15F58"/>
    <w:rsid w:val="00D1638B"/>
    <w:rsid w:val="00D16452"/>
    <w:rsid w:val="00D16A88"/>
    <w:rsid w:val="00D16C6A"/>
    <w:rsid w:val="00D16DD5"/>
    <w:rsid w:val="00D16EE6"/>
    <w:rsid w:val="00D175A1"/>
    <w:rsid w:val="00D17842"/>
    <w:rsid w:val="00D179F5"/>
    <w:rsid w:val="00D17BED"/>
    <w:rsid w:val="00D17EEC"/>
    <w:rsid w:val="00D17FCC"/>
    <w:rsid w:val="00D202BE"/>
    <w:rsid w:val="00D20389"/>
    <w:rsid w:val="00D20491"/>
    <w:rsid w:val="00D2049D"/>
    <w:rsid w:val="00D204ED"/>
    <w:rsid w:val="00D20CE2"/>
    <w:rsid w:val="00D20FDA"/>
    <w:rsid w:val="00D21548"/>
    <w:rsid w:val="00D2163E"/>
    <w:rsid w:val="00D217B6"/>
    <w:rsid w:val="00D21869"/>
    <w:rsid w:val="00D21EB2"/>
    <w:rsid w:val="00D224E3"/>
    <w:rsid w:val="00D22A92"/>
    <w:rsid w:val="00D22ABB"/>
    <w:rsid w:val="00D22CF1"/>
    <w:rsid w:val="00D22DA3"/>
    <w:rsid w:val="00D22E81"/>
    <w:rsid w:val="00D237BF"/>
    <w:rsid w:val="00D2391D"/>
    <w:rsid w:val="00D23D1C"/>
    <w:rsid w:val="00D23D23"/>
    <w:rsid w:val="00D240EA"/>
    <w:rsid w:val="00D24597"/>
    <w:rsid w:val="00D24742"/>
    <w:rsid w:val="00D249F2"/>
    <w:rsid w:val="00D25071"/>
    <w:rsid w:val="00D251D7"/>
    <w:rsid w:val="00D25899"/>
    <w:rsid w:val="00D25944"/>
    <w:rsid w:val="00D26574"/>
    <w:rsid w:val="00D2660A"/>
    <w:rsid w:val="00D269AF"/>
    <w:rsid w:val="00D26C4E"/>
    <w:rsid w:val="00D26F5E"/>
    <w:rsid w:val="00D26F96"/>
    <w:rsid w:val="00D27796"/>
    <w:rsid w:val="00D2782A"/>
    <w:rsid w:val="00D27938"/>
    <w:rsid w:val="00D2799C"/>
    <w:rsid w:val="00D27BDE"/>
    <w:rsid w:val="00D27C07"/>
    <w:rsid w:val="00D27C72"/>
    <w:rsid w:val="00D27E3C"/>
    <w:rsid w:val="00D27E58"/>
    <w:rsid w:val="00D27EA1"/>
    <w:rsid w:val="00D27FA2"/>
    <w:rsid w:val="00D30AC4"/>
    <w:rsid w:val="00D30AF8"/>
    <w:rsid w:val="00D30C1B"/>
    <w:rsid w:val="00D30C59"/>
    <w:rsid w:val="00D30EDD"/>
    <w:rsid w:val="00D316B4"/>
    <w:rsid w:val="00D31AB3"/>
    <w:rsid w:val="00D31BA0"/>
    <w:rsid w:val="00D31BC5"/>
    <w:rsid w:val="00D31C2F"/>
    <w:rsid w:val="00D3233B"/>
    <w:rsid w:val="00D323EB"/>
    <w:rsid w:val="00D327B6"/>
    <w:rsid w:val="00D32A32"/>
    <w:rsid w:val="00D32CC6"/>
    <w:rsid w:val="00D3341F"/>
    <w:rsid w:val="00D3361B"/>
    <w:rsid w:val="00D33788"/>
    <w:rsid w:val="00D337BB"/>
    <w:rsid w:val="00D33810"/>
    <w:rsid w:val="00D33B7E"/>
    <w:rsid w:val="00D33C0F"/>
    <w:rsid w:val="00D33CDE"/>
    <w:rsid w:val="00D33D84"/>
    <w:rsid w:val="00D33DB4"/>
    <w:rsid w:val="00D340C9"/>
    <w:rsid w:val="00D342C1"/>
    <w:rsid w:val="00D34324"/>
    <w:rsid w:val="00D34453"/>
    <w:rsid w:val="00D344D9"/>
    <w:rsid w:val="00D34EC8"/>
    <w:rsid w:val="00D3506B"/>
    <w:rsid w:val="00D3548B"/>
    <w:rsid w:val="00D354B9"/>
    <w:rsid w:val="00D35AD1"/>
    <w:rsid w:val="00D35BD2"/>
    <w:rsid w:val="00D35CA3"/>
    <w:rsid w:val="00D35CDE"/>
    <w:rsid w:val="00D35FAA"/>
    <w:rsid w:val="00D36536"/>
    <w:rsid w:val="00D3663D"/>
    <w:rsid w:val="00D36648"/>
    <w:rsid w:val="00D3693A"/>
    <w:rsid w:val="00D36C48"/>
    <w:rsid w:val="00D36CC0"/>
    <w:rsid w:val="00D36DFF"/>
    <w:rsid w:val="00D377DE"/>
    <w:rsid w:val="00D3780F"/>
    <w:rsid w:val="00D37B1E"/>
    <w:rsid w:val="00D37F5D"/>
    <w:rsid w:val="00D402B1"/>
    <w:rsid w:val="00D404AA"/>
    <w:rsid w:val="00D405A9"/>
    <w:rsid w:val="00D405C1"/>
    <w:rsid w:val="00D40BD6"/>
    <w:rsid w:val="00D40CA3"/>
    <w:rsid w:val="00D40FC9"/>
    <w:rsid w:val="00D4114D"/>
    <w:rsid w:val="00D4143F"/>
    <w:rsid w:val="00D4153B"/>
    <w:rsid w:val="00D41840"/>
    <w:rsid w:val="00D418E0"/>
    <w:rsid w:val="00D42472"/>
    <w:rsid w:val="00D4250B"/>
    <w:rsid w:val="00D42551"/>
    <w:rsid w:val="00D4269D"/>
    <w:rsid w:val="00D42A9A"/>
    <w:rsid w:val="00D4321F"/>
    <w:rsid w:val="00D434BE"/>
    <w:rsid w:val="00D43D3C"/>
    <w:rsid w:val="00D4465E"/>
    <w:rsid w:val="00D4487E"/>
    <w:rsid w:val="00D44C0F"/>
    <w:rsid w:val="00D44D8D"/>
    <w:rsid w:val="00D44E82"/>
    <w:rsid w:val="00D44EB1"/>
    <w:rsid w:val="00D44F3F"/>
    <w:rsid w:val="00D450E4"/>
    <w:rsid w:val="00D457EF"/>
    <w:rsid w:val="00D45ADB"/>
    <w:rsid w:val="00D45F37"/>
    <w:rsid w:val="00D45F4D"/>
    <w:rsid w:val="00D45F8F"/>
    <w:rsid w:val="00D46150"/>
    <w:rsid w:val="00D461DC"/>
    <w:rsid w:val="00D4626E"/>
    <w:rsid w:val="00D46295"/>
    <w:rsid w:val="00D4629F"/>
    <w:rsid w:val="00D46381"/>
    <w:rsid w:val="00D46754"/>
    <w:rsid w:val="00D46810"/>
    <w:rsid w:val="00D4690B"/>
    <w:rsid w:val="00D46BFF"/>
    <w:rsid w:val="00D47150"/>
    <w:rsid w:val="00D4719B"/>
    <w:rsid w:val="00D4723F"/>
    <w:rsid w:val="00D47475"/>
    <w:rsid w:val="00D4750D"/>
    <w:rsid w:val="00D47689"/>
    <w:rsid w:val="00D478C5"/>
    <w:rsid w:val="00D47ABB"/>
    <w:rsid w:val="00D47D29"/>
    <w:rsid w:val="00D47D84"/>
    <w:rsid w:val="00D47DB0"/>
    <w:rsid w:val="00D47FA1"/>
    <w:rsid w:val="00D507D5"/>
    <w:rsid w:val="00D507DA"/>
    <w:rsid w:val="00D508F9"/>
    <w:rsid w:val="00D50ED4"/>
    <w:rsid w:val="00D519CB"/>
    <w:rsid w:val="00D51A92"/>
    <w:rsid w:val="00D51DA2"/>
    <w:rsid w:val="00D51E1E"/>
    <w:rsid w:val="00D51FA0"/>
    <w:rsid w:val="00D52531"/>
    <w:rsid w:val="00D52795"/>
    <w:rsid w:val="00D528B6"/>
    <w:rsid w:val="00D52AA7"/>
    <w:rsid w:val="00D52BE9"/>
    <w:rsid w:val="00D52D62"/>
    <w:rsid w:val="00D52F28"/>
    <w:rsid w:val="00D53228"/>
    <w:rsid w:val="00D532CC"/>
    <w:rsid w:val="00D5338E"/>
    <w:rsid w:val="00D535CE"/>
    <w:rsid w:val="00D538B4"/>
    <w:rsid w:val="00D539F0"/>
    <w:rsid w:val="00D53B16"/>
    <w:rsid w:val="00D53E2F"/>
    <w:rsid w:val="00D5441A"/>
    <w:rsid w:val="00D54FC2"/>
    <w:rsid w:val="00D5518E"/>
    <w:rsid w:val="00D55486"/>
    <w:rsid w:val="00D55935"/>
    <w:rsid w:val="00D559C0"/>
    <w:rsid w:val="00D560A9"/>
    <w:rsid w:val="00D56110"/>
    <w:rsid w:val="00D56126"/>
    <w:rsid w:val="00D56136"/>
    <w:rsid w:val="00D5619B"/>
    <w:rsid w:val="00D5699C"/>
    <w:rsid w:val="00D56B6D"/>
    <w:rsid w:val="00D56F20"/>
    <w:rsid w:val="00D56FB5"/>
    <w:rsid w:val="00D5727C"/>
    <w:rsid w:val="00D576BF"/>
    <w:rsid w:val="00D5790E"/>
    <w:rsid w:val="00D57910"/>
    <w:rsid w:val="00D57A17"/>
    <w:rsid w:val="00D57C3B"/>
    <w:rsid w:val="00D57DDB"/>
    <w:rsid w:val="00D57F54"/>
    <w:rsid w:val="00D6056B"/>
    <w:rsid w:val="00D610CE"/>
    <w:rsid w:val="00D616E6"/>
    <w:rsid w:val="00D61B17"/>
    <w:rsid w:val="00D61D53"/>
    <w:rsid w:val="00D62105"/>
    <w:rsid w:val="00D62176"/>
    <w:rsid w:val="00D621E9"/>
    <w:rsid w:val="00D624D5"/>
    <w:rsid w:val="00D62E06"/>
    <w:rsid w:val="00D62E59"/>
    <w:rsid w:val="00D63265"/>
    <w:rsid w:val="00D635E0"/>
    <w:rsid w:val="00D63641"/>
    <w:rsid w:val="00D63712"/>
    <w:rsid w:val="00D63945"/>
    <w:rsid w:val="00D63C35"/>
    <w:rsid w:val="00D63C92"/>
    <w:rsid w:val="00D63EA4"/>
    <w:rsid w:val="00D63F87"/>
    <w:rsid w:val="00D641C0"/>
    <w:rsid w:val="00D64214"/>
    <w:rsid w:val="00D6423D"/>
    <w:rsid w:val="00D6424E"/>
    <w:rsid w:val="00D6448D"/>
    <w:rsid w:val="00D6476A"/>
    <w:rsid w:val="00D64928"/>
    <w:rsid w:val="00D65094"/>
    <w:rsid w:val="00D65759"/>
    <w:rsid w:val="00D6594D"/>
    <w:rsid w:val="00D65A78"/>
    <w:rsid w:val="00D65F67"/>
    <w:rsid w:val="00D662F9"/>
    <w:rsid w:val="00D66493"/>
    <w:rsid w:val="00D666FB"/>
    <w:rsid w:val="00D6679C"/>
    <w:rsid w:val="00D669C5"/>
    <w:rsid w:val="00D66A25"/>
    <w:rsid w:val="00D670C9"/>
    <w:rsid w:val="00D67200"/>
    <w:rsid w:val="00D672A2"/>
    <w:rsid w:val="00D672B7"/>
    <w:rsid w:val="00D67700"/>
    <w:rsid w:val="00D67AB5"/>
    <w:rsid w:val="00D67C89"/>
    <w:rsid w:val="00D67DA6"/>
    <w:rsid w:val="00D700A9"/>
    <w:rsid w:val="00D7030E"/>
    <w:rsid w:val="00D704D9"/>
    <w:rsid w:val="00D706C0"/>
    <w:rsid w:val="00D706CE"/>
    <w:rsid w:val="00D70818"/>
    <w:rsid w:val="00D70A0A"/>
    <w:rsid w:val="00D70B43"/>
    <w:rsid w:val="00D70C32"/>
    <w:rsid w:val="00D70DA9"/>
    <w:rsid w:val="00D70F9C"/>
    <w:rsid w:val="00D7117C"/>
    <w:rsid w:val="00D712A5"/>
    <w:rsid w:val="00D718F2"/>
    <w:rsid w:val="00D71995"/>
    <w:rsid w:val="00D71B5B"/>
    <w:rsid w:val="00D71CA1"/>
    <w:rsid w:val="00D71F89"/>
    <w:rsid w:val="00D72182"/>
    <w:rsid w:val="00D7225A"/>
    <w:rsid w:val="00D72920"/>
    <w:rsid w:val="00D7299D"/>
    <w:rsid w:val="00D72A41"/>
    <w:rsid w:val="00D72B24"/>
    <w:rsid w:val="00D72B2B"/>
    <w:rsid w:val="00D72D66"/>
    <w:rsid w:val="00D72EB2"/>
    <w:rsid w:val="00D730F9"/>
    <w:rsid w:val="00D73360"/>
    <w:rsid w:val="00D7336E"/>
    <w:rsid w:val="00D733CF"/>
    <w:rsid w:val="00D7377D"/>
    <w:rsid w:val="00D737FA"/>
    <w:rsid w:val="00D73B34"/>
    <w:rsid w:val="00D73B8D"/>
    <w:rsid w:val="00D73D5E"/>
    <w:rsid w:val="00D73DD4"/>
    <w:rsid w:val="00D73EE8"/>
    <w:rsid w:val="00D7438D"/>
    <w:rsid w:val="00D74409"/>
    <w:rsid w:val="00D74707"/>
    <w:rsid w:val="00D74A04"/>
    <w:rsid w:val="00D74A9D"/>
    <w:rsid w:val="00D74E13"/>
    <w:rsid w:val="00D750C6"/>
    <w:rsid w:val="00D751CC"/>
    <w:rsid w:val="00D75731"/>
    <w:rsid w:val="00D75A14"/>
    <w:rsid w:val="00D75BB0"/>
    <w:rsid w:val="00D7602B"/>
    <w:rsid w:val="00D76423"/>
    <w:rsid w:val="00D766BA"/>
    <w:rsid w:val="00D76956"/>
    <w:rsid w:val="00D76978"/>
    <w:rsid w:val="00D769E0"/>
    <w:rsid w:val="00D76AEA"/>
    <w:rsid w:val="00D76BF2"/>
    <w:rsid w:val="00D76CD5"/>
    <w:rsid w:val="00D76D64"/>
    <w:rsid w:val="00D76E4D"/>
    <w:rsid w:val="00D7709E"/>
    <w:rsid w:val="00D770EF"/>
    <w:rsid w:val="00D771EB"/>
    <w:rsid w:val="00D77419"/>
    <w:rsid w:val="00D7747E"/>
    <w:rsid w:val="00D775BE"/>
    <w:rsid w:val="00D77731"/>
    <w:rsid w:val="00D77815"/>
    <w:rsid w:val="00D77847"/>
    <w:rsid w:val="00D778EB"/>
    <w:rsid w:val="00D77953"/>
    <w:rsid w:val="00D77A13"/>
    <w:rsid w:val="00D8008C"/>
    <w:rsid w:val="00D8019A"/>
    <w:rsid w:val="00D80956"/>
    <w:rsid w:val="00D80EBE"/>
    <w:rsid w:val="00D815E6"/>
    <w:rsid w:val="00D8177D"/>
    <w:rsid w:val="00D819E3"/>
    <w:rsid w:val="00D819FD"/>
    <w:rsid w:val="00D81D82"/>
    <w:rsid w:val="00D82180"/>
    <w:rsid w:val="00D821B4"/>
    <w:rsid w:val="00D822B7"/>
    <w:rsid w:val="00D823AB"/>
    <w:rsid w:val="00D8245D"/>
    <w:rsid w:val="00D824B2"/>
    <w:rsid w:val="00D824C7"/>
    <w:rsid w:val="00D82618"/>
    <w:rsid w:val="00D82660"/>
    <w:rsid w:val="00D82732"/>
    <w:rsid w:val="00D829B5"/>
    <w:rsid w:val="00D82A7C"/>
    <w:rsid w:val="00D82AAD"/>
    <w:rsid w:val="00D82DF7"/>
    <w:rsid w:val="00D82F19"/>
    <w:rsid w:val="00D82FDD"/>
    <w:rsid w:val="00D8346A"/>
    <w:rsid w:val="00D8356F"/>
    <w:rsid w:val="00D839FB"/>
    <w:rsid w:val="00D83C27"/>
    <w:rsid w:val="00D83C37"/>
    <w:rsid w:val="00D83CFD"/>
    <w:rsid w:val="00D83D71"/>
    <w:rsid w:val="00D84119"/>
    <w:rsid w:val="00D84634"/>
    <w:rsid w:val="00D847FD"/>
    <w:rsid w:val="00D84907"/>
    <w:rsid w:val="00D84ACB"/>
    <w:rsid w:val="00D84F8B"/>
    <w:rsid w:val="00D8504A"/>
    <w:rsid w:val="00D8513D"/>
    <w:rsid w:val="00D85222"/>
    <w:rsid w:val="00D8570A"/>
    <w:rsid w:val="00D8570D"/>
    <w:rsid w:val="00D85734"/>
    <w:rsid w:val="00D857E5"/>
    <w:rsid w:val="00D858C3"/>
    <w:rsid w:val="00D85B7C"/>
    <w:rsid w:val="00D86464"/>
    <w:rsid w:val="00D866CC"/>
    <w:rsid w:val="00D86909"/>
    <w:rsid w:val="00D86CFA"/>
    <w:rsid w:val="00D87451"/>
    <w:rsid w:val="00D8755E"/>
    <w:rsid w:val="00D876C0"/>
    <w:rsid w:val="00D877AA"/>
    <w:rsid w:val="00D87804"/>
    <w:rsid w:val="00D87918"/>
    <w:rsid w:val="00D87968"/>
    <w:rsid w:val="00D901E4"/>
    <w:rsid w:val="00D90471"/>
    <w:rsid w:val="00D9073C"/>
    <w:rsid w:val="00D90929"/>
    <w:rsid w:val="00D90B09"/>
    <w:rsid w:val="00D90B4F"/>
    <w:rsid w:val="00D90D05"/>
    <w:rsid w:val="00D90DAB"/>
    <w:rsid w:val="00D90F41"/>
    <w:rsid w:val="00D90F5A"/>
    <w:rsid w:val="00D90FE6"/>
    <w:rsid w:val="00D91456"/>
    <w:rsid w:val="00D914B7"/>
    <w:rsid w:val="00D91881"/>
    <w:rsid w:val="00D91D70"/>
    <w:rsid w:val="00D92104"/>
    <w:rsid w:val="00D92581"/>
    <w:rsid w:val="00D926A3"/>
    <w:rsid w:val="00D92875"/>
    <w:rsid w:val="00D92F90"/>
    <w:rsid w:val="00D93153"/>
    <w:rsid w:val="00D9322F"/>
    <w:rsid w:val="00D933E8"/>
    <w:rsid w:val="00D93490"/>
    <w:rsid w:val="00D935F1"/>
    <w:rsid w:val="00D9367A"/>
    <w:rsid w:val="00D93886"/>
    <w:rsid w:val="00D93E48"/>
    <w:rsid w:val="00D9425D"/>
    <w:rsid w:val="00D944A4"/>
    <w:rsid w:val="00D945E7"/>
    <w:rsid w:val="00D94878"/>
    <w:rsid w:val="00D94AED"/>
    <w:rsid w:val="00D9503D"/>
    <w:rsid w:val="00D950AD"/>
    <w:rsid w:val="00D952ED"/>
    <w:rsid w:val="00D9592F"/>
    <w:rsid w:val="00D95988"/>
    <w:rsid w:val="00D9622B"/>
    <w:rsid w:val="00D962FF"/>
    <w:rsid w:val="00D96A74"/>
    <w:rsid w:val="00D96C15"/>
    <w:rsid w:val="00D96D7A"/>
    <w:rsid w:val="00D96E7B"/>
    <w:rsid w:val="00D96F4A"/>
    <w:rsid w:val="00D97043"/>
    <w:rsid w:val="00D97300"/>
    <w:rsid w:val="00D975D9"/>
    <w:rsid w:val="00D975E2"/>
    <w:rsid w:val="00D9764C"/>
    <w:rsid w:val="00D97C50"/>
    <w:rsid w:val="00D97CA2"/>
    <w:rsid w:val="00D97D8D"/>
    <w:rsid w:val="00D97EAF"/>
    <w:rsid w:val="00DA0029"/>
    <w:rsid w:val="00DA0088"/>
    <w:rsid w:val="00DA033F"/>
    <w:rsid w:val="00DA04F9"/>
    <w:rsid w:val="00DA0657"/>
    <w:rsid w:val="00DA0FA0"/>
    <w:rsid w:val="00DA10EE"/>
    <w:rsid w:val="00DA137E"/>
    <w:rsid w:val="00DA1ADA"/>
    <w:rsid w:val="00DA1DA3"/>
    <w:rsid w:val="00DA21AD"/>
    <w:rsid w:val="00DA2B6A"/>
    <w:rsid w:val="00DA2CA7"/>
    <w:rsid w:val="00DA2CFE"/>
    <w:rsid w:val="00DA2FDC"/>
    <w:rsid w:val="00DA301D"/>
    <w:rsid w:val="00DA33EB"/>
    <w:rsid w:val="00DA34E9"/>
    <w:rsid w:val="00DA3632"/>
    <w:rsid w:val="00DA36D9"/>
    <w:rsid w:val="00DA3990"/>
    <w:rsid w:val="00DA3DD3"/>
    <w:rsid w:val="00DA3FD4"/>
    <w:rsid w:val="00DA401D"/>
    <w:rsid w:val="00DA4151"/>
    <w:rsid w:val="00DA416D"/>
    <w:rsid w:val="00DA43B1"/>
    <w:rsid w:val="00DA491B"/>
    <w:rsid w:val="00DA4E3B"/>
    <w:rsid w:val="00DA508F"/>
    <w:rsid w:val="00DA50D9"/>
    <w:rsid w:val="00DA51F0"/>
    <w:rsid w:val="00DA57FD"/>
    <w:rsid w:val="00DA5818"/>
    <w:rsid w:val="00DA5CF5"/>
    <w:rsid w:val="00DA5F29"/>
    <w:rsid w:val="00DA5F91"/>
    <w:rsid w:val="00DA6225"/>
    <w:rsid w:val="00DA692F"/>
    <w:rsid w:val="00DA697B"/>
    <w:rsid w:val="00DA69C2"/>
    <w:rsid w:val="00DA6F4F"/>
    <w:rsid w:val="00DA704D"/>
    <w:rsid w:val="00DA7087"/>
    <w:rsid w:val="00DA7222"/>
    <w:rsid w:val="00DA7398"/>
    <w:rsid w:val="00DA74F4"/>
    <w:rsid w:val="00DA782E"/>
    <w:rsid w:val="00DA7838"/>
    <w:rsid w:val="00DA7B21"/>
    <w:rsid w:val="00DA7B4F"/>
    <w:rsid w:val="00DB0161"/>
    <w:rsid w:val="00DB016A"/>
    <w:rsid w:val="00DB05E2"/>
    <w:rsid w:val="00DB0719"/>
    <w:rsid w:val="00DB0845"/>
    <w:rsid w:val="00DB0DFD"/>
    <w:rsid w:val="00DB0F25"/>
    <w:rsid w:val="00DB11D2"/>
    <w:rsid w:val="00DB1309"/>
    <w:rsid w:val="00DB1867"/>
    <w:rsid w:val="00DB1EEC"/>
    <w:rsid w:val="00DB2797"/>
    <w:rsid w:val="00DB27B4"/>
    <w:rsid w:val="00DB2870"/>
    <w:rsid w:val="00DB2A83"/>
    <w:rsid w:val="00DB2C1A"/>
    <w:rsid w:val="00DB2E74"/>
    <w:rsid w:val="00DB2F25"/>
    <w:rsid w:val="00DB2F32"/>
    <w:rsid w:val="00DB2FA3"/>
    <w:rsid w:val="00DB314B"/>
    <w:rsid w:val="00DB3170"/>
    <w:rsid w:val="00DB3176"/>
    <w:rsid w:val="00DB3543"/>
    <w:rsid w:val="00DB3D56"/>
    <w:rsid w:val="00DB3FE0"/>
    <w:rsid w:val="00DB4250"/>
    <w:rsid w:val="00DB4559"/>
    <w:rsid w:val="00DB45DE"/>
    <w:rsid w:val="00DB4839"/>
    <w:rsid w:val="00DB48A6"/>
    <w:rsid w:val="00DB4967"/>
    <w:rsid w:val="00DB4B1D"/>
    <w:rsid w:val="00DB4BB6"/>
    <w:rsid w:val="00DB4E1A"/>
    <w:rsid w:val="00DB4E75"/>
    <w:rsid w:val="00DB4EAB"/>
    <w:rsid w:val="00DB51B0"/>
    <w:rsid w:val="00DB5257"/>
    <w:rsid w:val="00DB52AF"/>
    <w:rsid w:val="00DB545B"/>
    <w:rsid w:val="00DB5506"/>
    <w:rsid w:val="00DB5629"/>
    <w:rsid w:val="00DB564B"/>
    <w:rsid w:val="00DB5B6C"/>
    <w:rsid w:val="00DB60F9"/>
    <w:rsid w:val="00DB6265"/>
    <w:rsid w:val="00DB6451"/>
    <w:rsid w:val="00DB6481"/>
    <w:rsid w:val="00DB64A6"/>
    <w:rsid w:val="00DB68C5"/>
    <w:rsid w:val="00DB6915"/>
    <w:rsid w:val="00DB6DC0"/>
    <w:rsid w:val="00DB6EC7"/>
    <w:rsid w:val="00DB6F78"/>
    <w:rsid w:val="00DB70BD"/>
    <w:rsid w:val="00DB7230"/>
    <w:rsid w:val="00DB7614"/>
    <w:rsid w:val="00DB78EC"/>
    <w:rsid w:val="00DB7B34"/>
    <w:rsid w:val="00DB7BBA"/>
    <w:rsid w:val="00DC00F7"/>
    <w:rsid w:val="00DC00F9"/>
    <w:rsid w:val="00DC0281"/>
    <w:rsid w:val="00DC0605"/>
    <w:rsid w:val="00DC060A"/>
    <w:rsid w:val="00DC0765"/>
    <w:rsid w:val="00DC0844"/>
    <w:rsid w:val="00DC087C"/>
    <w:rsid w:val="00DC091C"/>
    <w:rsid w:val="00DC122C"/>
    <w:rsid w:val="00DC130B"/>
    <w:rsid w:val="00DC17D6"/>
    <w:rsid w:val="00DC186B"/>
    <w:rsid w:val="00DC1C91"/>
    <w:rsid w:val="00DC1CF1"/>
    <w:rsid w:val="00DC1DE3"/>
    <w:rsid w:val="00DC21B3"/>
    <w:rsid w:val="00DC2257"/>
    <w:rsid w:val="00DC2262"/>
    <w:rsid w:val="00DC23AB"/>
    <w:rsid w:val="00DC2406"/>
    <w:rsid w:val="00DC2DFA"/>
    <w:rsid w:val="00DC2E1B"/>
    <w:rsid w:val="00DC2F61"/>
    <w:rsid w:val="00DC341B"/>
    <w:rsid w:val="00DC34FA"/>
    <w:rsid w:val="00DC35DD"/>
    <w:rsid w:val="00DC37D6"/>
    <w:rsid w:val="00DC38FF"/>
    <w:rsid w:val="00DC3995"/>
    <w:rsid w:val="00DC3A83"/>
    <w:rsid w:val="00DC3FDC"/>
    <w:rsid w:val="00DC41AD"/>
    <w:rsid w:val="00DC463D"/>
    <w:rsid w:val="00DC4711"/>
    <w:rsid w:val="00DC48EF"/>
    <w:rsid w:val="00DC4A31"/>
    <w:rsid w:val="00DC4C13"/>
    <w:rsid w:val="00DC4F6B"/>
    <w:rsid w:val="00DC53F0"/>
    <w:rsid w:val="00DC598C"/>
    <w:rsid w:val="00DC5D48"/>
    <w:rsid w:val="00DC5DA7"/>
    <w:rsid w:val="00DC5F23"/>
    <w:rsid w:val="00DC622E"/>
    <w:rsid w:val="00DC6424"/>
    <w:rsid w:val="00DC6613"/>
    <w:rsid w:val="00DC676C"/>
    <w:rsid w:val="00DC68B5"/>
    <w:rsid w:val="00DC6AF1"/>
    <w:rsid w:val="00DC6D01"/>
    <w:rsid w:val="00DC6FEB"/>
    <w:rsid w:val="00DC703A"/>
    <w:rsid w:val="00DC715F"/>
    <w:rsid w:val="00DC71B6"/>
    <w:rsid w:val="00DC74AF"/>
    <w:rsid w:val="00DC75A4"/>
    <w:rsid w:val="00DC771F"/>
    <w:rsid w:val="00DC77D2"/>
    <w:rsid w:val="00DC77FE"/>
    <w:rsid w:val="00DC7D2D"/>
    <w:rsid w:val="00DC7D75"/>
    <w:rsid w:val="00DD0074"/>
    <w:rsid w:val="00DD05E3"/>
    <w:rsid w:val="00DD097C"/>
    <w:rsid w:val="00DD0BE9"/>
    <w:rsid w:val="00DD0EE3"/>
    <w:rsid w:val="00DD12AF"/>
    <w:rsid w:val="00DD12F1"/>
    <w:rsid w:val="00DD13C6"/>
    <w:rsid w:val="00DD16A9"/>
    <w:rsid w:val="00DD1793"/>
    <w:rsid w:val="00DD1974"/>
    <w:rsid w:val="00DD1D02"/>
    <w:rsid w:val="00DD1E3B"/>
    <w:rsid w:val="00DD219C"/>
    <w:rsid w:val="00DD2720"/>
    <w:rsid w:val="00DD2C1A"/>
    <w:rsid w:val="00DD3466"/>
    <w:rsid w:val="00DD3687"/>
    <w:rsid w:val="00DD3742"/>
    <w:rsid w:val="00DD3BC7"/>
    <w:rsid w:val="00DD3D77"/>
    <w:rsid w:val="00DD42AF"/>
    <w:rsid w:val="00DD453F"/>
    <w:rsid w:val="00DD467D"/>
    <w:rsid w:val="00DD4981"/>
    <w:rsid w:val="00DD5003"/>
    <w:rsid w:val="00DD50CB"/>
    <w:rsid w:val="00DD511A"/>
    <w:rsid w:val="00DD5234"/>
    <w:rsid w:val="00DD530B"/>
    <w:rsid w:val="00DD60B3"/>
    <w:rsid w:val="00DD621A"/>
    <w:rsid w:val="00DD6526"/>
    <w:rsid w:val="00DD65A4"/>
    <w:rsid w:val="00DD65CB"/>
    <w:rsid w:val="00DD6A17"/>
    <w:rsid w:val="00DD6B91"/>
    <w:rsid w:val="00DD6BF8"/>
    <w:rsid w:val="00DD6CE8"/>
    <w:rsid w:val="00DD6D24"/>
    <w:rsid w:val="00DD702F"/>
    <w:rsid w:val="00DD7306"/>
    <w:rsid w:val="00DD73C7"/>
    <w:rsid w:val="00DD770B"/>
    <w:rsid w:val="00DD7839"/>
    <w:rsid w:val="00DD79AD"/>
    <w:rsid w:val="00DD7A31"/>
    <w:rsid w:val="00DD7D24"/>
    <w:rsid w:val="00DD7D88"/>
    <w:rsid w:val="00DD7EA9"/>
    <w:rsid w:val="00DD7FA7"/>
    <w:rsid w:val="00DE01C2"/>
    <w:rsid w:val="00DE05F7"/>
    <w:rsid w:val="00DE072B"/>
    <w:rsid w:val="00DE085A"/>
    <w:rsid w:val="00DE0C35"/>
    <w:rsid w:val="00DE112F"/>
    <w:rsid w:val="00DE160C"/>
    <w:rsid w:val="00DE17EB"/>
    <w:rsid w:val="00DE19DA"/>
    <w:rsid w:val="00DE1BC7"/>
    <w:rsid w:val="00DE206E"/>
    <w:rsid w:val="00DE2AA9"/>
    <w:rsid w:val="00DE2C5A"/>
    <w:rsid w:val="00DE2EFF"/>
    <w:rsid w:val="00DE30EE"/>
    <w:rsid w:val="00DE33FA"/>
    <w:rsid w:val="00DE35A9"/>
    <w:rsid w:val="00DE39FF"/>
    <w:rsid w:val="00DE4088"/>
    <w:rsid w:val="00DE47A2"/>
    <w:rsid w:val="00DE4A3E"/>
    <w:rsid w:val="00DE4B35"/>
    <w:rsid w:val="00DE4EF8"/>
    <w:rsid w:val="00DE4FAE"/>
    <w:rsid w:val="00DE532B"/>
    <w:rsid w:val="00DE5738"/>
    <w:rsid w:val="00DE5A62"/>
    <w:rsid w:val="00DE5B60"/>
    <w:rsid w:val="00DE5CE8"/>
    <w:rsid w:val="00DE6147"/>
    <w:rsid w:val="00DE6709"/>
    <w:rsid w:val="00DE6BA6"/>
    <w:rsid w:val="00DE6D48"/>
    <w:rsid w:val="00DE6D8A"/>
    <w:rsid w:val="00DE7187"/>
    <w:rsid w:val="00DE71B8"/>
    <w:rsid w:val="00DE7255"/>
    <w:rsid w:val="00DE729E"/>
    <w:rsid w:val="00DE7407"/>
    <w:rsid w:val="00DE7856"/>
    <w:rsid w:val="00DE78E6"/>
    <w:rsid w:val="00DE79C7"/>
    <w:rsid w:val="00DE7C8D"/>
    <w:rsid w:val="00DF0335"/>
    <w:rsid w:val="00DF039C"/>
    <w:rsid w:val="00DF045A"/>
    <w:rsid w:val="00DF08CE"/>
    <w:rsid w:val="00DF0AD3"/>
    <w:rsid w:val="00DF0B7B"/>
    <w:rsid w:val="00DF0CD6"/>
    <w:rsid w:val="00DF1556"/>
    <w:rsid w:val="00DF17EC"/>
    <w:rsid w:val="00DF1C53"/>
    <w:rsid w:val="00DF1D0D"/>
    <w:rsid w:val="00DF250D"/>
    <w:rsid w:val="00DF252D"/>
    <w:rsid w:val="00DF2A62"/>
    <w:rsid w:val="00DF2A9D"/>
    <w:rsid w:val="00DF2C8D"/>
    <w:rsid w:val="00DF2DE7"/>
    <w:rsid w:val="00DF2F32"/>
    <w:rsid w:val="00DF3160"/>
    <w:rsid w:val="00DF3525"/>
    <w:rsid w:val="00DF38F4"/>
    <w:rsid w:val="00DF3C82"/>
    <w:rsid w:val="00DF3D29"/>
    <w:rsid w:val="00DF3D49"/>
    <w:rsid w:val="00DF3DDD"/>
    <w:rsid w:val="00DF4111"/>
    <w:rsid w:val="00DF421F"/>
    <w:rsid w:val="00DF4B7F"/>
    <w:rsid w:val="00DF4C57"/>
    <w:rsid w:val="00DF519D"/>
    <w:rsid w:val="00DF51AD"/>
    <w:rsid w:val="00DF567E"/>
    <w:rsid w:val="00DF588F"/>
    <w:rsid w:val="00DF58AF"/>
    <w:rsid w:val="00DF63D2"/>
    <w:rsid w:val="00DF666F"/>
    <w:rsid w:val="00DF66B0"/>
    <w:rsid w:val="00DF6B36"/>
    <w:rsid w:val="00DF777E"/>
    <w:rsid w:val="00DF78BA"/>
    <w:rsid w:val="00DF7944"/>
    <w:rsid w:val="00DF7A47"/>
    <w:rsid w:val="00DF7AED"/>
    <w:rsid w:val="00DF7EE8"/>
    <w:rsid w:val="00E0050E"/>
    <w:rsid w:val="00E007BB"/>
    <w:rsid w:val="00E008D0"/>
    <w:rsid w:val="00E01020"/>
    <w:rsid w:val="00E014FD"/>
    <w:rsid w:val="00E015FC"/>
    <w:rsid w:val="00E01603"/>
    <w:rsid w:val="00E0173B"/>
    <w:rsid w:val="00E017E3"/>
    <w:rsid w:val="00E018B4"/>
    <w:rsid w:val="00E01DE2"/>
    <w:rsid w:val="00E01E29"/>
    <w:rsid w:val="00E02004"/>
    <w:rsid w:val="00E0213E"/>
    <w:rsid w:val="00E02451"/>
    <w:rsid w:val="00E02775"/>
    <w:rsid w:val="00E02A07"/>
    <w:rsid w:val="00E02CAB"/>
    <w:rsid w:val="00E02DF3"/>
    <w:rsid w:val="00E02FCC"/>
    <w:rsid w:val="00E03559"/>
    <w:rsid w:val="00E0368D"/>
    <w:rsid w:val="00E03B80"/>
    <w:rsid w:val="00E03BD5"/>
    <w:rsid w:val="00E03C6B"/>
    <w:rsid w:val="00E03E1B"/>
    <w:rsid w:val="00E043B7"/>
    <w:rsid w:val="00E043EE"/>
    <w:rsid w:val="00E0474E"/>
    <w:rsid w:val="00E052A3"/>
    <w:rsid w:val="00E05747"/>
    <w:rsid w:val="00E05768"/>
    <w:rsid w:val="00E059E1"/>
    <w:rsid w:val="00E05E94"/>
    <w:rsid w:val="00E061E2"/>
    <w:rsid w:val="00E06778"/>
    <w:rsid w:val="00E069D0"/>
    <w:rsid w:val="00E06B30"/>
    <w:rsid w:val="00E06B79"/>
    <w:rsid w:val="00E06C26"/>
    <w:rsid w:val="00E06D16"/>
    <w:rsid w:val="00E06E9C"/>
    <w:rsid w:val="00E07041"/>
    <w:rsid w:val="00E07615"/>
    <w:rsid w:val="00E076B4"/>
    <w:rsid w:val="00E07A1E"/>
    <w:rsid w:val="00E07A59"/>
    <w:rsid w:val="00E07B40"/>
    <w:rsid w:val="00E07B7D"/>
    <w:rsid w:val="00E07DC4"/>
    <w:rsid w:val="00E07DE3"/>
    <w:rsid w:val="00E07FB1"/>
    <w:rsid w:val="00E10147"/>
    <w:rsid w:val="00E103CA"/>
    <w:rsid w:val="00E10424"/>
    <w:rsid w:val="00E1048C"/>
    <w:rsid w:val="00E1067A"/>
    <w:rsid w:val="00E10812"/>
    <w:rsid w:val="00E10EC0"/>
    <w:rsid w:val="00E10F4C"/>
    <w:rsid w:val="00E113B6"/>
    <w:rsid w:val="00E11E16"/>
    <w:rsid w:val="00E1221D"/>
    <w:rsid w:val="00E123C3"/>
    <w:rsid w:val="00E12444"/>
    <w:rsid w:val="00E12696"/>
    <w:rsid w:val="00E12A78"/>
    <w:rsid w:val="00E12A7F"/>
    <w:rsid w:val="00E13253"/>
    <w:rsid w:val="00E1332B"/>
    <w:rsid w:val="00E13367"/>
    <w:rsid w:val="00E136E5"/>
    <w:rsid w:val="00E139B8"/>
    <w:rsid w:val="00E140E4"/>
    <w:rsid w:val="00E1416A"/>
    <w:rsid w:val="00E14439"/>
    <w:rsid w:val="00E14473"/>
    <w:rsid w:val="00E14588"/>
    <w:rsid w:val="00E14691"/>
    <w:rsid w:val="00E14712"/>
    <w:rsid w:val="00E14B99"/>
    <w:rsid w:val="00E14D6C"/>
    <w:rsid w:val="00E14E95"/>
    <w:rsid w:val="00E14FA6"/>
    <w:rsid w:val="00E15083"/>
    <w:rsid w:val="00E1546A"/>
    <w:rsid w:val="00E15498"/>
    <w:rsid w:val="00E15646"/>
    <w:rsid w:val="00E156B6"/>
    <w:rsid w:val="00E15863"/>
    <w:rsid w:val="00E15E06"/>
    <w:rsid w:val="00E161B5"/>
    <w:rsid w:val="00E16207"/>
    <w:rsid w:val="00E164F1"/>
    <w:rsid w:val="00E164F9"/>
    <w:rsid w:val="00E166C6"/>
    <w:rsid w:val="00E16DA9"/>
    <w:rsid w:val="00E16E88"/>
    <w:rsid w:val="00E16F36"/>
    <w:rsid w:val="00E16F4B"/>
    <w:rsid w:val="00E1734C"/>
    <w:rsid w:val="00E1745C"/>
    <w:rsid w:val="00E17A88"/>
    <w:rsid w:val="00E17DA3"/>
    <w:rsid w:val="00E202D6"/>
    <w:rsid w:val="00E2053E"/>
    <w:rsid w:val="00E205F7"/>
    <w:rsid w:val="00E20869"/>
    <w:rsid w:val="00E20F36"/>
    <w:rsid w:val="00E20F89"/>
    <w:rsid w:val="00E21263"/>
    <w:rsid w:val="00E2135E"/>
    <w:rsid w:val="00E2152A"/>
    <w:rsid w:val="00E215E9"/>
    <w:rsid w:val="00E21A3A"/>
    <w:rsid w:val="00E22368"/>
    <w:rsid w:val="00E22AB2"/>
    <w:rsid w:val="00E22D8C"/>
    <w:rsid w:val="00E22ED5"/>
    <w:rsid w:val="00E22FE8"/>
    <w:rsid w:val="00E23278"/>
    <w:rsid w:val="00E233B7"/>
    <w:rsid w:val="00E23423"/>
    <w:rsid w:val="00E2369D"/>
    <w:rsid w:val="00E236F7"/>
    <w:rsid w:val="00E2399A"/>
    <w:rsid w:val="00E23B06"/>
    <w:rsid w:val="00E23BF2"/>
    <w:rsid w:val="00E23E95"/>
    <w:rsid w:val="00E2475B"/>
    <w:rsid w:val="00E24C29"/>
    <w:rsid w:val="00E24E82"/>
    <w:rsid w:val="00E2554F"/>
    <w:rsid w:val="00E2571E"/>
    <w:rsid w:val="00E2573D"/>
    <w:rsid w:val="00E259C4"/>
    <w:rsid w:val="00E25B06"/>
    <w:rsid w:val="00E25CB9"/>
    <w:rsid w:val="00E25D29"/>
    <w:rsid w:val="00E2601F"/>
    <w:rsid w:val="00E261A8"/>
    <w:rsid w:val="00E261DA"/>
    <w:rsid w:val="00E26338"/>
    <w:rsid w:val="00E263B1"/>
    <w:rsid w:val="00E26988"/>
    <w:rsid w:val="00E26AE2"/>
    <w:rsid w:val="00E26D7C"/>
    <w:rsid w:val="00E2726C"/>
    <w:rsid w:val="00E2754E"/>
    <w:rsid w:val="00E27B88"/>
    <w:rsid w:val="00E27C8C"/>
    <w:rsid w:val="00E27EC3"/>
    <w:rsid w:val="00E300BA"/>
    <w:rsid w:val="00E30363"/>
    <w:rsid w:val="00E3038A"/>
    <w:rsid w:val="00E30964"/>
    <w:rsid w:val="00E315EE"/>
    <w:rsid w:val="00E31635"/>
    <w:rsid w:val="00E31BAE"/>
    <w:rsid w:val="00E31D1B"/>
    <w:rsid w:val="00E31FDC"/>
    <w:rsid w:val="00E32589"/>
    <w:rsid w:val="00E329E9"/>
    <w:rsid w:val="00E32BFB"/>
    <w:rsid w:val="00E33074"/>
    <w:rsid w:val="00E331B2"/>
    <w:rsid w:val="00E33408"/>
    <w:rsid w:val="00E33490"/>
    <w:rsid w:val="00E335EC"/>
    <w:rsid w:val="00E336FC"/>
    <w:rsid w:val="00E33834"/>
    <w:rsid w:val="00E33A98"/>
    <w:rsid w:val="00E33DEA"/>
    <w:rsid w:val="00E343A0"/>
    <w:rsid w:val="00E34597"/>
    <w:rsid w:val="00E34849"/>
    <w:rsid w:val="00E349BE"/>
    <w:rsid w:val="00E34E80"/>
    <w:rsid w:val="00E352A9"/>
    <w:rsid w:val="00E3545E"/>
    <w:rsid w:val="00E35AB0"/>
    <w:rsid w:val="00E35C04"/>
    <w:rsid w:val="00E35C71"/>
    <w:rsid w:val="00E35F24"/>
    <w:rsid w:val="00E36132"/>
    <w:rsid w:val="00E36288"/>
    <w:rsid w:val="00E364F4"/>
    <w:rsid w:val="00E36503"/>
    <w:rsid w:val="00E36E6A"/>
    <w:rsid w:val="00E36F02"/>
    <w:rsid w:val="00E36F04"/>
    <w:rsid w:val="00E3706D"/>
    <w:rsid w:val="00E37217"/>
    <w:rsid w:val="00E375A1"/>
    <w:rsid w:val="00E377C6"/>
    <w:rsid w:val="00E37836"/>
    <w:rsid w:val="00E37C4C"/>
    <w:rsid w:val="00E37FE2"/>
    <w:rsid w:val="00E4005B"/>
    <w:rsid w:val="00E40517"/>
    <w:rsid w:val="00E40596"/>
    <w:rsid w:val="00E40637"/>
    <w:rsid w:val="00E4073B"/>
    <w:rsid w:val="00E40808"/>
    <w:rsid w:val="00E40B81"/>
    <w:rsid w:val="00E40CC8"/>
    <w:rsid w:val="00E40D78"/>
    <w:rsid w:val="00E41290"/>
    <w:rsid w:val="00E414E5"/>
    <w:rsid w:val="00E41D7B"/>
    <w:rsid w:val="00E41FD1"/>
    <w:rsid w:val="00E4224A"/>
    <w:rsid w:val="00E42578"/>
    <w:rsid w:val="00E42F0D"/>
    <w:rsid w:val="00E43051"/>
    <w:rsid w:val="00E4307E"/>
    <w:rsid w:val="00E43225"/>
    <w:rsid w:val="00E43551"/>
    <w:rsid w:val="00E4358F"/>
    <w:rsid w:val="00E435BB"/>
    <w:rsid w:val="00E43B31"/>
    <w:rsid w:val="00E43E0C"/>
    <w:rsid w:val="00E44208"/>
    <w:rsid w:val="00E4427A"/>
    <w:rsid w:val="00E450B6"/>
    <w:rsid w:val="00E45396"/>
    <w:rsid w:val="00E45A5A"/>
    <w:rsid w:val="00E46163"/>
    <w:rsid w:val="00E461F6"/>
    <w:rsid w:val="00E46279"/>
    <w:rsid w:val="00E463D6"/>
    <w:rsid w:val="00E465A3"/>
    <w:rsid w:val="00E466BE"/>
    <w:rsid w:val="00E46756"/>
    <w:rsid w:val="00E46CFA"/>
    <w:rsid w:val="00E4722B"/>
    <w:rsid w:val="00E47297"/>
    <w:rsid w:val="00E47312"/>
    <w:rsid w:val="00E4759F"/>
    <w:rsid w:val="00E47BF2"/>
    <w:rsid w:val="00E5020C"/>
    <w:rsid w:val="00E50439"/>
    <w:rsid w:val="00E50517"/>
    <w:rsid w:val="00E50ABF"/>
    <w:rsid w:val="00E50EF8"/>
    <w:rsid w:val="00E51050"/>
    <w:rsid w:val="00E51283"/>
    <w:rsid w:val="00E51285"/>
    <w:rsid w:val="00E51738"/>
    <w:rsid w:val="00E51F32"/>
    <w:rsid w:val="00E51FC5"/>
    <w:rsid w:val="00E523C4"/>
    <w:rsid w:val="00E525B4"/>
    <w:rsid w:val="00E52748"/>
    <w:rsid w:val="00E5277F"/>
    <w:rsid w:val="00E52DC1"/>
    <w:rsid w:val="00E5304A"/>
    <w:rsid w:val="00E53077"/>
    <w:rsid w:val="00E53113"/>
    <w:rsid w:val="00E53454"/>
    <w:rsid w:val="00E535A5"/>
    <w:rsid w:val="00E53895"/>
    <w:rsid w:val="00E5390C"/>
    <w:rsid w:val="00E542C9"/>
    <w:rsid w:val="00E54411"/>
    <w:rsid w:val="00E54557"/>
    <w:rsid w:val="00E54873"/>
    <w:rsid w:val="00E54916"/>
    <w:rsid w:val="00E549C4"/>
    <w:rsid w:val="00E54AE8"/>
    <w:rsid w:val="00E54FCE"/>
    <w:rsid w:val="00E550C8"/>
    <w:rsid w:val="00E55265"/>
    <w:rsid w:val="00E5537C"/>
    <w:rsid w:val="00E55714"/>
    <w:rsid w:val="00E55B14"/>
    <w:rsid w:val="00E55C46"/>
    <w:rsid w:val="00E55E74"/>
    <w:rsid w:val="00E560EC"/>
    <w:rsid w:val="00E563A0"/>
    <w:rsid w:val="00E56923"/>
    <w:rsid w:val="00E56A50"/>
    <w:rsid w:val="00E56B23"/>
    <w:rsid w:val="00E56D60"/>
    <w:rsid w:val="00E56D9C"/>
    <w:rsid w:val="00E56EF1"/>
    <w:rsid w:val="00E56FC1"/>
    <w:rsid w:val="00E57138"/>
    <w:rsid w:val="00E571D3"/>
    <w:rsid w:val="00E571FF"/>
    <w:rsid w:val="00E579C2"/>
    <w:rsid w:val="00E57BCC"/>
    <w:rsid w:val="00E57D1F"/>
    <w:rsid w:val="00E57D72"/>
    <w:rsid w:val="00E57DFC"/>
    <w:rsid w:val="00E57EF5"/>
    <w:rsid w:val="00E60147"/>
    <w:rsid w:val="00E601E4"/>
    <w:rsid w:val="00E60412"/>
    <w:rsid w:val="00E6069A"/>
    <w:rsid w:val="00E6088B"/>
    <w:rsid w:val="00E60AA7"/>
    <w:rsid w:val="00E6187C"/>
    <w:rsid w:val="00E61947"/>
    <w:rsid w:val="00E622B4"/>
    <w:rsid w:val="00E622BC"/>
    <w:rsid w:val="00E62417"/>
    <w:rsid w:val="00E629FC"/>
    <w:rsid w:val="00E62DFA"/>
    <w:rsid w:val="00E62EEB"/>
    <w:rsid w:val="00E63883"/>
    <w:rsid w:val="00E63ACC"/>
    <w:rsid w:val="00E63C06"/>
    <w:rsid w:val="00E63FDA"/>
    <w:rsid w:val="00E64142"/>
    <w:rsid w:val="00E64266"/>
    <w:rsid w:val="00E642DB"/>
    <w:rsid w:val="00E6461D"/>
    <w:rsid w:val="00E64647"/>
    <w:rsid w:val="00E647C1"/>
    <w:rsid w:val="00E64933"/>
    <w:rsid w:val="00E64A5D"/>
    <w:rsid w:val="00E64C02"/>
    <w:rsid w:val="00E64E3D"/>
    <w:rsid w:val="00E64ECF"/>
    <w:rsid w:val="00E64F42"/>
    <w:rsid w:val="00E6512A"/>
    <w:rsid w:val="00E6557B"/>
    <w:rsid w:val="00E658E0"/>
    <w:rsid w:val="00E65C5D"/>
    <w:rsid w:val="00E65C82"/>
    <w:rsid w:val="00E65D3B"/>
    <w:rsid w:val="00E65D44"/>
    <w:rsid w:val="00E65E34"/>
    <w:rsid w:val="00E65E80"/>
    <w:rsid w:val="00E66631"/>
    <w:rsid w:val="00E66639"/>
    <w:rsid w:val="00E6671A"/>
    <w:rsid w:val="00E66A5D"/>
    <w:rsid w:val="00E670F8"/>
    <w:rsid w:val="00E67787"/>
    <w:rsid w:val="00E67788"/>
    <w:rsid w:val="00E679B3"/>
    <w:rsid w:val="00E67CC2"/>
    <w:rsid w:val="00E67F81"/>
    <w:rsid w:val="00E701D3"/>
    <w:rsid w:val="00E7028E"/>
    <w:rsid w:val="00E70355"/>
    <w:rsid w:val="00E70388"/>
    <w:rsid w:val="00E706CF"/>
    <w:rsid w:val="00E707EB"/>
    <w:rsid w:val="00E7080F"/>
    <w:rsid w:val="00E70B63"/>
    <w:rsid w:val="00E70C3B"/>
    <w:rsid w:val="00E71275"/>
    <w:rsid w:val="00E712DA"/>
    <w:rsid w:val="00E7173F"/>
    <w:rsid w:val="00E718D0"/>
    <w:rsid w:val="00E71968"/>
    <w:rsid w:val="00E71A6B"/>
    <w:rsid w:val="00E72A6A"/>
    <w:rsid w:val="00E72C76"/>
    <w:rsid w:val="00E72E59"/>
    <w:rsid w:val="00E72F50"/>
    <w:rsid w:val="00E73174"/>
    <w:rsid w:val="00E735E0"/>
    <w:rsid w:val="00E73858"/>
    <w:rsid w:val="00E73BCE"/>
    <w:rsid w:val="00E741CB"/>
    <w:rsid w:val="00E741ED"/>
    <w:rsid w:val="00E7437E"/>
    <w:rsid w:val="00E74391"/>
    <w:rsid w:val="00E7452F"/>
    <w:rsid w:val="00E74539"/>
    <w:rsid w:val="00E7494F"/>
    <w:rsid w:val="00E74E36"/>
    <w:rsid w:val="00E75234"/>
    <w:rsid w:val="00E75641"/>
    <w:rsid w:val="00E75B94"/>
    <w:rsid w:val="00E75D0E"/>
    <w:rsid w:val="00E76038"/>
    <w:rsid w:val="00E760C9"/>
    <w:rsid w:val="00E76AD8"/>
    <w:rsid w:val="00E76C77"/>
    <w:rsid w:val="00E76CEF"/>
    <w:rsid w:val="00E76D09"/>
    <w:rsid w:val="00E76EB9"/>
    <w:rsid w:val="00E76ED4"/>
    <w:rsid w:val="00E76F28"/>
    <w:rsid w:val="00E77311"/>
    <w:rsid w:val="00E77939"/>
    <w:rsid w:val="00E77956"/>
    <w:rsid w:val="00E77D77"/>
    <w:rsid w:val="00E77F0D"/>
    <w:rsid w:val="00E80087"/>
    <w:rsid w:val="00E80189"/>
    <w:rsid w:val="00E8037D"/>
    <w:rsid w:val="00E8063E"/>
    <w:rsid w:val="00E80808"/>
    <w:rsid w:val="00E80ABA"/>
    <w:rsid w:val="00E80C44"/>
    <w:rsid w:val="00E81598"/>
    <w:rsid w:val="00E81A56"/>
    <w:rsid w:val="00E81D60"/>
    <w:rsid w:val="00E81E7B"/>
    <w:rsid w:val="00E8216E"/>
    <w:rsid w:val="00E822AC"/>
    <w:rsid w:val="00E82369"/>
    <w:rsid w:val="00E82677"/>
    <w:rsid w:val="00E826C9"/>
    <w:rsid w:val="00E82826"/>
    <w:rsid w:val="00E82F4D"/>
    <w:rsid w:val="00E82FF1"/>
    <w:rsid w:val="00E830FF"/>
    <w:rsid w:val="00E8344E"/>
    <w:rsid w:val="00E83695"/>
    <w:rsid w:val="00E839CE"/>
    <w:rsid w:val="00E83A8E"/>
    <w:rsid w:val="00E83D88"/>
    <w:rsid w:val="00E83F8C"/>
    <w:rsid w:val="00E83FE8"/>
    <w:rsid w:val="00E84367"/>
    <w:rsid w:val="00E848E0"/>
    <w:rsid w:val="00E84936"/>
    <w:rsid w:val="00E84943"/>
    <w:rsid w:val="00E84A89"/>
    <w:rsid w:val="00E84F5D"/>
    <w:rsid w:val="00E850EA"/>
    <w:rsid w:val="00E855DA"/>
    <w:rsid w:val="00E85B9A"/>
    <w:rsid w:val="00E85BF4"/>
    <w:rsid w:val="00E86519"/>
    <w:rsid w:val="00E8696E"/>
    <w:rsid w:val="00E86B8D"/>
    <w:rsid w:val="00E87285"/>
    <w:rsid w:val="00E8755C"/>
    <w:rsid w:val="00E87909"/>
    <w:rsid w:val="00E87CA2"/>
    <w:rsid w:val="00E87D77"/>
    <w:rsid w:val="00E87F12"/>
    <w:rsid w:val="00E87F94"/>
    <w:rsid w:val="00E9016D"/>
    <w:rsid w:val="00E9025D"/>
    <w:rsid w:val="00E903BF"/>
    <w:rsid w:val="00E9042D"/>
    <w:rsid w:val="00E9048D"/>
    <w:rsid w:val="00E907AD"/>
    <w:rsid w:val="00E9097D"/>
    <w:rsid w:val="00E90A95"/>
    <w:rsid w:val="00E90B8E"/>
    <w:rsid w:val="00E90DB0"/>
    <w:rsid w:val="00E9103D"/>
    <w:rsid w:val="00E9131E"/>
    <w:rsid w:val="00E91375"/>
    <w:rsid w:val="00E9152A"/>
    <w:rsid w:val="00E91B44"/>
    <w:rsid w:val="00E91FF5"/>
    <w:rsid w:val="00E92347"/>
    <w:rsid w:val="00E92637"/>
    <w:rsid w:val="00E92746"/>
    <w:rsid w:val="00E92A92"/>
    <w:rsid w:val="00E92BF8"/>
    <w:rsid w:val="00E92C8E"/>
    <w:rsid w:val="00E92EA6"/>
    <w:rsid w:val="00E92F4E"/>
    <w:rsid w:val="00E92F97"/>
    <w:rsid w:val="00E93FDF"/>
    <w:rsid w:val="00E9406B"/>
    <w:rsid w:val="00E94093"/>
    <w:rsid w:val="00E940F5"/>
    <w:rsid w:val="00E942EB"/>
    <w:rsid w:val="00E943AF"/>
    <w:rsid w:val="00E9452F"/>
    <w:rsid w:val="00E9485D"/>
    <w:rsid w:val="00E94A10"/>
    <w:rsid w:val="00E94ABD"/>
    <w:rsid w:val="00E94D47"/>
    <w:rsid w:val="00E951B6"/>
    <w:rsid w:val="00E95807"/>
    <w:rsid w:val="00E9589E"/>
    <w:rsid w:val="00E9595E"/>
    <w:rsid w:val="00E95B12"/>
    <w:rsid w:val="00E95FAE"/>
    <w:rsid w:val="00E963A3"/>
    <w:rsid w:val="00E9646D"/>
    <w:rsid w:val="00E9654E"/>
    <w:rsid w:val="00E96B03"/>
    <w:rsid w:val="00E96B0C"/>
    <w:rsid w:val="00E96C9D"/>
    <w:rsid w:val="00E96CA4"/>
    <w:rsid w:val="00E96FBC"/>
    <w:rsid w:val="00E97001"/>
    <w:rsid w:val="00E97078"/>
    <w:rsid w:val="00E9745B"/>
    <w:rsid w:val="00E974D5"/>
    <w:rsid w:val="00E974FA"/>
    <w:rsid w:val="00E975D8"/>
    <w:rsid w:val="00E978D9"/>
    <w:rsid w:val="00E9792D"/>
    <w:rsid w:val="00E97DB0"/>
    <w:rsid w:val="00EA007D"/>
    <w:rsid w:val="00EA0234"/>
    <w:rsid w:val="00EA0411"/>
    <w:rsid w:val="00EA041A"/>
    <w:rsid w:val="00EA04EC"/>
    <w:rsid w:val="00EA079F"/>
    <w:rsid w:val="00EA084E"/>
    <w:rsid w:val="00EA09BF"/>
    <w:rsid w:val="00EA0ACA"/>
    <w:rsid w:val="00EA1133"/>
    <w:rsid w:val="00EA1453"/>
    <w:rsid w:val="00EA1DC0"/>
    <w:rsid w:val="00EA1E76"/>
    <w:rsid w:val="00EA1E98"/>
    <w:rsid w:val="00EA2566"/>
    <w:rsid w:val="00EA2773"/>
    <w:rsid w:val="00EA2A7C"/>
    <w:rsid w:val="00EA2EE0"/>
    <w:rsid w:val="00EA3017"/>
    <w:rsid w:val="00EA39F0"/>
    <w:rsid w:val="00EA3E79"/>
    <w:rsid w:val="00EA430E"/>
    <w:rsid w:val="00EA44A9"/>
    <w:rsid w:val="00EA453A"/>
    <w:rsid w:val="00EA4B38"/>
    <w:rsid w:val="00EA4BD4"/>
    <w:rsid w:val="00EA4DCB"/>
    <w:rsid w:val="00EA4E7A"/>
    <w:rsid w:val="00EA4FCF"/>
    <w:rsid w:val="00EA5151"/>
    <w:rsid w:val="00EA537B"/>
    <w:rsid w:val="00EA54A6"/>
    <w:rsid w:val="00EA54C4"/>
    <w:rsid w:val="00EA5533"/>
    <w:rsid w:val="00EA5654"/>
    <w:rsid w:val="00EA5A22"/>
    <w:rsid w:val="00EA5D3F"/>
    <w:rsid w:val="00EA5DA2"/>
    <w:rsid w:val="00EA5F23"/>
    <w:rsid w:val="00EA62BB"/>
    <w:rsid w:val="00EA632F"/>
    <w:rsid w:val="00EA63B3"/>
    <w:rsid w:val="00EA6567"/>
    <w:rsid w:val="00EA6A46"/>
    <w:rsid w:val="00EA6F37"/>
    <w:rsid w:val="00EA71D4"/>
    <w:rsid w:val="00EA7350"/>
    <w:rsid w:val="00EA74E4"/>
    <w:rsid w:val="00EA7576"/>
    <w:rsid w:val="00EA781A"/>
    <w:rsid w:val="00EA79B3"/>
    <w:rsid w:val="00EA7D37"/>
    <w:rsid w:val="00EA7FD9"/>
    <w:rsid w:val="00EB06F0"/>
    <w:rsid w:val="00EB08C0"/>
    <w:rsid w:val="00EB0A27"/>
    <w:rsid w:val="00EB0C74"/>
    <w:rsid w:val="00EB0EF2"/>
    <w:rsid w:val="00EB0FB8"/>
    <w:rsid w:val="00EB110A"/>
    <w:rsid w:val="00EB113B"/>
    <w:rsid w:val="00EB1248"/>
    <w:rsid w:val="00EB17EE"/>
    <w:rsid w:val="00EB2015"/>
    <w:rsid w:val="00EB2278"/>
    <w:rsid w:val="00EB22F3"/>
    <w:rsid w:val="00EB246C"/>
    <w:rsid w:val="00EB2672"/>
    <w:rsid w:val="00EB277A"/>
    <w:rsid w:val="00EB2ADC"/>
    <w:rsid w:val="00EB2CF7"/>
    <w:rsid w:val="00EB2DF9"/>
    <w:rsid w:val="00EB3388"/>
    <w:rsid w:val="00EB38D3"/>
    <w:rsid w:val="00EB38E4"/>
    <w:rsid w:val="00EB3D8E"/>
    <w:rsid w:val="00EB4441"/>
    <w:rsid w:val="00EB4532"/>
    <w:rsid w:val="00EB4606"/>
    <w:rsid w:val="00EB4D43"/>
    <w:rsid w:val="00EB4F1E"/>
    <w:rsid w:val="00EB506D"/>
    <w:rsid w:val="00EB5138"/>
    <w:rsid w:val="00EB55B5"/>
    <w:rsid w:val="00EB55EE"/>
    <w:rsid w:val="00EB5AA1"/>
    <w:rsid w:val="00EB5B3A"/>
    <w:rsid w:val="00EB5B81"/>
    <w:rsid w:val="00EB5EB8"/>
    <w:rsid w:val="00EB6109"/>
    <w:rsid w:val="00EB6129"/>
    <w:rsid w:val="00EB61E0"/>
    <w:rsid w:val="00EB694A"/>
    <w:rsid w:val="00EB6D21"/>
    <w:rsid w:val="00EB6E42"/>
    <w:rsid w:val="00EB6F4C"/>
    <w:rsid w:val="00EB6F91"/>
    <w:rsid w:val="00EB725E"/>
    <w:rsid w:val="00EB737F"/>
    <w:rsid w:val="00EB7402"/>
    <w:rsid w:val="00EB750D"/>
    <w:rsid w:val="00EB756C"/>
    <w:rsid w:val="00EB7746"/>
    <w:rsid w:val="00EB7770"/>
    <w:rsid w:val="00EB7F6C"/>
    <w:rsid w:val="00EB7F6F"/>
    <w:rsid w:val="00EC0B86"/>
    <w:rsid w:val="00EC0BC2"/>
    <w:rsid w:val="00EC0E7F"/>
    <w:rsid w:val="00EC1182"/>
    <w:rsid w:val="00EC1247"/>
    <w:rsid w:val="00EC13B9"/>
    <w:rsid w:val="00EC1565"/>
    <w:rsid w:val="00EC1588"/>
    <w:rsid w:val="00EC18F2"/>
    <w:rsid w:val="00EC198B"/>
    <w:rsid w:val="00EC1CA3"/>
    <w:rsid w:val="00EC1D6F"/>
    <w:rsid w:val="00EC22C0"/>
    <w:rsid w:val="00EC291F"/>
    <w:rsid w:val="00EC2AF7"/>
    <w:rsid w:val="00EC2FAE"/>
    <w:rsid w:val="00EC4214"/>
    <w:rsid w:val="00EC43BE"/>
    <w:rsid w:val="00EC440C"/>
    <w:rsid w:val="00EC441D"/>
    <w:rsid w:val="00EC489E"/>
    <w:rsid w:val="00EC48EA"/>
    <w:rsid w:val="00EC4A12"/>
    <w:rsid w:val="00EC4D07"/>
    <w:rsid w:val="00EC4F96"/>
    <w:rsid w:val="00EC5C18"/>
    <w:rsid w:val="00EC5E44"/>
    <w:rsid w:val="00EC5E90"/>
    <w:rsid w:val="00EC62E6"/>
    <w:rsid w:val="00EC63F6"/>
    <w:rsid w:val="00EC650E"/>
    <w:rsid w:val="00EC6719"/>
    <w:rsid w:val="00EC6808"/>
    <w:rsid w:val="00EC6880"/>
    <w:rsid w:val="00EC6947"/>
    <w:rsid w:val="00EC69DD"/>
    <w:rsid w:val="00EC6CBB"/>
    <w:rsid w:val="00EC6CEA"/>
    <w:rsid w:val="00EC6DC2"/>
    <w:rsid w:val="00EC6E15"/>
    <w:rsid w:val="00EC6E2A"/>
    <w:rsid w:val="00EC78F7"/>
    <w:rsid w:val="00EC7B3A"/>
    <w:rsid w:val="00EC7E1D"/>
    <w:rsid w:val="00EC7FD8"/>
    <w:rsid w:val="00ED01FA"/>
    <w:rsid w:val="00ED027C"/>
    <w:rsid w:val="00ED0B4D"/>
    <w:rsid w:val="00ED0BCE"/>
    <w:rsid w:val="00ED0CB3"/>
    <w:rsid w:val="00ED0EB9"/>
    <w:rsid w:val="00ED1148"/>
    <w:rsid w:val="00ED130C"/>
    <w:rsid w:val="00ED152C"/>
    <w:rsid w:val="00ED17FD"/>
    <w:rsid w:val="00ED1A0B"/>
    <w:rsid w:val="00ED1A35"/>
    <w:rsid w:val="00ED205E"/>
    <w:rsid w:val="00ED2099"/>
    <w:rsid w:val="00ED23FA"/>
    <w:rsid w:val="00ED24EA"/>
    <w:rsid w:val="00ED2EC4"/>
    <w:rsid w:val="00ED353F"/>
    <w:rsid w:val="00ED3645"/>
    <w:rsid w:val="00ED3734"/>
    <w:rsid w:val="00ED38C3"/>
    <w:rsid w:val="00ED39B7"/>
    <w:rsid w:val="00ED3B8C"/>
    <w:rsid w:val="00ED3E7D"/>
    <w:rsid w:val="00ED47C3"/>
    <w:rsid w:val="00ED49BD"/>
    <w:rsid w:val="00ED4B09"/>
    <w:rsid w:val="00ED4C1B"/>
    <w:rsid w:val="00ED4C31"/>
    <w:rsid w:val="00ED4CCF"/>
    <w:rsid w:val="00ED4EB7"/>
    <w:rsid w:val="00ED4FB8"/>
    <w:rsid w:val="00ED5128"/>
    <w:rsid w:val="00ED5438"/>
    <w:rsid w:val="00ED5521"/>
    <w:rsid w:val="00ED56B9"/>
    <w:rsid w:val="00ED56CB"/>
    <w:rsid w:val="00ED5841"/>
    <w:rsid w:val="00ED5AFF"/>
    <w:rsid w:val="00ED5B8B"/>
    <w:rsid w:val="00ED5F7A"/>
    <w:rsid w:val="00ED60D6"/>
    <w:rsid w:val="00ED635F"/>
    <w:rsid w:val="00ED646C"/>
    <w:rsid w:val="00ED661C"/>
    <w:rsid w:val="00ED666E"/>
    <w:rsid w:val="00ED66B6"/>
    <w:rsid w:val="00ED68E0"/>
    <w:rsid w:val="00ED6A2E"/>
    <w:rsid w:val="00ED74DC"/>
    <w:rsid w:val="00ED7848"/>
    <w:rsid w:val="00ED793B"/>
    <w:rsid w:val="00ED7C6F"/>
    <w:rsid w:val="00ED7D75"/>
    <w:rsid w:val="00EE0468"/>
    <w:rsid w:val="00EE05E1"/>
    <w:rsid w:val="00EE0A31"/>
    <w:rsid w:val="00EE0A94"/>
    <w:rsid w:val="00EE0BF9"/>
    <w:rsid w:val="00EE108B"/>
    <w:rsid w:val="00EE1672"/>
    <w:rsid w:val="00EE1716"/>
    <w:rsid w:val="00EE1CDF"/>
    <w:rsid w:val="00EE1EDD"/>
    <w:rsid w:val="00EE1FB6"/>
    <w:rsid w:val="00EE1FEB"/>
    <w:rsid w:val="00EE253A"/>
    <w:rsid w:val="00EE2E50"/>
    <w:rsid w:val="00EE2FDD"/>
    <w:rsid w:val="00EE3293"/>
    <w:rsid w:val="00EE3306"/>
    <w:rsid w:val="00EE3473"/>
    <w:rsid w:val="00EE3596"/>
    <w:rsid w:val="00EE36DF"/>
    <w:rsid w:val="00EE3779"/>
    <w:rsid w:val="00EE3857"/>
    <w:rsid w:val="00EE3C2C"/>
    <w:rsid w:val="00EE47A4"/>
    <w:rsid w:val="00EE4814"/>
    <w:rsid w:val="00EE4BA0"/>
    <w:rsid w:val="00EE4E66"/>
    <w:rsid w:val="00EE4EFA"/>
    <w:rsid w:val="00EE4F24"/>
    <w:rsid w:val="00EE509D"/>
    <w:rsid w:val="00EE5466"/>
    <w:rsid w:val="00EE54AA"/>
    <w:rsid w:val="00EE5579"/>
    <w:rsid w:val="00EE583A"/>
    <w:rsid w:val="00EE5BD3"/>
    <w:rsid w:val="00EE5F71"/>
    <w:rsid w:val="00EE600F"/>
    <w:rsid w:val="00EE63C2"/>
    <w:rsid w:val="00EE63FD"/>
    <w:rsid w:val="00EE679B"/>
    <w:rsid w:val="00EE6DE0"/>
    <w:rsid w:val="00EE73E8"/>
    <w:rsid w:val="00EE76A3"/>
    <w:rsid w:val="00EE76AB"/>
    <w:rsid w:val="00EE7B21"/>
    <w:rsid w:val="00EE7DEF"/>
    <w:rsid w:val="00EF00B2"/>
    <w:rsid w:val="00EF0123"/>
    <w:rsid w:val="00EF01C6"/>
    <w:rsid w:val="00EF02C1"/>
    <w:rsid w:val="00EF05A9"/>
    <w:rsid w:val="00EF0631"/>
    <w:rsid w:val="00EF100E"/>
    <w:rsid w:val="00EF1166"/>
    <w:rsid w:val="00EF13E5"/>
    <w:rsid w:val="00EF140E"/>
    <w:rsid w:val="00EF16F3"/>
    <w:rsid w:val="00EF181B"/>
    <w:rsid w:val="00EF1952"/>
    <w:rsid w:val="00EF1AD6"/>
    <w:rsid w:val="00EF1C8C"/>
    <w:rsid w:val="00EF1EA4"/>
    <w:rsid w:val="00EF1F7E"/>
    <w:rsid w:val="00EF21CC"/>
    <w:rsid w:val="00EF235E"/>
    <w:rsid w:val="00EF29B9"/>
    <w:rsid w:val="00EF2BC7"/>
    <w:rsid w:val="00EF2C19"/>
    <w:rsid w:val="00EF2FD9"/>
    <w:rsid w:val="00EF315F"/>
    <w:rsid w:val="00EF32A6"/>
    <w:rsid w:val="00EF3547"/>
    <w:rsid w:val="00EF36D4"/>
    <w:rsid w:val="00EF3767"/>
    <w:rsid w:val="00EF382F"/>
    <w:rsid w:val="00EF38BB"/>
    <w:rsid w:val="00EF38D6"/>
    <w:rsid w:val="00EF3E48"/>
    <w:rsid w:val="00EF41F4"/>
    <w:rsid w:val="00EF43C8"/>
    <w:rsid w:val="00EF4D1B"/>
    <w:rsid w:val="00EF4DF7"/>
    <w:rsid w:val="00EF4F38"/>
    <w:rsid w:val="00EF5159"/>
    <w:rsid w:val="00EF51EB"/>
    <w:rsid w:val="00EF5303"/>
    <w:rsid w:val="00EF5636"/>
    <w:rsid w:val="00EF5699"/>
    <w:rsid w:val="00EF5A0B"/>
    <w:rsid w:val="00EF5A9E"/>
    <w:rsid w:val="00EF5BA1"/>
    <w:rsid w:val="00EF5F56"/>
    <w:rsid w:val="00EF6018"/>
    <w:rsid w:val="00EF6190"/>
    <w:rsid w:val="00EF674A"/>
    <w:rsid w:val="00EF6AC9"/>
    <w:rsid w:val="00EF6B11"/>
    <w:rsid w:val="00EF6B53"/>
    <w:rsid w:val="00EF6D0D"/>
    <w:rsid w:val="00EF725E"/>
    <w:rsid w:val="00EF7287"/>
    <w:rsid w:val="00EF74F0"/>
    <w:rsid w:val="00EF7517"/>
    <w:rsid w:val="00EF780B"/>
    <w:rsid w:val="00EF7D68"/>
    <w:rsid w:val="00EF7F05"/>
    <w:rsid w:val="00F00D88"/>
    <w:rsid w:val="00F00E99"/>
    <w:rsid w:val="00F0162E"/>
    <w:rsid w:val="00F016B7"/>
    <w:rsid w:val="00F01799"/>
    <w:rsid w:val="00F017E3"/>
    <w:rsid w:val="00F018D6"/>
    <w:rsid w:val="00F01DC4"/>
    <w:rsid w:val="00F020F8"/>
    <w:rsid w:val="00F02224"/>
    <w:rsid w:val="00F02227"/>
    <w:rsid w:val="00F0237F"/>
    <w:rsid w:val="00F026AD"/>
    <w:rsid w:val="00F029FA"/>
    <w:rsid w:val="00F02B4F"/>
    <w:rsid w:val="00F02BFE"/>
    <w:rsid w:val="00F02DB2"/>
    <w:rsid w:val="00F02F3E"/>
    <w:rsid w:val="00F03024"/>
    <w:rsid w:val="00F03128"/>
    <w:rsid w:val="00F033ED"/>
    <w:rsid w:val="00F0397A"/>
    <w:rsid w:val="00F03CA9"/>
    <w:rsid w:val="00F03D74"/>
    <w:rsid w:val="00F03DC5"/>
    <w:rsid w:val="00F03E1D"/>
    <w:rsid w:val="00F0411B"/>
    <w:rsid w:val="00F04757"/>
    <w:rsid w:val="00F048AB"/>
    <w:rsid w:val="00F05147"/>
    <w:rsid w:val="00F05475"/>
    <w:rsid w:val="00F05497"/>
    <w:rsid w:val="00F05517"/>
    <w:rsid w:val="00F057A0"/>
    <w:rsid w:val="00F059BA"/>
    <w:rsid w:val="00F05BFB"/>
    <w:rsid w:val="00F05CF6"/>
    <w:rsid w:val="00F06002"/>
    <w:rsid w:val="00F0631B"/>
    <w:rsid w:val="00F06592"/>
    <w:rsid w:val="00F06ED9"/>
    <w:rsid w:val="00F06F89"/>
    <w:rsid w:val="00F0702B"/>
    <w:rsid w:val="00F07225"/>
    <w:rsid w:val="00F075E9"/>
    <w:rsid w:val="00F07749"/>
    <w:rsid w:val="00F07C73"/>
    <w:rsid w:val="00F1004B"/>
    <w:rsid w:val="00F10367"/>
    <w:rsid w:val="00F104E6"/>
    <w:rsid w:val="00F10504"/>
    <w:rsid w:val="00F1081A"/>
    <w:rsid w:val="00F10D67"/>
    <w:rsid w:val="00F10F32"/>
    <w:rsid w:val="00F11612"/>
    <w:rsid w:val="00F119B9"/>
    <w:rsid w:val="00F119CE"/>
    <w:rsid w:val="00F11B00"/>
    <w:rsid w:val="00F11C96"/>
    <w:rsid w:val="00F11D56"/>
    <w:rsid w:val="00F11D81"/>
    <w:rsid w:val="00F11E04"/>
    <w:rsid w:val="00F1202D"/>
    <w:rsid w:val="00F12097"/>
    <w:rsid w:val="00F120A1"/>
    <w:rsid w:val="00F1253B"/>
    <w:rsid w:val="00F12728"/>
    <w:rsid w:val="00F128FE"/>
    <w:rsid w:val="00F12F6C"/>
    <w:rsid w:val="00F13144"/>
    <w:rsid w:val="00F13177"/>
    <w:rsid w:val="00F132DB"/>
    <w:rsid w:val="00F13B41"/>
    <w:rsid w:val="00F13D43"/>
    <w:rsid w:val="00F14136"/>
    <w:rsid w:val="00F14409"/>
    <w:rsid w:val="00F144B5"/>
    <w:rsid w:val="00F1492E"/>
    <w:rsid w:val="00F149D7"/>
    <w:rsid w:val="00F14FFF"/>
    <w:rsid w:val="00F151C5"/>
    <w:rsid w:val="00F15E95"/>
    <w:rsid w:val="00F1602D"/>
    <w:rsid w:val="00F167AD"/>
    <w:rsid w:val="00F168EF"/>
    <w:rsid w:val="00F169A2"/>
    <w:rsid w:val="00F171EB"/>
    <w:rsid w:val="00F17548"/>
    <w:rsid w:val="00F175B8"/>
    <w:rsid w:val="00F17A46"/>
    <w:rsid w:val="00F17F3F"/>
    <w:rsid w:val="00F20141"/>
    <w:rsid w:val="00F202EE"/>
    <w:rsid w:val="00F20386"/>
    <w:rsid w:val="00F20C4F"/>
    <w:rsid w:val="00F20DCF"/>
    <w:rsid w:val="00F20ED3"/>
    <w:rsid w:val="00F20F18"/>
    <w:rsid w:val="00F21499"/>
    <w:rsid w:val="00F216E6"/>
    <w:rsid w:val="00F21786"/>
    <w:rsid w:val="00F22100"/>
    <w:rsid w:val="00F226DB"/>
    <w:rsid w:val="00F22B73"/>
    <w:rsid w:val="00F22BD6"/>
    <w:rsid w:val="00F22D27"/>
    <w:rsid w:val="00F22EAA"/>
    <w:rsid w:val="00F22F25"/>
    <w:rsid w:val="00F23C6B"/>
    <w:rsid w:val="00F23CE5"/>
    <w:rsid w:val="00F23F11"/>
    <w:rsid w:val="00F24016"/>
    <w:rsid w:val="00F24523"/>
    <w:rsid w:val="00F24C60"/>
    <w:rsid w:val="00F24D83"/>
    <w:rsid w:val="00F24ED6"/>
    <w:rsid w:val="00F25127"/>
    <w:rsid w:val="00F25306"/>
    <w:rsid w:val="00F253E2"/>
    <w:rsid w:val="00F25B21"/>
    <w:rsid w:val="00F25B6F"/>
    <w:rsid w:val="00F25C75"/>
    <w:rsid w:val="00F25EB9"/>
    <w:rsid w:val="00F25FB5"/>
    <w:rsid w:val="00F26DAA"/>
    <w:rsid w:val="00F26E4B"/>
    <w:rsid w:val="00F27023"/>
    <w:rsid w:val="00F2739A"/>
    <w:rsid w:val="00F275B4"/>
    <w:rsid w:val="00F27649"/>
    <w:rsid w:val="00F27977"/>
    <w:rsid w:val="00F27A08"/>
    <w:rsid w:val="00F27AAD"/>
    <w:rsid w:val="00F27BE7"/>
    <w:rsid w:val="00F27ED8"/>
    <w:rsid w:val="00F30009"/>
    <w:rsid w:val="00F3048D"/>
    <w:rsid w:val="00F304E1"/>
    <w:rsid w:val="00F30725"/>
    <w:rsid w:val="00F30773"/>
    <w:rsid w:val="00F30AA4"/>
    <w:rsid w:val="00F30B8F"/>
    <w:rsid w:val="00F30DC9"/>
    <w:rsid w:val="00F30EA2"/>
    <w:rsid w:val="00F30F3D"/>
    <w:rsid w:val="00F3108D"/>
    <w:rsid w:val="00F316B2"/>
    <w:rsid w:val="00F318F8"/>
    <w:rsid w:val="00F31DEB"/>
    <w:rsid w:val="00F3215D"/>
    <w:rsid w:val="00F323F7"/>
    <w:rsid w:val="00F328DB"/>
    <w:rsid w:val="00F329DA"/>
    <w:rsid w:val="00F33009"/>
    <w:rsid w:val="00F33531"/>
    <w:rsid w:val="00F335B8"/>
    <w:rsid w:val="00F33C2C"/>
    <w:rsid w:val="00F33C7A"/>
    <w:rsid w:val="00F33DFA"/>
    <w:rsid w:val="00F33EC6"/>
    <w:rsid w:val="00F33FF0"/>
    <w:rsid w:val="00F34056"/>
    <w:rsid w:val="00F34095"/>
    <w:rsid w:val="00F342CC"/>
    <w:rsid w:val="00F343B4"/>
    <w:rsid w:val="00F34535"/>
    <w:rsid w:val="00F34552"/>
    <w:rsid w:val="00F34BC3"/>
    <w:rsid w:val="00F34BE3"/>
    <w:rsid w:val="00F350CF"/>
    <w:rsid w:val="00F3581F"/>
    <w:rsid w:val="00F35E6C"/>
    <w:rsid w:val="00F3620C"/>
    <w:rsid w:val="00F362FF"/>
    <w:rsid w:val="00F363CF"/>
    <w:rsid w:val="00F363F7"/>
    <w:rsid w:val="00F37157"/>
    <w:rsid w:val="00F37223"/>
    <w:rsid w:val="00F373E2"/>
    <w:rsid w:val="00F375C3"/>
    <w:rsid w:val="00F377E8"/>
    <w:rsid w:val="00F377FA"/>
    <w:rsid w:val="00F37871"/>
    <w:rsid w:val="00F37CCF"/>
    <w:rsid w:val="00F400C3"/>
    <w:rsid w:val="00F4048B"/>
    <w:rsid w:val="00F4082F"/>
    <w:rsid w:val="00F40D04"/>
    <w:rsid w:val="00F41035"/>
    <w:rsid w:val="00F413DB"/>
    <w:rsid w:val="00F4179E"/>
    <w:rsid w:val="00F41859"/>
    <w:rsid w:val="00F41AE0"/>
    <w:rsid w:val="00F41CA4"/>
    <w:rsid w:val="00F4241C"/>
    <w:rsid w:val="00F4269E"/>
    <w:rsid w:val="00F4274B"/>
    <w:rsid w:val="00F4297E"/>
    <w:rsid w:val="00F429A5"/>
    <w:rsid w:val="00F42CB2"/>
    <w:rsid w:val="00F42F09"/>
    <w:rsid w:val="00F435AD"/>
    <w:rsid w:val="00F43820"/>
    <w:rsid w:val="00F43A0A"/>
    <w:rsid w:val="00F43A83"/>
    <w:rsid w:val="00F43E34"/>
    <w:rsid w:val="00F44039"/>
    <w:rsid w:val="00F441A5"/>
    <w:rsid w:val="00F444C1"/>
    <w:rsid w:val="00F44652"/>
    <w:rsid w:val="00F44961"/>
    <w:rsid w:val="00F44C5B"/>
    <w:rsid w:val="00F44DD5"/>
    <w:rsid w:val="00F44F9F"/>
    <w:rsid w:val="00F45017"/>
    <w:rsid w:val="00F452D4"/>
    <w:rsid w:val="00F454C1"/>
    <w:rsid w:val="00F45987"/>
    <w:rsid w:val="00F45A0D"/>
    <w:rsid w:val="00F45A91"/>
    <w:rsid w:val="00F45B8E"/>
    <w:rsid w:val="00F45C5F"/>
    <w:rsid w:val="00F46181"/>
    <w:rsid w:val="00F4631C"/>
    <w:rsid w:val="00F46836"/>
    <w:rsid w:val="00F46BBB"/>
    <w:rsid w:val="00F46D06"/>
    <w:rsid w:val="00F46F59"/>
    <w:rsid w:val="00F47047"/>
    <w:rsid w:val="00F470A7"/>
    <w:rsid w:val="00F471F9"/>
    <w:rsid w:val="00F47223"/>
    <w:rsid w:val="00F4742F"/>
    <w:rsid w:val="00F4747C"/>
    <w:rsid w:val="00F4762C"/>
    <w:rsid w:val="00F478EC"/>
    <w:rsid w:val="00F47B42"/>
    <w:rsid w:val="00F47D86"/>
    <w:rsid w:val="00F47D91"/>
    <w:rsid w:val="00F50015"/>
    <w:rsid w:val="00F500CD"/>
    <w:rsid w:val="00F50262"/>
    <w:rsid w:val="00F5073D"/>
    <w:rsid w:val="00F5077D"/>
    <w:rsid w:val="00F50AD6"/>
    <w:rsid w:val="00F50DB8"/>
    <w:rsid w:val="00F51275"/>
    <w:rsid w:val="00F51786"/>
    <w:rsid w:val="00F5179E"/>
    <w:rsid w:val="00F518A2"/>
    <w:rsid w:val="00F51DA4"/>
    <w:rsid w:val="00F51F97"/>
    <w:rsid w:val="00F5213C"/>
    <w:rsid w:val="00F5241E"/>
    <w:rsid w:val="00F52921"/>
    <w:rsid w:val="00F529D7"/>
    <w:rsid w:val="00F52D7A"/>
    <w:rsid w:val="00F537D2"/>
    <w:rsid w:val="00F5409B"/>
    <w:rsid w:val="00F5466F"/>
    <w:rsid w:val="00F546CE"/>
    <w:rsid w:val="00F549B0"/>
    <w:rsid w:val="00F54C97"/>
    <w:rsid w:val="00F553A9"/>
    <w:rsid w:val="00F557FF"/>
    <w:rsid w:val="00F562F4"/>
    <w:rsid w:val="00F5631F"/>
    <w:rsid w:val="00F56D5C"/>
    <w:rsid w:val="00F56D72"/>
    <w:rsid w:val="00F56D94"/>
    <w:rsid w:val="00F56FAF"/>
    <w:rsid w:val="00F571E6"/>
    <w:rsid w:val="00F5742A"/>
    <w:rsid w:val="00F574CC"/>
    <w:rsid w:val="00F57BCA"/>
    <w:rsid w:val="00F60061"/>
    <w:rsid w:val="00F602B8"/>
    <w:rsid w:val="00F603DD"/>
    <w:rsid w:val="00F60571"/>
    <w:rsid w:val="00F6082F"/>
    <w:rsid w:val="00F60E8E"/>
    <w:rsid w:val="00F617D2"/>
    <w:rsid w:val="00F6181A"/>
    <w:rsid w:val="00F61820"/>
    <w:rsid w:val="00F61CDB"/>
    <w:rsid w:val="00F61F8D"/>
    <w:rsid w:val="00F62092"/>
    <w:rsid w:val="00F6218C"/>
    <w:rsid w:val="00F629BB"/>
    <w:rsid w:val="00F62AA5"/>
    <w:rsid w:val="00F62C7B"/>
    <w:rsid w:val="00F62DDF"/>
    <w:rsid w:val="00F631A6"/>
    <w:rsid w:val="00F6322E"/>
    <w:rsid w:val="00F63243"/>
    <w:rsid w:val="00F632B9"/>
    <w:rsid w:val="00F63347"/>
    <w:rsid w:val="00F63436"/>
    <w:rsid w:val="00F6385F"/>
    <w:rsid w:val="00F63870"/>
    <w:rsid w:val="00F63A21"/>
    <w:rsid w:val="00F63C10"/>
    <w:rsid w:val="00F640BC"/>
    <w:rsid w:val="00F64338"/>
    <w:rsid w:val="00F64A0F"/>
    <w:rsid w:val="00F652C2"/>
    <w:rsid w:val="00F65333"/>
    <w:rsid w:val="00F6569F"/>
    <w:rsid w:val="00F6594B"/>
    <w:rsid w:val="00F65BED"/>
    <w:rsid w:val="00F65EB8"/>
    <w:rsid w:val="00F6685D"/>
    <w:rsid w:val="00F66882"/>
    <w:rsid w:val="00F668A4"/>
    <w:rsid w:val="00F669DB"/>
    <w:rsid w:val="00F66C4C"/>
    <w:rsid w:val="00F66F91"/>
    <w:rsid w:val="00F672BD"/>
    <w:rsid w:val="00F67348"/>
    <w:rsid w:val="00F678B1"/>
    <w:rsid w:val="00F67AD4"/>
    <w:rsid w:val="00F67BDC"/>
    <w:rsid w:val="00F67BE0"/>
    <w:rsid w:val="00F67C29"/>
    <w:rsid w:val="00F67D3E"/>
    <w:rsid w:val="00F67F9F"/>
    <w:rsid w:val="00F67FBD"/>
    <w:rsid w:val="00F7004D"/>
    <w:rsid w:val="00F70378"/>
    <w:rsid w:val="00F70692"/>
    <w:rsid w:val="00F70898"/>
    <w:rsid w:val="00F708CC"/>
    <w:rsid w:val="00F70B9E"/>
    <w:rsid w:val="00F7109A"/>
    <w:rsid w:val="00F714FB"/>
    <w:rsid w:val="00F715FB"/>
    <w:rsid w:val="00F719E5"/>
    <w:rsid w:val="00F72071"/>
    <w:rsid w:val="00F7232E"/>
    <w:rsid w:val="00F724BF"/>
    <w:rsid w:val="00F72B7A"/>
    <w:rsid w:val="00F72D53"/>
    <w:rsid w:val="00F72DBA"/>
    <w:rsid w:val="00F7349B"/>
    <w:rsid w:val="00F73518"/>
    <w:rsid w:val="00F736F6"/>
    <w:rsid w:val="00F7373B"/>
    <w:rsid w:val="00F73916"/>
    <w:rsid w:val="00F73AAF"/>
    <w:rsid w:val="00F73FD8"/>
    <w:rsid w:val="00F74156"/>
    <w:rsid w:val="00F742D7"/>
    <w:rsid w:val="00F74548"/>
    <w:rsid w:val="00F74ABD"/>
    <w:rsid w:val="00F74EBA"/>
    <w:rsid w:val="00F75200"/>
    <w:rsid w:val="00F75698"/>
    <w:rsid w:val="00F75BAA"/>
    <w:rsid w:val="00F75F38"/>
    <w:rsid w:val="00F7619E"/>
    <w:rsid w:val="00F76461"/>
    <w:rsid w:val="00F76DBB"/>
    <w:rsid w:val="00F76FE9"/>
    <w:rsid w:val="00F77090"/>
    <w:rsid w:val="00F770AC"/>
    <w:rsid w:val="00F771C7"/>
    <w:rsid w:val="00F77233"/>
    <w:rsid w:val="00F77452"/>
    <w:rsid w:val="00F7770B"/>
    <w:rsid w:val="00F77CD9"/>
    <w:rsid w:val="00F801A1"/>
    <w:rsid w:val="00F801CF"/>
    <w:rsid w:val="00F80DFE"/>
    <w:rsid w:val="00F81147"/>
    <w:rsid w:val="00F8134E"/>
    <w:rsid w:val="00F813C3"/>
    <w:rsid w:val="00F8187D"/>
    <w:rsid w:val="00F81E88"/>
    <w:rsid w:val="00F82172"/>
    <w:rsid w:val="00F821A4"/>
    <w:rsid w:val="00F821E6"/>
    <w:rsid w:val="00F8264F"/>
    <w:rsid w:val="00F82D32"/>
    <w:rsid w:val="00F83157"/>
    <w:rsid w:val="00F831DD"/>
    <w:rsid w:val="00F834AE"/>
    <w:rsid w:val="00F83732"/>
    <w:rsid w:val="00F8389D"/>
    <w:rsid w:val="00F83944"/>
    <w:rsid w:val="00F83B24"/>
    <w:rsid w:val="00F83BE1"/>
    <w:rsid w:val="00F83F93"/>
    <w:rsid w:val="00F84057"/>
    <w:rsid w:val="00F84156"/>
    <w:rsid w:val="00F846F6"/>
    <w:rsid w:val="00F84906"/>
    <w:rsid w:val="00F849E4"/>
    <w:rsid w:val="00F84A82"/>
    <w:rsid w:val="00F85235"/>
    <w:rsid w:val="00F852A8"/>
    <w:rsid w:val="00F8561B"/>
    <w:rsid w:val="00F85BC2"/>
    <w:rsid w:val="00F85BF2"/>
    <w:rsid w:val="00F85E22"/>
    <w:rsid w:val="00F85F73"/>
    <w:rsid w:val="00F86511"/>
    <w:rsid w:val="00F86932"/>
    <w:rsid w:val="00F86AB0"/>
    <w:rsid w:val="00F86C49"/>
    <w:rsid w:val="00F87072"/>
    <w:rsid w:val="00F870B8"/>
    <w:rsid w:val="00F87904"/>
    <w:rsid w:val="00F87BF4"/>
    <w:rsid w:val="00F87E88"/>
    <w:rsid w:val="00F901AB"/>
    <w:rsid w:val="00F90325"/>
    <w:rsid w:val="00F904B9"/>
    <w:rsid w:val="00F90A39"/>
    <w:rsid w:val="00F90BB1"/>
    <w:rsid w:val="00F91263"/>
    <w:rsid w:val="00F916FC"/>
    <w:rsid w:val="00F91721"/>
    <w:rsid w:val="00F91DA5"/>
    <w:rsid w:val="00F92075"/>
    <w:rsid w:val="00F922DA"/>
    <w:rsid w:val="00F924A9"/>
    <w:rsid w:val="00F928BF"/>
    <w:rsid w:val="00F92B26"/>
    <w:rsid w:val="00F92B42"/>
    <w:rsid w:val="00F92DBC"/>
    <w:rsid w:val="00F92EE5"/>
    <w:rsid w:val="00F9310C"/>
    <w:rsid w:val="00F93165"/>
    <w:rsid w:val="00F93379"/>
    <w:rsid w:val="00F936B8"/>
    <w:rsid w:val="00F9377B"/>
    <w:rsid w:val="00F93ADC"/>
    <w:rsid w:val="00F93B3A"/>
    <w:rsid w:val="00F93D8E"/>
    <w:rsid w:val="00F94BF4"/>
    <w:rsid w:val="00F94F18"/>
    <w:rsid w:val="00F95266"/>
    <w:rsid w:val="00F952A4"/>
    <w:rsid w:val="00F953D6"/>
    <w:rsid w:val="00F9542C"/>
    <w:rsid w:val="00F9572D"/>
    <w:rsid w:val="00F957D4"/>
    <w:rsid w:val="00F95A78"/>
    <w:rsid w:val="00F95CF1"/>
    <w:rsid w:val="00F960CC"/>
    <w:rsid w:val="00F965E3"/>
    <w:rsid w:val="00F96CC9"/>
    <w:rsid w:val="00F96D4B"/>
    <w:rsid w:val="00F96DF3"/>
    <w:rsid w:val="00F96E58"/>
    <w:rsid w:val="00F96EFE"/>
    <w:rsid w:val="00F97153"/>
    <w:rsid w:val="00F972E5"/>
    <w:rsid w:val="00F97326"/>
    <w:rsid w:val="00F97915"/>
    <w:rsid w:val="00F97C67"/>
    <w:rsid w:val="00F97DD0"/>
    <w:rsid w:val="00F97E44"/>
    <w:rsid w:val="00FA0114"/>
    <w:rsid w:val="00FA052E"/>
    <w:rsid w:val="00FA0647"/>
    <w:rsid w:val="00FA0953"/>
    <w:rsid w:val="00FA0AAB"/>
    <w:rsid w:val="00FA0AC9"/>
    <w:rsid w:val="00FA0E59"/>
    <w:rsid w:val="00FA0F91"/>
    <w:rsid w:val="00FA1113"/>
    <w:rsid w:val="00FA1289"/>
    <w:rsid w:val="00FA12DD"/>
    <w:rsid w:val="00FA1384"/>
    <w:rsid w:val="00FA13C8"/>
    <w:rsid w:val="00FA1489"/>
    <w:rsid w:val="00FA14A7"/>
    <w:rsid w:val="00FA1545"/>
    <w:rsid w:val="00FA166E"/>
    <w:rsid w:val="00FA16EC"/>
    <w:rsid w:val="00FA17DF"/>
    <w:rsid w:val="00FA1ABC"/>
    <w:rsid w:val="00FA2194"/>
    <w:rsid w:val="00FA22FB"/>
    <w:rsid w:val="00FA2610"/>
    <w:rsid w:val="00FA2C84"/>
    <w:rsid w:val="00FA32D9"/>
    <w:rsid w:val="00FA3363"/>
    <w:rsid w:val="00FA3B47"/>
    <w:rsid w:val="00FA3BBD"/>
    <w:rsid w:val="00FA41EA"/>
    <w:rsid w:val="00FA4307"/>
    <w:rsid w:val="00FA4641"/>
    <w:rsid w:val="00FA46D9"/>
    <w:rsid w:val="00FA4916"/>
    <w:rsid w:val="00FA4961"/>
    <w:rsid w:val="00FA5370"/>
    <w:rsid w:val="00FA53FB"/>
    <w:rsid w:val="00FA5616"/>
    <w:rsid w:val="00FA5862"/>
    <w:rsid w:val="00FA59E5"/>
    <w:rsid w:val="00FA5B9E"/>
    <w:rsid w:val="00FA6242"/>
    <w:rsid w:val="00FA6458"/>
    <w:rsid w:val="00FA64A1"/>
    <w:rsid w:val="00FA64CB"/>
    <w:rsid w:val="00FA6829"/>
    <w:rsid w:val="00FA6C07"/>
    <w:rsid w:val="00FA73B5"/>
    <w:rsid w:val="00FA7536"/>
    <w:rsid w:val="00FA777C"/>
    <w:rsid w:val="00FA7A15"/>
    <w:rsid w:val="00FA7C0E"/>
    <w:rsid w:val="00FA7EFF"/>
    <w:rsid w:val="00FB0212"/>
    <w:rsid w:val="00FB021F"/>
    <w:rsid w:val="00FB0282"/>
    <w:rsid w:val="00FB05F0"/>
    <w:rsid w:val="00FB069B"/>
    <w:rsid w:val="00FB06E3"/>
    <w:rsid w:val="00FB08D0"/>
    <w:rsid w:val="00FB0A4F"/>
    <w:rsid w:val="00FB0FA1"/>
    <w:rsid w:val="00FB103A"/>
    <w:rsid w:val="00FB12ED"/>
    <w:rsid w:val="00FB144C"/>
    <w:rsid w:val="00FB16FF"/>
    <w:rsid w:val="00FB1998"/>
    <w:rsid w:val="00FB1CE5"/>
    <w:rsid w:val="00FB1D09"/>
    <w:rsid w:val="00FB1E06"/>
    <w:rsid w:val="00FB2185"/>
    <w:rsid w:val="00FB2204"/>
    <w:rsid w:val="00FB266E"/>
    <w:rsid w:val="00FB26F8"/>
    <w:rsid w:val="00FB2856"/>
    <w:rsid w:val="00FB2BD2"/>
    <w:rsid w:val="00FB2FED"/>
    <w:rsid w:val="00FB321A"/>
    <w:rsid w:val="00FB33CB"/>
    <w:rsid w:val="00FB3750"/>
    <w:rsid w:val="00FB3B61"/>
    <w:rsid w:val="00FB42F3"/>
    <w:rsid w:val="00FB486D"/>
    <w:rsid w:val="00FB48E1"/>
    <w:rsid w:val="00FB48FB"/>
    <w:rsid w:val="00FB5021"/>
    <w:rsid w:val="00FB507E"/>
    <w:rsid w:val="00FB5094"/>
    <w:rsid w:val="00FB50C5"/>
    <w:rsid w:val="00FB520B"/>
    <w:rsid w:val="00FB538A"/>
    <w:rsid w:val="00FB569C"/>
    <w:rsid w:val="00FB5DBF"/>
    <w:rsid w:val="00FB5DFB"/>
    <w:rsid w:val="00FB5ED6"/>
    <w:rsid w:val="00FB6878"/>
    <w:rsid w:val="00FB69B6"/>
    <w:rsid w:val="00FB69CB"/>
    <w:rsid w:val="00FB6F62"/>
    <w:rsid w:val="00FB7006"/>
    <w:rsid w:val="00FB7121"/>
    <w:rsid w:val="00FB7218"/>
    <w:rsid w:val="00FB721D"/>
    <w:rsid w:val="00FB72B5"/>
    <w:rsid w:val="00FB7894"/>
    <w:rsid w:val="00FB7912"/>
    <w:rsid w:val="00FB7BEC"/>
    <w:rsid w:val="00FB7E3A"/>
    <w:rsid w:val="00FC02FA"/>
    <w:rsid w:val="00FC03DB"/>
    <w:rsid w:val="00FC087E"/>
    <w:rsid w:val="00FC08FA"/>
    <w:rsid w:val="00FC0B68"/>
    <w:rsid w:val="00FC0ECF"/>
    <w:rsid w:val="00FC0FE6"/>
    <w:rsid w:val="00FC1034"/>
    <w:rsid w:val="00FC1146"/>
    <w:rsid w:val="00FC12E5"/>
    <w:rsid w:val="00FC13D1"/>
    <w:rsid w:val="00FC13D3"/>
    <w:rsid w:val="00FC15C8"/>
    <w:rsid w:val="00FC1F53"/>
    <w:rsid w:val="00FC2089"/>
    <w:rsid w:val="00FC282C"/>
    <w:rsid w:val="00FC2A7D"/>
    <w:rsid w:val="00FC3165"/>
    <w:rsid w:val="00FC3312"/>
    <w:rsid w:val="00FC33FD"/>
    <w:rsid w:val="00FC34C7"/>
    <w:rsid w:val="00FC353C"/>
    <w:rsid w:val="00FC35F5"/>
    <w:rsid w:val="00FC39A0"/>
    <w:rsid w:val="00FC3AD5"/>
    <w:rsid w:val="00FC4088"/>
    <w:rsid w:val="00FC426F"/>
    <w:rsid w:val="00FC431D"/>
    <w:rsid w:val="00FC4552"/>
    <w:rsid w:val="00FC4605"/>
    <w:rsid w:val="00FC4A2D"/>
    <w:rsid w:val="00FC4A4F"/>
    <w:rsid w:val="00FC4B4F"/>
    <w:rsid w:val="00FC4DA8"/>
    <w:rsid w:val="00FC4E0A"/>
    <w:rsid w:val="00FC5176"/>
    <w:rsid w:val="00FC53B2"/>
    <w:rsid w:val="00FC54EF"/>
    <w:rsid w:val="00FC5656"/>
    <w:rsid w:val="00FC591E"/>
    <w:rsid w:val="00FC5E01"/>
    <w:rsid w:val="00FC5E7F"/>
    <w:rsid w:val="00FC5FF2"/>
    <w:rsid w:val="00FC6637"/>
    <w:rsid w:val="00FC6742"/>
    <w:rsid w:val="00FC6836"/>
    <w:rsid w:val="00FC7C68"/>
    <w:rsid w:val="00FD01B9"/>
    <w:rsid w:val="00FD0556"/>
    <w:rsid w:val="00FD0C97"/>
    <w:rsid w:val="00FD0D21"/>
    <w:rsid w:val="00FD1043"/>
    <w:rsid w:val="00FD1397"/>
    <w:rsid w:val="00FD172A"/>
    <w:rsid w:val="00FD18DE"/>
    <w:rsid w:val="00FD1D0E"/>
    <w:rsid w:val="00FD1E88"/>
    <w:rsid w:val="00FD248D"/>
    <w:rsid w:val="00FD299A"/>
    <w:rsid w:val="00FD3153"/>
    <w:rsid w:val="00FD35AD"/>
    <w:rsid w:val="00FD3604"/>
    <w:rsid w:val="00FD3658"/>
    <w:rsid w:val="00FD37BF"/>
    <w:rsid w:val="00FD38A2"/>
    <w:rsid w:val="00FD39D9"/>
    <w:rsid w:val="00FD3DBF"/>
    <w:rsid w:val="00FD3E0E"/>
    <w:rsid w:val="00FD4734"/>
    <w:rsid w:val="00FD49AE"/>
    <w:rsid w:val="00FD49E1"/>
    <w:rsid w:val="00FD4DD2"/>
    <w:rsid w:val="00FD4E86"/>
    <w:rsid w:val="00FD515F"/>
    <w:rsid w:val="00FD5247"/>
    <w:rsid w:val="00FD526D"/>
    <w:rsid w:val="00FD5602"/>
    <w:rsid w:val="00FD58A4"/>
    <w:rsid w:val="00FD5994"/>
    <w:rsid w:val="00FD59EA"/>
    <w:rsid w:val="00FD5E30"/>
    <w:rsid w:val="00FD618F"/>
    <w:rsid w:val="00FD622D"/>
    <w:rsid w:val="00FD64CF"/>
    <w:rsid w:val="00FD6550"/>
    <w:rsid w:val="00FD65DC"/>
    <w:rsid w:val="00FD6746"/>
    <w:rsid w:val="00FD6C6F"/>
    <w:rsid w:val="00FD71C4"/>
    <w:rsid w:val="00FD73BB"/>
    <w:rsid w:val="00FD74E7"/>
    <w:rsid w:val="00FD77CA"/>
    <w:rsid w:val="00FD78E3"/>
    <w:rsid w:val="00FD7DC5"/>
    <w:rsid w:val="00FD7E62"/>
    <w:rsid w:val="00FD7F53"/>
    <w:rsid w:val="00FE016C"/>
    <w:rsid w:val="00FE097E"/>
    <w:rsid w:val="00FE0B4A"/>
    <w:rsid w:val="00FE0BC1"/>
    <w:rsid w:val="00FE0CF1"/>
    <w:rsid w:val="00FE0F9D"/>
    <w:rsid w:val="00FE115B"/>
    <w:rsid w:val="00FE11F7"/>
    <w:rsid w:val="00FE16AA"/>
    <w:rsid w:val="00FE16AE"/>
    <w:rsid w:val="00FE16CA"/>
    <w:rsid w:val="00FE17ED"/>
    <w:rsid w:val="00FE1A2E"/>
    <w:rsid w:val="00FE1D2A"/>
    <w:rsid w:val="00FE1D95"/>
    <w:rsid w:val="00FE1F68"/>
    <w:rsid w:val="00FE208D"/>
    <w:rsid w:val="00FE2151"/>
    <w:rsid w:val="00FE233B"/>
    <w:rsid w:val="00FE2584"/>
    <w:rsid w:val="00FE26A5"/>
    <w:rsid w:val="00FE2B0A"/>
    <w:rsid w:val="00FE2C62"/>
    <w:rsid w:val="00FE2CDA"/>
    <w:rsid w:val="00FE2D11"/>
    <w:rsid w:val="00FE3A2D"/>
    <w:rsid w:val="00FE3A73"/>
    <w:rsid w:val="00FE3DE2"/>
    <w:rsid w:val="00FE3F09"/>
    <w:rsid w:val="00FE3FC1"/>
    <w:rsid w:val="00FE4098"/>
    <w:rsid w:val="00FE459D"/>
    <w:rsid w:val="00FE4993"/>
    <w:rsid w:val="00FE4DD9"/>
    <w:rsid w:val="00FE5B9D"/>
    <w:rsid w:val="00FE6017"/>
    <w:rsid w:val="00FE64B3"/>
    <w:rsid w:val="00FE66D8"/>
    <w:rsid w:val="00FE69E6"/>
    <w:rsid w:val="00FE69EE"/>
    <w:rsid w:val="00FE6A77"/>
    <w:rsid w:val="00FE6C5C"/>
    <w:rsid w:val="00FE6C83"/>
    <w:rsid w:val="00FE6DAE"/>
    <w:rsid w:val="00FE7314"/>
    <w:rsid w:val="00FE7462"/>
    <w:rsid w:val="00FE7606"/>
    <w:rsid w:val="00FE7BE2"/>
    <w:rsid w:val="00FE7C03"/>
    <w:rsid w:val="00FE7DEB"/>
    <w:rsid w:val="00FF002F"/>
    <w:rsid w:val="00FF08C8"/>
    <w:rsid w:val="00FF09B7"/>
    <w:rsid w:val="00FF122A"/>
    <w:rsid w:val="00FF1279"/>
    <w:rsid w:val="00FF1671"/>
    <w:rsid w:val="00FF17D0"/>
    <w:rsid w:val="00FF1A29"/>
    <w:rsid w:val="00FF214B"/>
    <w:rsid w:val="00FF223D"/>
    <w:rsid w:val="00FF29BF"/>
    <w:rsid w:val="00FF2C5A"/>
    <w:rsid w:val="00FF2F51"/>
    <w:rsid w:val="00FF3045"/>
    <w:rsid w:val="00FF3083"/>
    <w:rsid w:val="00FF3156"/>
    <w:rsid w:val="00FF33FB"/>
    <w:rsid w:val="00FF3406"/>
    <w:rsid w:val="00FF34B4"/>
    <w:rsid w:val="00FF360B"/>
    <w:rsid w:val="00FF3BC6"/>
    <w:rsid w:val="00FF3C75"/>
    <w:rsid w:val="00FF42E1"/>
    <w:rsid w:val="00FF4542"/>
    <w:rsid w:val="00FF4572"/>
    <w:rsid w:val="00FF4B42"/>
    <w:rsid w:val="00FF4CC2"/>
    <w:rsid w:val="00FF4F23"/>
    <w:rsid w:val="00FF4F3B"/>
    <w:rsid w:val="00FF4FF7"/>
    <w:rsid w:val="00FF55F4"/>
    <w:rsid w:val="00FF58C9"/>
    <w:rsid w:val="00FF5998"/>
    <w:rsid w:val="00FF59BC"/>
    <w:rsid w:val="00FF5A5B"/>
    <w:rsid w:val="00FF5A96"/>
    <w:rsid w:val="00FF5BD3"/>
    <w:rsid w:val="00FF5D3A"/>
    <w:rsid w:val="00FF5E91"/>
    <w:rsid w:val="00FF627F"/>
    <w:rsid w:val="00FF629C"/>
    <w:rsid w:val="00FF6545"/>
    <w:rsid w:val="00FF66E4"/>
    <w:rsid w:val="00FF6AF7"/>
    <w:rsid w:val="00FF6C2C"/>
    <w:rsid w:val="00FF6FB0"/>
    <w:rsid w:val="00FF727A"/>
    <w:rsid w:val="00FF7768"/>
    <w:rsid w:val="00FF77CB"/>
    <w:rsid w:val="00FF7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5683FFD"/>
  <w15:chartTrackingRefBased/>
  <w15:docId w15:val="{84E3F740-7441-584E-9824-36D5CC899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bCs/>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Main Text"/>
    <w:qFormat/>
    <w:rsid w:val="003F1D83"/>
    <w:pPr>
      <w:widowControl w:val="0"/>
      <w:spacing w:beforeLines="50" w:before="50" w:line="276" w:lineRule="auto"/>
    </w:pPr>
    <w:rPr>
      <w:rFonts w:eastAsia="Times New Roman"/>
      <w:b w:val="0"/>
      <w:sz w:val="24"/>
    </w:rPr>
  </w:style>
  <w:style w:type="paragraph" w:styleId="1">
    <w:name w:val="heading 1"/>
    <w:basedOn w:val="a"/>
    <w:next w:val="a"/>
    <w:link w:val="10"/>
    <w:uiPriority w:val="9"/>
    <w:qFormat/>
    <w:rsid w:val="00FD59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FD59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D59EA"/>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unhideWhenUsed/>
    <w:qFormat/>
    <w:rsid w:val="00FD59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D59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D59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D59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D59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D59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D59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FD59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D59E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FD59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D59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D59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D59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D59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D59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D59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D59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9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D59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59EA"/>
    <w:pPr>
      <w:spacing w:before="160" w:after="160"/>
      <w:jc w:val="center"/>
    </w:pPr>
    <w:rPr>
      <w:i/>
      <w:iCs/>
      <w:color w:val="404040" w:themeColor="text1" w:themeTint="BF"/>
    </w:rPr>
  </w:style>
  <w:style w:type="character" w:customStyle="1" w:styleId="a8">
    <w:name w:val="引用文 (文字)"/>
    <w:basedOn w:val="a0"/>
    <w:link w:val="a7"/>
    <w:uiPriority w:val="29"/>
    <w:rsid w:val="00FD59EA"/>
    <w:rPr>
      <w:i/>
      <w:iCs/>
      <w:color w:val="404040" w:themeColor="text1" w:themeTint="BF"/>
    </w:rPr>
  </w:style>
  <w:style w:type="paragraph" w:styleId="a9">
    <w:name w:val="List Paragraph"/>
    <w:basedOn w:val="a"/>
    <w:uiPriority w:val="34"/>
    <w:qFormat/>
    <w:rsid w:val="00FD59EA"/>
    <w:pPr>
      <w:ind w:left="720"/>
      <w:contextualSpacing/>
    </w:pPr>
  </w:style>
  <w:style w:type="character" w:styleId="21">
    <w:name w:val="Intense Emphasis"/>
    <w:basedOn w:val="a0"/>
    <w:uiPriority w:val="21"/>
    <w:qFormat/>
    <w:rsid w:val="00FD59EA"/>
    <w:rPr>
      <w:i/>
      <w:iCs/>
      <w:color w:val="0F4761" w:themeColor="accent1" w:themeShade="BF"/>
    </w:rPr>
  </w:style>
  <w:style w:type="paragraph" w:styleId="22">
    <w:name w:val="Intense Quote"/>
    <w:basedOn w:val="a"/>
    <w:next w:val="a"/>
    <w:link w:val="23"/>
    <w:uiPriority w:val="30"/>
    <w:qFormat/>
    <w:rsid w:val="00FD5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D59EA"/>
    <w:rPr>
      <w:i/>
      <w:iCs/>
      <w:color w:val="0F4761" w:themeColor="accent1" w:themeShade="BF"/>
    </w:rPr>
  </w:style>
  <w:style w:type="character" w:styleId="24">
    <w:name w:val="Intense Reference"/>
    <w:basedOn w:val="a0"/>
    <w:uiPriority w:val="32"/>
    <w:qFormat/>
    <w:rsid w:val="00FD59EA"/>
    <w:rPr>
      <w:b w:val="0"/>
      <w:bCs w:val="0"/>
      <w:smallCaps/>
      <w:color w:val="0F4761" w:themeColor="accent1" w:themeShade="BF"/>
      <w:spacing w:val="5"/>
    </w:rPr>
  </w:style>
  <w:style w:type="character" w:styleId="aa">
    <w:name w:val="line number"/>
    <w:basedOn w:val="a0"/>
    <w:uiPriority w:val="99"/>
    <w:semiHidden/>
    <w:unhideWhenUsed/>
    <w:rsid w:val="00587029"/>
  </w:style>
  <w:style w:type="paragraph" w:styleId="ab">
    <w:name w:val="footer"/>
    <w:basedOn w:val="a"/>
    <w:link w:val="ac"/>
    <w:uiPriority w:val="99"/>
    <w:unhideWhenUsed/>
    <w:rsid w:val="00165545"/>
    <w:pPr>
      <w:tabs>
        <w:tab w:val="center" w:pos="4252"/>
        <w:tab w:val="right" w:pos="8504"/>
      </w:tabs>
      <w:snapToGrid w:val="0"/>
    </w:pPr>
  </w:style>
  <w:style w:type="character" w:customStyle="1" w:styleId="ac">
    <w:name w:val="フッター (文字)"/>
    <w:basedOn w:val="a0"/>
    <w:link w:val="ab"/>
    <w:uiPriority w:val="99"/>
    <w:rsid w:val="00165545"/>
  </w:style>
  <w:style w:type="character" w:styleId="ad">
    <w:name w:val="page number"/>
    <w:basedOn w:val="a0"/>
    <w:uiPriority w:val="99"/>
    <w:semiHidden/>
    <w:unhideWhenUsed/>
    <w:rsid w:val="00165545"/>
  </w:style>
  <w:style w:type="character" w:styleId="ae">
    <w:name w:val="Placeholder Text"/>
    <w:basedOn w:val="a0"/>
    <w:uiPriority w:val="99"/>
    <w:semiHidden/>
    <w:rsid w:val="00B0091A"/>
    <w:rPr>
      <w:color w:val="666666"/>
    </w:rPr>
  </w:style>
  <w:style w:type="paragraph" w:customStyle="1" w:styleId="11">
    <w:name w:val="文献目録1"/>
    <w:basedOn w:val="a"/>
    <w:link w:val="Bibliography"/>
    <w:rsid w:val="00FC1F53"/>
    <w:pPr>
      <w:tabs>
        <w:tab w:val="left" w:pos="380"/>
      </w:tabs>
      <w:spacing w:line="480" w:lineRule="auto"/>
      <w:ind w:left="384" w:hanging="384"/>
    </w:pPr>
    <w:rPr>
      <w:b/>
      <w:bCs w:val="0"/>
    </w:rPr>
  </w:style>
  <w:style w:type="character" w:customStyle="1" w:styleId="Bibliography">
    <w:name w:val="Bibliography (文字)"/>
    <w:basedOn w:val="a0"/>
    <w:link w:val="11"/>
    <w:rsid w:val="00FC1F53"/>
    <w:rPr>
      <w:b w:val="0"/>
      <w:bCs w:val="0"/>
    </w:rPr>
  </w:style>
  <w:style w:type="paragraph" w:styleId="Web">
    <w:name w:val="Normal (Web)"/>
    <w:basedOn w:val="a"/>
    <w:uiPriority w:val="99"/>
    <w:unhideWhenUsed/>
    <w:rsid w:val="008304B4"/>
    <w:pPr>
      <w:widowControl/>
      <w:spacing w:before="100" w:beforeAutospacing="1" w:after="100" w:afterAutospacing="1"/>
    </w:pPr>
    <w:rPr>
      <w:rFonts w:ascii="ＭＳ Ｐゴシック" w:eastAsia="ＭＳ Ｐゴシック" w:hAnsi="ＭＳ Ｐゴシック" w:cs="ＭＳ Ｐゴシック"/>
      <w:b/>
      <w:bCs w:val="0"/>
      <w:kern w:val="0"/>
      <w:szCs w:val="24"/>
      <w14:ligatures w14:val="none"/>
    </w:rPr>
  </w:style>
  <w:style w:type="character" w:styleId="af">
    <w:name w:val="Strong"/>
    <w:basedOn w:val="a0"/>
    <w:uiPriority w:val="22"/>
    <w:qFormat/>
    <w:rsid w:val="008304B4"/>
    <w:rPr>
      <w:b w:val="0"/>
      <w:bCs w:val="0"/>
    </w:rPr>
  </w:style>
  <w:style w:type="character" w:styleId="af0">
    <w:name w:val="annotation reference"/>
    <w:basedOn w:val="a0"/>
    <w:uiPriority w:val="99"/>
    <w:semiHidden/>
    <w:unhideWhenUsed/>
    <w:rsid w:val="00FC282C"/>
    <w:rPr>
      <w:sz w:val="18"/>
      <w:szCs w:val="18"/>
    </w:rPr>
  </w:style>
  <w:style w:type="paragraph" w:styleId="af1">
    <w:name w:val="annotation text"/>
    <w:basedOn w:val="a"/>
    <w:link w:val="af2"/>
    <w:uiPriority w:val="99"/>
    <w:semiHidden/>
    <w:unhideWhenUsed/>
  </w:style>
  <w:style w:type="character" w:customStyle="1" w:styleId="af2">
    <w:name w:val="コメント文字列 (文字)"/>
    <w:basedOn w:val="a0"/>
    <w:link w:val="af1"/>
    <w:uiPriority w:val="99"/>
    <w:semiHidden/>
  </w:style>
  <w:style w:type="character" w:styleId="af3">
    <w:name w:val="Emphasis"/>
    <w:basedOn w:val="a0"/>
    <w:uiPriority w:val="20"/>
    <w:qFormat/>
    <w:rsid w:val="00FD58A4"/>
    <w:rPr>
      <w:i/>
      <w:iCs/>
    </w:rPr>
  </w:style>
  <w:style w:type="paragraph" w:styleId="af4">
    <w:name w:val="annotation subject"/>
    <w:basedOn w:val="af1"/>
    <w:next w:val="af1"/>
    <w:link w:val="af5"/>
    <w:uiPriority w:val="99"/>
    <w:semiHidden/>
    <w:unhideWhenUsed/>
    <w:rsid w:val="00F323F7"/>
    <w:rPr>
      <w:b/>
    </w:rPr>
  </w:style>
  <w:style w:type="character" w:customStyle="1" w:styleId="af5">
    <w:name w:val="コメント内容 (文字)"/>
    <w:basedOn w:val="af2"/>
    <w:link w:val="af4"/>
    <w:uiPriority w:val="99"/>
    <w:semiHidden/>
    <w:rsid w:val="00F323F7"/>
    <w:rPr>
      <w:rFonts w:eastAsia="Times New Roman"/>
      <w:sz w:val="24"/>
    </w:rPr>
  </w:style>
  <w:style w:type="character" w:styleId="af6">
    <w:name w:val="Hyperlink"/>
    <w:basedOn w:val="a0"/>
    <w:uiPriority w:val="99"/>
    <w:unhideWhenUsed/>
    <w:rsid w:val="006310F2"/>
    <w:rPr>
      <w:color w:val="467886" w:themeColor="hyperlink"/>
      <w:u w:val="single"/>
    </w:rPr>
  </w:style>
  <w:style w:type="character" w:styleId="af7">
    <w:name w:val="Unresolved Mention"/>
    <w:basedOn w:val="a0"/>
    <w:uiPriority w:val="99"/>
    <w:semiHidden/>
    <w:unhideWhenUsed/>
    <w:rsid w:val="006310F2"/>
    <w:rPr>
      <w:color w:val="605E5C"/>
      <w:shd w:val="clear" w:color="auto" w:fill="E1DFDD"/>
    </w:rPr>
  </w:style>
  <w:style w:type="paragraph" w:styleId="af8">
    <w:name w:val="Revision"/>
    <w:hidden/>
    <w:uiPriority w:val="99"/>
    <w:semiHidden/>
    <w:rsid w:val="00B065DD"/>
    <w:rPr>
      <w:rFonts w:eastAsia="Times New Roman"/>
      <w:b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8455">
      <w:bodyDiv w:val="1"/>
      <w:marLeft w:val="0"/>
      <w:marRight w:val="0"/>
      <w:marTop w:val="0"/>
      <w:marBottom w:val="0"/>
      <w:divBdr>
        <w:top w:val="none" w:sz="0" w:space="0" w:color="auto"/>
        <w:left w:val="none" w:sz="0" w:space="0" w:color="auto"/>
        <w:bottom w:val="none" w:sz="0" w:space="0" w:color="auto"/>
        <w:right w:val="none" w:sz="0" w:space="0" w:color="auto"/>
      </w:divBdr>
    </w:div>
    <w:div w:id="94442794">
      <w:bodyDiv w:val="1"/>
      <w:marLeft w:val="0"/>
      <w:marRight w:val="0"/>
      <w:marTop w:val="0"/>
      <w:marBottom w:val="0"/>
      <w:divBdr>
        <w:top w:val="none" w:sz="0" w:space="0" w:color="auto"/>
        <w:left w:val="none" w:sz="0" w:space="0" w:color="auto"/>
        <w:bottom w:val="none" w:sz="0" w:space="0" w:color="auto"/>
        <w:right w:val="none" w:sz="0" w:space="0" w:color="auto"/>
      </w:divBdr>
    </w:div>
    <w:div w:id="186523237">
      <w:bodyDiv w:val="1"/>
      <w:marLeft w:val="0"/>
      <w:marRight w:val="0"/>
      <w:marTop w:val="0"/>
      <w:marBottom w:val="0"/>
      <w:divBdr>
        <w:top w:val="none" w:sz="0" w:space="0" w:color="auto"/>
        <w:left w:val="none" w:sz="0" w:space="0" w:color="auto"/>
        <w:bottom w:val="none" w:sz="0" w:space="0" w:color="auto"/>
        <w:right w:val="none" w:sz="0" w:space="0" w:color="auto"/>
      </w:divBdr>
    </w:div>
    <w:div w:id="803738450">
      <w:bodyDiv w:val="1"/>
      <w:marLeft w:val="0"/>
      <w:marRight w:val="0"/>
      <w:marTop w:val="0"/>
      <w:marBottom w:val="0"/>
      <w:divBdr>
        <w:top w:val="none" w:sz="0" w:space="0" w:color="auto"/>
        <w:left w:val="none" w:sz="0" w:space="0" w:color="auto"/>
        <w:bottom w:val="none" w:sz="0" w:space="0" w:color="auto"/>
        <w:right w:val="none" w:sz="0" w:space="0" w:color="auto"/>
      </w:divBdr>
    </w:div>
    <w:div w:id="1592010163">
      <w:bodyDiv w:val="1"/>
      <w:marLeft w:val="0"/>
      <w:marRight w:val="0"/>
      <w:marTop w:val="0"/>
      <w:marBottom w:val="0"/>
      <w:divBdr>
        <w:top w:val="none" w:sz="0" w:space="0" w:color="auto"/>
        <w:left w:val="none" w:sz="0" w:space="0" w:color="auto"/>
        <w:bottom w:val="none" w:sz="0" w:space="0" w:color="auto"/>
        <w:right w:val="none" w:sz="0" w:space="0" w:color="auto"/>
      </w:divBdr>
    </w:div>
    <w:div w:id="166312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ngchngch/Assembly_landscape_of_the_forest_root_microbiome"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DFC1F-1C1A-5E47-8412-D750C3547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151061</Words>
  <Characters>234147</Characters>
  <Application>Microsoft Office Word</Application>
  <DocSecurity>0</DocSecurity>
  <Lines>8672</Lines>
  <Paragraphs>4377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noguchi.mikihito.57s@st.kyoto-u.ac.jp</dc:creator>
  <cp:keywords/>
  <dc:description/>
  <cp:lastModifiedBy>fujita.hiroaki.3x@ms.c.kyoto-u.ac.jp</cp:lastModifiedBy>
  <cp:revision>2</cp:revision>
  <cp:lastPrinted>2025-08-26T01:40:00Z</cp:lastPrinted>
  <dcterms:created xsi:type="dcterms:W3CDTF">2026-03-05T12:48:00Z</dcterms:created>
  <dcterms:modified xsi:type="dcterms:W3CDTF">2026-03-05T12:48:00Z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id="oAVkbHDT"/&gt;&lt;style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ies>
</file>